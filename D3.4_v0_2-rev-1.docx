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D413" w14:textId="77777777" w:rsidR="00016F80" w:rsidRDefault="00016F80" w:rsidP="00016F80">
      <w:pPr>
        <w:pStyle w:val="Title"/>
      </w:pPr>
    </w:p>
    <w:p w14:paraId="4967D503" w14:textId="77777777" w:rsidR="00016F80" w:rsidRDefault="00016F80" w:rsidP="00016F80">
      <w:pPr>
        <w:pStyle w:val="Title"/>
      </w:pPr>
    </w:p>
    <w:p w14:paraId="2F63B473" w14:textId="5E07010F" w:rsidR="00016F80" w:rsidRDefault="47CCFC26" w:rsidP="00016F80">
      <w:pPr>
        <w:pStyle w:val="Title"/>
      </w:pPr>
      <w:r>
        <w:t>D</w:t>
      </w:r>
      <w:r w:rsidR="7A4F68C2">
        <w:t>3</w:t>
      </w:r>
      <w:r>
        <w:t>.</w:t>
      </w:r>
      <w:r w:rsidR="00921719">
        <w:t>4</w:t>
      </w:r>
      <w:r>
        <w:t xml:space="preserve"> - </w:t>
      </w:r>
      <w:r w:rsidR="00921719" w:rsidRPr="00921719">
        <w:t xml:space="preserve">ML </w:t>
      </w:r>
      <w:r w:rsidR="00921719">
        <w:t>M</w:t>
      </w:r>
      <w:r w:rsidR="00921719" w:rsidRPr="00921719">
        <w:t xml:space="preserve">ethods, </w:t>
      </w:r>
      <w:r w:rsidR="00921719">
        <w:t>M</w:t>
      </w:r>
      <w:r w:rsidR="00921719" w:rsidRPr="00921719">
        <w:t xml:space="preserve">odels and </w:t>
      </w:r>
      <w:r w:rsidR="00921719">
        <w:t>D</w:t>
      </w:r>
      <w:r w:rsidR="00921719" w:rsidRPr="00921719">
        <w:t>ocumentation</w:t>
      </w:r>
    </w:p>
    <w:p w14:paraId="1F0E69E2" w14:textId="77777777" w:rsidR="00016F80" w:rsidRDefault="00016F80" w:rsidP="00016F80">
      <w:pPr>
        <w:pStyle w:val="Title"/>
      </w:pPr>
    </w:p>
    <w:p w14:paraId="0700CF3C" w14:textId="77777777" w:rsidR="00016F80" w:rsidRDefault="00016F80" w:rsidP="00016F80">
      <w:pPr>
        <w:pStyle w:val="Title"/>
      </w:pPr>
    </w:p>
    <w:p w14:paraId="451AD2E4" w14:textId="77777777" w:rsidR="00016F80" w:rsidRDefault="00016F80" w:rsidP="00016F80">
      <w:pPr>
        <w:pStyle w:val="Title"/>
      </w:pPr>
    </w:p>
    <w:p w14:paraId="3119411B" w14:textId="77777777" w:rsidR="00016F80" w:rsidRDefault="00016F80" w:rsidP="00016F80">
      <w:pPr>
        <w:pStyle w:val="Title"/>
      </w:pPr>
    </w:p>
    <w:p w14:paraId="30E37F34" w14:textId="77777777" w:rsidR="00016F80" w:rsidRDefault="00016F80"/>
    <w:p w14:paraId="2293B1ED" w14:textId="77777777" w:rsidR="00016F80" w:rsidRDefault="00016F80"/>
    <w:p w14:paraId="171DA83E" w14:textId="77777777" w:rsidR="00016F80" w:rsidRDefault="00016F80"/>
    <w:tbl>
      <w:tblPr>
        <w:tblW w:w="4959" w:type="pct"/>
        <w:tblInd w:w="80" w:type="dxa"/>
        <w:tblCellMar>
          <w:left w:w="80" w:type="dxa"/>
          <w:right w:w="80" w:type="dxa"/>
        </w:tblCellMar>
        <w:tblLook w:val="0000" w:firstRow="0" w:lastRow="0" w:firstColumn="0" w:lastColumn="0" w:noHBand="0" w:noVBand="0"/>
      </w:tblPr>
      <w:tblGrid>
        <w:gridCol w:w="2228"/>
        <w:gridCol w:w="6720"/>
      </w:tblGrid>
      <w:tr w:rsidR="00016F80" w:rsidRPr="00016F80" w14:paraId="2461CAFD" w14:textId="77777777" w:rsidTr="7257E99C">
        <w:trPr>
          <w:cantSplit/>
          <w:trHeight w:hRule="exact" w:val="432"/>
        </w:trPr>
        <w:tc>
          <w:tcPr>
            <w:tcW w:w="1245" w:type="pct"/>
            <w:tcBorders>
              <w:right w:val="single" w:sz="4" w:space="0" w:color="808080" w:themeColor="background1" w:themeShade="80"/>
            </w:tcBorders>
            <w:vAlign w:val="center"/>
          </w:tcPr>
          <w:p w14:paraId="67CC0F83" w14:textId="77777777" w:rsidR="00016F80" w:rsidRPr="00016F80" w:rsidRDefault="00016F80" w:rsidP="00016F80">
            <w:r w:rsidRPr="00016F80">
              <w:t>Work Package</w:t>
            </w:r>
          </w:p>
        </w:tc>
        <w:tc>
          <w:tcPr>
            <w:tcW w:w="3755"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1A7C0F40" w14:textId="66ABE16D" w:rsidR="00016F80" w:rsidRPr="00016F80" w:rsidRDefault="2F025EDF" w:rsidP="6F7670B8">
            <w:r>
              <w:t>WP3, Data Orchestration and M</w:t>
            </w:r>
            <w:r w:rsidR="00921719">
              <w:t xml:space="preserve">achine </w:t>
            </w:r>
            <w:r>
              <w:t>L</w:t>
            </w:r>
            <w:r w:rsidR="00921719">
              <w:t>earning</w:t>
            </w:r>
          </w:p>
        </w:tc>
      </w:tr>
      <w:tr w:rsidR="00016F80" w:rsidRPr="00016F80" w14:paraId="4860B41F" w14:textId="77777777" w:rsidTr="7257E99C">
        <w:trPr>
          <w:cantSplit/>
          <w:trHeight w:val="432"/>
        </w:trPr>
        <w:tc>
          <w:tcPr>
            <w:tcW w:w="1245" w:type="pct"/>
            <w:tcBorders>
              <w:right w:val="single" w:sz="4" w:space="0" w:color="808080" w:themeColor="background1" w:themeShade="80"/>
            </w:tcBorders>
            <w:vAlign w:val="center"/>
          </w:tcPr>
          <w:p w14:paraId="56B5235A" w14:textId="77777777" w:rsidR="00016F80" w:rsidRPr="00016F80" w:rsidRDefault="00016F80" w:rsidP="00016F80">
            <w:r w:rsidRPr="00016F80">
              <w:t>Lead Author (Org)</w:t>
            </w:r>
          </w:p>
        </w:tc>
        <w:tc>
          <w:tcPr>
            <w:tcW w:w="3755"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7E1A0C8F" w14:textId="61C82942" w:rsidR="00016F80" w:rsidRPr="00016F80" w:rsidRDefault="00921719" w:rsidP="6F7670B8">
            <w:r>
              <w:t>HES-SO</w:t>
            </w:r>
          </w:p>
        </w:tc>
      </w:tr>
      <w:tr w:rsidR="00016F80" w:rsidRPr="00016F80" w14:paraId="74C6F4A3" w14:textId="77777777" w:rsidTr="7257E99C">
        <w:trPr>
          <w:cantSplit/>
          <w:trHeight w:val="432"/>
        </w:trPr>
        <w:tc>
          <w:tcPr>
            <w:tcW w:w="1245" w:type="pct"/>
            <w:tcBorders>
              <w:right w:val="single" w:sz="4" w:space="0" w:color="808080" w:themeColor="background1" w:themeShade="80"/>
            </w:tcBorders>
            <w:vAlign w:val="center"/>
          </w:tcPr>
          <w:p w14:paraId="40EAF1F0" w14:textId="77777777" w:rsidR="00016F80" w:rsidRPr="00016F80" w:rsidRDefault="00016F80" w:rsidP="00016F80">
            <w:r w:rsidRPr="00016F80">
              <w:t>Contributing Author(s) (Org)</w:t>
            </w:r>
          </w:p>
        </w:tc>
        <w:tc>
          <w:tcPr>
            <w:tcW w:w="3755"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10505484" w14:textId="2CA3D73A" w:rsidR="00016F80" w:rsidRPr="00016F80" w:rsidRDefault="55AF8FB0" w:rsidP="6F7670B8">
            <w:pPr>
              <w:jc w:val="both"/>
              <w:rPr>
                <w:lang w:val="en-GB"/>
              </w:rPr>
            </w:pPr>
            <w:r w:rsidRPr="77974809">
              <w:rPr>
                <w:lang w:val="en-GB"/>
              </w:rPr>
              <w:t>Grigorios Anagnostopoulos, Lionel Blonde, Pablo Strasser (HES-SO)</w:t>
            </w:r>
          </w:p>
        </w:tc>
      </w:tr>
      <w:tr w:rsidR="00016F80" w:rsidRPr="00016F80" w14:paraId="6A60CB4A" w14:textId="77777777" w:rsidTr="7257E99C">
        <w:trPr>
          <w:cantSplit/>
          <w:trHeight w:val="432"/>
        </w:trPr>
        <w:tc>
          <w:tcPr>
            <w:tcW w:w="1245" w:type="pct"/>
            <w:tcBorders>
              <w:right w:val="single" w:sz="4" w:space="0" w:color="808080" w:themeColor="background1" w:themeShade="80"/>
            </w:tcBorders>
            <w:vAlign w:val="center"/>
          </w:tcPr>
          <w:p w14:paraId="0FA40342" w14:textId="77777777" w:rsidR="00016F80" w:rsidRPr="00016F80" w:rsidRDefault="00016F80" w:rsidP="00016F80">
            <w:r w:rsidRPr="00016F80">
              <w:t>Due Date</w:t>
            </w:r>
          </w:p>
        </w:tc>
        <w:tc>
          <w:tcPr>
            <w:tcW w:w="3755"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221DC023" w14:textId="053ABE57" w:rsidR="00016F80" w:rsidRPr="00016F80" w:rsidRDefault="00921719" w:rsidP="00016F80">
            <w:r>
              <w:t>30.11.2023</w:t>
            </w:r>
          </w:p>
        </w:tc>
      </w:tr>
      <w:tr w:rsidR="00016F80" w:rsidRPr="00016F80" w:rsidDel="009C7EED" w14:paraId="7086F27B" w14:textId="77777777" w:rsidTr="7257E99C">
        <w:trPr>
          <w:cantSplit/>
          <w:trHeight w:val="432"/>
        </w:trPr>
        <w:tc>
          <w:tcPr>
            <w:tcW w:w="1245" w:type="pct"/>
            <w:tcBorders>
              <w:right w:val="single" w:sz="4" w:space="0" w:color="808080" w:themeColor="background1" w:themeShade="80"/>
            </w:tcBorders>
            <w:vAlign w:val="center"/>
          </w:tcPr>
          <w:p w14:paraId="1E63C827" w14:textId="77777777" w:rsidR="00016F80" w:rsidRPr="00016F80" w:rsidRDefault="00016F80" w:rsidP="00016F80">
            <w:r w:rsidRPr="00016F80">
              <w:t>Date</w:t>
            </w:r>
          </w:p>
        </w:tc>
        <w:tc>
          <w:tcPr>
            <w:tcW w:w="3755"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750233B7" w14:textId="2CA3D73A" w:rsidR="00016F80" w:rsidRPr="00016F80" w:rsidRDefault="47D03E22" w:rsidP="77974809">
            <w:pPr>
              <w:spacing w:line="259" w:lineRule="auto"/>
            </w:pPr>
            <w:r>
              <w:t>31.08.2023</w:t>
            </w:r>
          </w:p>
        </w:tc>
      </w:tr>
      <w:tr w:rsidR="00016F80" w:rsidRPr="00016F80" w14:paraId="3DF1FC89" w14:textId="77777777" w:rsidTr="7257E99C">
        <w:trPr>
          <w:cantSplit/>
          <w:trHeight w:val="432"/>
        </w:trPr>
        <w:tc>
          <w:tcPr>
            <w:tcW w:w="1245" w:type="pct"/>
            <w:tcBorders>
              <w:right w:val="single" w:sz="4" w:space="0" w:color="808080" w:themeColor="background1" w:themeShade="80"/>
            </w:tcBorders>
            <w:vAlign w:val="center"/>
          </w:tcPr>
          <w:p w14:paraId="04115465" w14:textId="77777777" w:rsidR="00016F80" w:rsidRPr="00016F80" w:rsidRDefault="00016F80" w:rsidP="00016F80">
            <w:r w:rsidRPr="00016F80">
              <w:t>Version</w:t>
            </w:r>
          </w:p>
        </w:tc>
        <w:tc>
          <w:tcPr>
            <w:tcW w:w="3755" w:type="pct"/>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tcPr>
          <w:p w14:paraId="27DF55F9" w14:textId="3FE2DA14" w:rsidR="00016F80" w:rsidRPr="00016F80" w:rsidRDefault="47CCFC26" w:rsidP="00016F80">
            <w:r>
              <w:t>V0</w:t>
            </w:r>
            <w:r w:rsidR="62C1C19F">
              <w:t>.1</w:t>
            </w:r>
          </w:p>
        </w:tc>
      </w:tr>
    </w:tbl>
    <w:p w14:paraId="0771EDC3" w14:textId="77777777" w:rsidR="00016F80" w:rsidRDefault="00016F80" w:rsidP="00016F80">
      <w:pPr>
        <w:suppressAutoHyphens/>
        <w:spacing w:after="120"/>
        <w:rPr>
          <w:lang w:eastAsia="de-DE"/>
        </w:rPr>
      </w:pPr>
    </w:p>
    <w:p w14:paraId="38BB0B16" w14:textId="77777777" w:rsidR="00016F80" w:rsidRDefault="00016F80" w:rsidP="00016F80">
      <w:pPr>
        <w:suppressAutoHyphens/>
        <w:spacing w:after="120"/>
        <w:rPr>
          <w:lang w:eastAsia="de-DE"/>
        </w:rPr>
      </w:pPr>
    </w:p>
    <w:p w14:paraId="7AA51C23" w14:textId="77777777" w:rsidR="00016F80" w:rsidRPr="00016F80" w:rsidRDefault="47CCFC26" w:rsidP="00016F80">
      <w:pPr>
        <w:suppressAutoHyphens/>
        <w:spacing w:after="120"/>
        <w:rPr>
          <w:lang w:eastAsia="de-DE"/>
        </w:rPr>
      </w:pPr>
      <w:r w:rsidRPr="7257E99C">
        <w:rPr>
          <w:b/>
          <w:bCs/>
        </w:rPr>
        <w:t>Dissemination Level</w:t>
      </w:r>
    </w:p>
    <w:tbl>
      <w:tblPr>
        <w:tblW w:w="4907" w:type="pct"/>
        <w:tblInd w:w="27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8"/>
        <w:gridCol w:w="8516"/>
      </w:tblGrid>
      <w:tr w:rsidR="00016F80" w:rsidRPr="00016F80" w14:paraId="192DC3FC" w14:textId="77777777" w:rsidTr="7257E99C">
        <w:tc>
          <w:tcPr>
            <w:tcW w:w="191" w:type="pct"/>
            <w:tcBorders>
              <w:top w:val="single" w:sz="4" w:space="0" w:color="808080" w:themeColor="background1" w:themeShade="80"/>
              <w:right w:val="single" w:sz="4" w:space="0" w:color="808080" w:themeColor="background1" w:themeShade="80"/>
            </w:tcBorders>
            <w:vAlign w:val="center"/>
          </w:tcPr>
          <w:p w14:paraId="2B35600E" w14:textId="77777777" w:rsidR="00016F80" w:rsidRPr="00016F80" w:rsidRDefault="47CCFC26" w:rsidP="00016F80">
            <w:pPr>
              <w:suppressAutoHyphens/>
              <w:spacing w:before="20" w:after="20"/>
              <w:rPr>
                <w:rFonts w:ascii="Arial Narrow" w:hAnsi="Arial Narrow"/>
                <w:lang w:eastAsia="de-DE"/>
              </w:rPr>
            </w:pPr>
            <w:r w:rsidRPr="7257E99C">
              <w:rPr>
                <w:rFonts w:ascii="Arial Narrow" w:hAnsi="Arial Narrow"/>
              </w:rPr>
              <w:t>X</w:t>
            </w:r>
          </w:p>
        </w:tc>
        <w:tc>
          <w:tcPr>
            <w:tcW w:w="4809" w:type="pct"/>
            <w:tcBorders>
              <w:top w:val="nil"/>
              <w:left w:val="single" w:sz="4" w:space="0" w:color="808080" w:themeColor="background1" w:themeShade="80"/>
              <w:bottom w:val="nil"/>
              <w:right w:val="nil"/>
            </w:tcBorders>
            <w:vAlign w:val="center"/>
          </w:tcPr>
          <w:p w14:paraId="39B2BDF2" w14:textId="77777777" w:rsidR="00016F80" w:rsidRPr="00016F80" w:rsidRDefault="00016F80" w:rsidP="00016F80">
            <w:r w:rsidRPr="00016F80">
              <w:t>PU: Public</w:t>
            </w:r>
          </w:p>
        </w:tc>
      </w:tr>
      <w:tr w:rsidR="00016F80" w:rsidRPr="00016F80" w14:paraId="7A644DDD" w14:textId="77777777" w:rsidTr="7257E99C">
        <w:tc>
          <w:tcPr>
            <w:tcW w:w="191" w:type="pct"/>
            <w:tcBorders>
              <w:right w:val="single" w:sz="4" w:space="0" w:color="808080" w:themeColor="background1" w:themeShade="80"/>
            </w:tcBorders>
            <w:vAlign w:val="center"/>
          </w:tcPr>
          <w:p w14:paraId="0BC45093" w14:textId="77777777" w:rsidR="00016F80" w:rsidRPr="00016F80" w:rsidRDefault="00016F80" w:rsidP="00016F80">
            <w:pPr>
              <w:suppressAutoHyphens/>
              <w:spacing w:before="20" w:after="20"/>
              <w:rPr>
                <w:rFonts w:ascii="Arial Narrow" w:hAnsi="Arial Narrow"/>
                <w:lang w:eastAsia="de-DE"/>
              </w:rPr>
            </w:pPr>
          </w:p>
        </w:tc>
        <w:tc>
          <w:tcPr>
            <w:tcW w:w="4809" w:type="pct"/>
            <w:tcBorders>
              <w:top w:val="nil"/>
              <w:left w:val="single" w:sz="4" w:space="0" w:color="808080" w:themeColor="background1" w:themeShade="80"/>
              <w:bottom w:val="nil"/>
              <w:right w:val="nil"/>
            </w:tcBorders>
            <w:vAlign w:val="center"/>
          </w:tcPr>
          <w:p w14:paraId="0553C975" w14:textId="1C50443A" w:rsidR="00016F80" w:rsidRPr="00016F80" w:rsidRDefault="47CCFC26" w:rsidP="00016F80">
            <w:r>
              <w:t xml:space="preserve">PP: Restricted to other </w:t>
            </w:r>
            <w:r w:rsidR="67D765B4">
              <w:t>program</w:t>
            </w:r>
            <w:r>
              <w:t xml:space="preserve"> participants (including the Commission)</w:t>
            </w:r>
          </w:p>
        </w:tc>
      </w:tr>
      <w:tr w:rsidR="00016F80" w:rsidRPr="00016F80" w14:paraId="17133B33" w14:textId="77777777" w:rsidTr="7257E99C">
        <w:tc>
          <w:tcPr>
            <w:tcW w:w="191" w:type="pct"/>
            <w:tcBorders>
              <w:right w:val="single" w:sz="4" w:space="0" w:color="808080" w:themeColor="background1" w:themeShade="80"/>
            </w:tcBorders>
            <w:vAlign w:val="center"/>
          </w:tcPr>
          <w:p w14:paraId="750C189C" w14:textId="77777777" w:rsidR="00016F80" w:rsidRPr="00016F80" w:rsidRDefault="00016F80" w:rsidP="00016F80">
            <w:pPr>
              <w:suppressAutoHyphens/>
              <w:spacing w:before="20" w:after="20"/>
              <w:rPr>
                <w:rFonts w:ascii="Arial Narrow" w:hAnsi="Arial Narrow"/>
                <w:lang w:eastAsia="de-DE"/>
              </w:rPr>
            </w:pPr>
          </w:p>
        </w:tc>
        <w:tc>
          <w:tcPr>
            <w:tcW w:w="4809" w:type="pct"/>
            <w:tcBorders>
              <w:top w:val="nil"/>
              <w:left w:val="single" w:sz="4" w:space="0" w:color="808080" w:themeColor="background1" w:themeShade="80"/>
              <w:bottom w:val="nil"/>
              <w:right w:val="nil"/>
            </w:tcBorders>
            <w:vAlign w:val="center"/>
          </w:tcPr>
          <w:p w14:paraId="6C19064A" w14:textId="77777777" w:rsidR="00016F80" w:rsidRPr="00016F80" w:rsidRDefault="00016F80" w:rsidP="00016F80">
            <w:r w:rsidRPr="00016F80">
              <w:t>RE: Restricted to a group specified by the consortium (including the Commission)</w:t>
            </w:r>
          </w:p>
        </w:tc>
      </w:tr>
      <w:tr w:rsidR="00016F80" w:rsidRPr="00016F80" w14:paraId="0B95D429" w14:textId="77777777" w:rsidTr="7257E99C">
        <w:tc>
          <w:tcPr>
            <w:tcW w:w="191" w:type="pct"/>
            <w:tcBorders>
              <w:right w:val="single" w:sz="4" w:space="0" w:color="808080" w:themeColor="background1" w:themeShade="80"/>
            </w:tcBorders>
            <w:vAlign w:val="center"/>
          </w:tcPr>
          <w:p w14:paraId="57D2BFCF" w14:textId="77777777" w:rsidR="00016F80" w:rsidRPr="00016F80" w:rsidRDefault="00016F80" w:rsidP="00016F80">
            <w:pPr>
              <w:suppressAutoHyphens/>
              <w:spacing w:before="20" w:after="20"/>
              <w:rPr>
                <w:rFonts w:ascii="Arial Narrow" w:hAnsi="Arial Narrow"/>
                <w:lang w:eastAsia="de-DE"/>
              </w:rPr>
            </w:pPr>
          </w:p>
        </w:tc>
        <w:tc>
          <w:tcPr>
            <w:tcW w:w="4809" w:type="pct"/>
            <w:tcBorders>
              <w:top w:val="nil"/>
              <w:left w:val="single" w:sz="4" w:space="0" w:color="808080" w:themeColor="background1" w:themeShade="80"/>
              <w:bottom w:val="nil"/>
              <w:right w:val="nil"/>
            </w:tcBorders>
            <w:vAlign w:val="center"/>
          </w:tcPr>
          <w:p w14:paraId="4B154F73" w14:textId="77777777" w:rsidR="00016F80" w:rsidRPr="00016F80" w:rsidRDefault="00016F80" w:rsidP="00016F80">
            <w:r w:rsidRPr="00016F80">
              <w:t>CO: Confidential, only for members of the consortium (including the Commission)</w:t>
            </w:r>
          </w:p>
        </w:tc>
      </w:tr>
    </w:tbl>
    <w:p w14:paraId="0DF8D328" w14:textId="77777777" w:rsidR="00016F80" w:rsidRDefault="00016F80" w:rsidP="00016F80">
      <w:pPr>
        <w:pStyle w:val="BodyText"/>
        <w:rPr>
          <w:lang w:eastAsia="de-DE"/>
        </w:rPr>
      </w:pPr>
    </w:p>
    <w:p w14:paraId="1DC96A18" w14:textId="77777777" w:rsidR="00016F80" w:rsidRPr="00016F80" w:rsidRDefault="47CCFC26" w:rsidP="00016F80">
      <w:pPr>
        <w:pStyle w:val="BodyText"/>
        <w:rPr>
          <w:b/>
          <w:bCs/>
          <w:lang w:eastAsia="de-DE"/>
        </w:rPr>
      </w:pPr>
      <w:r w:rsidRPr="7257E99C">
        <w:rPr>
          <w:b/>
          <w:bCs/>
        </w:rPr>
        <w:t>Disclaimer</w:t>
      </w:r>
    </w:p>
    <w:p w14:paraId="52F7D5E9" w14:textId="77777777" w:rsidR="00591286" w:rsidRPr="00591286" w:rsidRDefault="47CCFC26" w:rsidP="00016F80">
      <w:pPr>
        <w:pStyle w:val="BodyText"/>
        <w:rPr>
          <w:lang w:eastAsia="de-DE"/>
        </w:rPr>
        <w:sectPr w:rsidR="00591286" w:rsidRPr="00591286" w:rsidSect="00C53DA1">
          <w:headerReference w:type="default" r:id="rId11"/>
          <w:footerReference w:type="even" r:id="rId12"/>
          <w:footerReference w:type="default" r:id="rId13"/>
          <w:headerReference w:type="first" r:id="rId14"/>
          <w:footerReference w:type="first" r:id="rId15"/>
          <w:endnotePr>
            <w:numFmt w:val="decimal"/>
          </w:endnotePr>
          <w:pgSz w:w="11907" w:h="16840" w:code="9"/>
          <w:pgMar w:top="1623" w:right="1440" w:bottom="1426" w:left="1440" w:header="431" w:footer="212" w:gutter="0"/>
          <w:cols w:space="720"/>
          <w:titlePg/>
        </w:sectPr>
      </w:pPr>
      <w:r>
        <w:t xml:space="preserve">This document contains information which is proprietary to the EO4EU Consortium. Neither this document nor the information contained herein shall be used, </w:t>
      </w:r>
      <w:proofErr w:type="gramStart"/>
      <w:r>
        <w:t>duplicated</w:t>
      </w:r>
      <w:proofErr w:type="gramEnd"/>
      <w:r>
        <w:t xml:space="preserve"> or communicated by any means to a third party, in whole or parts, except with the prior consent of the EO4EU Consortium.</w:t>
      </w:r>
    </w:p>
    <w:p w14:paraId="08D63885" w14:textId="08A12EC7" w:rsidR="009A24EB" w:rsidRPr="009A24EB" w:rsidRDefault="2350C8DA" w:rsidP="1E8FE5D8">
      <w:pPr>
        <w:pStyle w:val="Heading1woTOC"/>
        <w:numPr>
          <w:ilvl w:val="0"/>
          <w:numId w:val="0"/>
        </w:numPr>
        <w:jc w:val="both"/>
        <w:rPr>
          <w:lang w:val="en-GB"/>
        </w:rPr>
      </w:pPr>
      <w:bookmarkStart w:id="0" w:name="_Toc1677440667"/>
      <w:bookmarkStart w:id="1" w:name="_Toc1864673004"/>
      <w:bookmarkStart w:id="2" w:name="_Toc150941820"/>
      <w:r w:rsidRPr="2B8C5F46">
        <w:rPr>
          <w:lang w:val="en-GB"/>
        </w:rPr>
        <w:lastRenderedPageBreak/>
        <w:t>Versioning and contribution history</w:t>
      </w:r>
      <w:bookmarkEnd w:id="0"/>
      <w:bookmarkEnd w:id="1"/>
      <w:bookmarkEnd w:id="2"/>
    </w:p>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097"/>
        <w:gridCol w:w="1417"/>
        <w:gridCol w:w="4268"/>
        <w:gridCol w:w="2229"/>
      </w:tblGrid>
      <w:tr w:rsidR="009A24EB" w:rsidRPr="009A24EB" w14:paraId="1AE21B0A" w14:textId="77777777" w:rsidTr="1E8FE5D8">
        <w:tc>
          <w:tcPr>
            <w:tcW w:w="609" w:type="pct"/>
          </w:tcPr>
          <w:p w14:paraId="1D42F6DF" w14:textId="77777777" w:rsidR="009A24EB" w:rsidRPr="009A24EB" w:rsidRDefault="7C75CB15" w:rsidP="1E8FE5D8">
            <w:pPr>
              <w:jc w:val="both"/>
              <w:rPr>
                <w:lang w:val="en-GB"/>
              </w:rPr>
            </w:pPr>
            <w:r w:rsidRPr="1E8FE5D8">
              <w:rPr>
                <w:lang w:val="en-GB"/>
              </w:rPr>
              <w:t>Version</w:t>
            </w:r>
          </w:p>
        </w:tc>
        <w:tc>
          <w:tcPr>
            <w:tcW w:w="786" w:type="pct"/>
          </w:tcPr>
          <w:p w14:paraId="2D059777" w14:textId="77777777" w:rsidR="009A24EB" w:rsidRPr="009A24EB" w:rsidRDefault="7C75CB15" w:rsidP="1E8FE5D8">
            <w:pPr>
              <w:jc w:val="both"/>
              <w:rPr>
                <w:lang w:val="en-GB"/>
              </w:rPr>
            </w:pPr>
            <w:r w:rsidRPr="1E8FE5D8">
              <w:rPr>
                <w:lang w:val="en-GB"/>
              </w:rPr>
              <w:t>Date</w:t>
            </w:r>
          </w:p>
        </w:tc>
        <w:tc>
          <w:tcPr>
            <w:tcW w:w="2368" w:type="pct"/>
          </w:tcPr>
          <w:p w14:paraId="4A906A86" w14:textId="77777777" w:rsidR="009A24EB" w:rsidRPr="009A24EB" w:rsidRDefault="7C75CB15" w:rsidP="1E8FE5D8">
            <w:pPr>
              <w:jc w:val="both"/>
              <w:rPr>
                <w:lang w:val="en-GB"/>
              </w:rPr>
            </w:pPr>
            <w:r w:rsidRPr="1E8FE5D8">
              <w:rPr>
                <w:lang w:val="en-GB"/>
              </w:rPr>
              <w:t xml:space="preserve">Author </w:t>
            </w:r>
          </w:p>
        </w:tc>
        <w:tc>
          <w:tcPr>
            <w:tcW w:w="1237" w:type="pct"/>
          </w:tcPr>
          <w:p w14:paraId="21537CA9" w14:textId="77777777" w:rsidR="009A24EB" w:rsidRPr="009A24EB" w:rsidRDefault="7C75CB15" w:rsidP="1E8FE5D8">
            <w:pPr>
              <w:jc w:val="both"/>
              <w:rPr>
                <w:lang w:val="en-GB"/>
              </w:rPr>
            </w:pPr>
            <w:r w:rsidRPr="1E8FE5D8">
              <w:rPr>
                <w:lang w:val="en-GB"/>
              </w:rPr>
              <w:t>Notes</w:t>
            </w:r>
          </w:p>
        </w:tc>
      </w:tr>
      <w:tr w:rsidR="009A24EB" w:rsidRPr="009A24EB" w14:paraId="692C8209" w14:textId="77777777" w:rsidTr="1E8FE5D8">
        <w:tc>
          <w:tcPr>
            <w:tcW w:w="609" w:type="pct"/>
          </w:tcPr>
          <w:p w14:paraId="6F341896" w14:textId="77777777" w:rsidR="009A24EB" w:rsidRPr="009A24EB" w:rsidRDefault="7C75CB15" w:rsidP="1E8FE5D8">
            <w:pPr>
              <w:jc w:val="both"/>
              <w:rPr>
                <w:lang w:val="en-GB"/>
              </w:rPr>
            </w:pPr>
            <w:r w:rsidRPr="1E8FE5D8">
              <w:rPr>
                <w:lang w:val="en-GB"/>
              </w:rPr>
              <w:t>0.1</w:t>
            </w:r>
          </w:p>
        </w:tc>
        <w:tc>
          <w:tcPr>
            <w:tcW w:w="786" w:type="pct"/>
          </w:tcPr>
          <w:p w14:paraId="3CA0170C" w14:textId="2A4C9559" w:rsidR="009A24EB" w:rsidRPr="009A24EB" w:rsidRDefault="71522938" w:rsidP="0714A0FF">
            <w:pPr>
              <w:spacing w:line="259" w:lineRule="auto"/>
              <w:jc w:val="both"/>
            </w:pPr>
            <w:r w:rsidRPr="0714A0FF">
              <w:rPr>
                <w:lang w:val="en-GB"/>
              </w:rPr>
              <w:t>31.08.2023</w:t>
            </w:r>
          </w:p>
        </w:tc>
        <w:tc>
          <w:tcPr>
            <w:tcW w:w="2368" w:type="pct"/>
          </w:tcPr>
          <w:p w14:paraId="64A0F835" w14:textId="4255A3B6" w:rsidR="009A24EB" w:rsidRPr="009A24EB" w:rsidRDefault="71522938" w:rsidP="1E8FE5D8">
            <w:pPr>
              <w:jc w:val="both"/>
              <w:rPr>
                <w:lang w:val="en-GB"/>
              </w:rPr>
            </w:pPr>
            <w:r w:rsidRPr="0714A0FF">
              <w:rPr>
                <w:lang w:val="en-GB"/>
              </w:rPr>
              <w:t xml:space="preserve">Grigorios </w:t>
            </w:r>
            <w:r w:rsidR="152BE545" w:rsidRPr="0714A0FF">
              <w:rPr>
                <w:lang w:val="en-GB"/>
              </w:rPr>
              <w:t>Anagnostopoulos</w:t>
            </w:r>
            <w:r w:rsidRPr="0714A0FF">
              <w:rPr>
                <w:lang w:val="en-GB"/>
              </w:rPr>
              <w:t>, Lionel Blonde, Pablo Strasser (</w:t>
            </w:r>
            <w:r w:rsidR="0EC54EE1" w:rsidRPr="0714A0FF">
              <w:rPr>
                <w:lang w:val="en-GB"/>
              </w:rPr>
              <w:t>HES-SO</w:t>
            </w:r>
            <w:r w:rsidR="1B1643C5" w:rsidRPr="0714A0FF">
              <w:rPr>
                <w:lang w:val="en-GB"/>
              </w:rPr>
              <w:t>)</w:t>
            </w:r>
          </w:p>
        </w:tc>
        <w:tc>
          <w:tcPr>
            <w:tcW w:w="1237" w:type="pct"/>
          </w:tcPr>
          <w:p w14:paraId="0E5EE2B9" w14:textId="2DB1C4EA" w:rsidR="009A24EB" w:rsidRPr="009A24EB" w:rsidRDefault="4442B0D9" w:rsidP="0714A0FF">
            <w:pPr>
              <w:spacing w:line="259" w:lineRule="auto"/>
              <w:jc w:val="both"/>
            </w:pPr>
            <w:r w:rsidRPr="0714A0FF">
              <w:rPr>
                <w:lang w:val="en-GB"/>
              </w:rPr>
              <w:t>First complete version of D3.4</w:t>
            </w:r>
          </w:p>
        </w:tc>
      </w:tr>
      <w:tr w:rsidR="009A24EB" w:rsidRPr="009A24EB" w14:paraId="4DF43E94" w14:textId="77777777" w:rsidTr="1E8FE5D8">
        <w:tc>
          <w:tcPr>
            <w:tcW w:w="609" w:type="pct"/>
          </w:tcPr>
          <w:p w14:paraId="6B858143" w14:textId="77777777" w:rsidR="009A24EB" w:rsidRPr="009A24EB" w:rsidRDefault="7C75CB15" w:rsidP="1E8FE5D8">
            <w:pPr>
              <w:jc w:val="both"/>
              <w:rPr>
                <w:lang w:val="en-GB"/>
              </w:rPr>
            </w:pPr>
            <w:r w:rsidRPr="1E8FE5D8">
              <w:rPr>
                <w:lang w:val="en-GB"/>
              </w:rPr>
              <w:t>0.2</w:t>
            </w:r>
          </w:p>
        </w:tc>
        <w:tc>
          <w:tcPr>
            <w:tcW w:w="786" w:type="pct"/>
          </w:tcPr>
          <w:p w14:paraId="7BBCDA0D" w14:textId="77777777" w:rsidR="009A24EB" w:rsidRPr="009A24EB" w:rsidRDefault="7C75CB15" w:rsidP="1E8FE5D8">
            <w:pPr>
              <w:jc w:val="both"/>
              <w:rPr>
                <w:lang w:val="en-GB"/>
              </w:rPr>
            </w:pPr>
            <w:proofErr w:type="spellStart"/>
            <w:proofErr w:type="gramStart"/>
            <w:r w:rsidRPr="1E8FE5D8">
              <w:rPr>
                <w:lang w:val="en-GB"/>
              </w:rPr>
              <w:t>dd.mm.yyyy</w:t>
            </w:r>
            <w:proofErr w:type="spellEnd"/>
            <w:proofErr w:type="gramEnd"/>
          </w:p>
        </w:tc>
        <w:tc>
          <w:tcPr>
            <w:tcW w:w="2368" w:type="pct"/>
          </w:tcPr>
          <w:p w14:paraId="17062886" w14:textId="77777777" w:rsidR="009A24EB" w:rsidRPr="009A24EB" w:rsidRDefault="7C75CB15" w:rsidP="1E8FE5D8">
            <w:pPr>
              <w:jc w:val="both"/>
              <w:rPr>
                <w:lang w:val="en-GB"/>
              </w:rPr>
            </w:pPr>
            <w:r w:rsidRPr="1E8FE5D8">
              <w:rPr>
                <w:lang w:val="en-GB"/>
              </w:rPr>
              <w:t>Name (Partner)</w:t>
            </w:r>
          </w:p>
        </w:tc>
        <w:tc>
          <w:tcPr>
            <w:tcW w:w="1237" w:type="pct"/>
          </w:tcPr>
          <w:p w14:paraId="624D63A3" w14:textId="77777777" w:rsidR="009A24EB" w:rsidRPr="009A24EB" w:rsidRDefault="009A24EB" w:rsidP="1E8FE5D8">
            <w:pPr>
              <w:jc w:val="both"/>
              <w:rPr>
                <w:lang w:val="en-GB"/>
              </w:rPr>
            </w:pPr>
          </w:p>
        </w:tc>
      </w:tr>
      <w:tr w:rsidR="009A24EB" w:rsidRPr="009A24EB" w14:paraId="1C5E642F" w14:textId="77777777" w:rsidTr="1E8FE5D8">
        <w:tc>
          <w:tcPr>
            <w:tcW w:w="609" w:type="pct"/>
          </w:tcPr>
          <w:p w14:paraId="2E118FDB" w14:textId="77777777" w:rsidR="009A24EB" w:rsidRPr="009A24EB" w:rsidRDefault="7C75CB15" w:rsidP="1E8FE5D8">
            <w:pPr>
              <w:jc w:val="both"/>
              <w:rPr>
                <w:lang w:val="en-GB"/>
              </w:rPr>
            </w:pPr>
            <w:r w:rsidRPr="1E8FE5D8">
              <w:rPr>
                <w:lang w:val="en-GB"/>
              </w:rPr>
              <w:t>0.3</w:t>
            </w:r>
          </w:p>
        </w:tc>
        <w:tc>
          <w:tcPr>
            <w:tcW w:w="786" w:type="pct"/>
          </w:tcPr>
          <w:p w14:paraId="72C88119" w14:textId="77777777" w:rsidR="009A24EB" w:rsidRPr="009A24EB" w:rsidRDefault="7C75CB15" w:rsidP="1E8FE5D8">
            <w:pPr>
              <w:jc w:val="both"/>
              <w:rPr>
                <w:lang w:val="en-GB"/>
              </w:rPr>
            </w:pPr>
            <w:proofErr w:type="spellStart"/>
            <w:proofErr w:type="gramStart"/>
            <w:r w:rsidRPr="1E8FE5D8">
              <w:rPr>
                <w:lang w:val="en-GB"/>
              </w:rPr>
              <w:t>dd.mm.yyyy</w:t>
            </w:r>
            <w:proofErr w:type="spellEnd"/>
            <w:proofErr w:type="gramEnd"/>
          </w:p>
        </w:tc>
        <w:tc>
          <w:tcPr>
            <w:tcW w:w="2368" w:type="pct"/>
          </w:tcPr>
          <w:p w14:paraId="110D934C" w14:textId="77777777" w:rsidR="009A24EB" w:rsidRPr="009A24EB" w:rsidRDefault="7C75CB15" w:rsidP="1E8FE5D8">
            <w:pPr>
              <w:jc w:val="both"/>
              <w:rPr>
                <w:lang w:val="en-GB"/>
              </w:rPr>
            </w:pPr>
            <w:r w:rsidRPr="1E8FE5D8">
              <w:rPr>
                <w:lang w:val="en-GB"/>
              </w:rPr>
              <w:t>Name (Partner)</w:t>
            </w:r>
          </w:p>
        </w:tc>
        <w:tc>
          <w:tcPr>
            <w:tcW w:w="1237" w:type="pct"/>
          </w:tcPr>
          <w:p w14:paraId="50D87DC9" w14:textId="77777777" w:rsidR="009A24EB" w:rsidRPr="009A24EB" w:rsidRDefault="009A24EB" w:rsidP="1E8FE5D8">
            <w:pPr>
              <w:jc w:val="both"/>
              <w:rPr>
                <w:lang w:val="en-GB"/>
              </w:rPr>
            </w:pPr>
          </w:p>
        </w:tc>
      </w:tr>
      <w:tr w:rsidR="009A24EB" w:rsidRPr="009A24EB" w14:paraId="148717BA" w14:textId="77777777" w:rsidTr="1E8FE5D8">
        <w:tc>
          <w:tcPr>
            <w:tcW w:w="609" w:type="pct"/>
          </w:tcPr>
          <w:p w14:paraId="6C362295" w14:textId="77777777" w:rsidR="009A24EB" w:rsidRPr="009A24EB" w:rsidRDefault="7C75CB15" w:rsidP="1E8FE5D8">
            <w:pPr>
              <w:jc w:val="both"/>
              <w:rPr>
                <w:lang w:val="en-GB"/>
              </w:rPr>
            </w:pPr>
            <w:r w:rsidRPr="1E8FE5D8">
              <w:rPr>
                <w:lang w:val="en-GB"/>
              </w:rPr>
              <w:t>0.4</w:t>
            </w:r>
          </w:p>
        </w:tc>
        <w:tc>
          <w:tcPr>
            <w:tcW w:w="786" w:type="pct"/>
          </w:tcPr>
          <w:p w14:paraId="73D9A137" w14:textId="77777777" w:rsidR="009A24EB" w:rsidRPr="009A24EB" w:rsidRDefault="7C75CB15" w:rsidP="1E8FE5D8">
            <w:pPr>
              <w:jc w:val="both"/>
              <w:rPr>
                <w:lang w:val="en-GB"/>
              </w:rPr>
            </w:pPr>
            <w:proofErr w:type="spellStart"/>
            <w:proofErr w:type="gramStart"/>
            <w:r w:rsidRPr="1E8FE5D8">
              <w:rPr>
                <w:lang w:val="en-GB"/>
              </w:rPr>
              <w:t>dd.mm.yyyy</w:t>
            </w:r>
            <w:proofErr w:type="spellEnd"/>
            <w:proofErr w:type="gramEnd"/>
          </w:p>
        </w:tc>
        <w:tc>
          <w:tcPr>
            <w:tcW w:w="2368" w:type="pct"/>
          </w:tcPr>
          <w:p w14:paraId="7F0ABB2E" w14:textId="77777777" w:rsidR="009A24EB" w:rsidRPr="009A24EB" w:rsidRDefault="7C75CB15" w:rsidP="1E8FE5D8">
            <w:pPr>
              <w:jc w:val="both"/>
              <w:rPr>
                <w:lang w:val="en-GB"/>
              </w:rPr>
            </w:pPr>
            <w:r w:rsidRPr="1E8FE5D8">
              <w:rPr>
                <w:lang w:val="en-GB"/>
              </w:rPr>
              <w:t>Name (Partner)</w:t>
            </w:r>
          </w:p>
        </w:tc>
        <w:tc>
          <w:tcPr>
            <w:tcW w:w="1237" w:type="pct"/>
          </w:tcPr>
          <w:p w14:paraId="59BBCBD2" w14:textId="77777777" w:rsidR="009A24EB" w:rsidRPr="009A24EB" w:rsidRDefault="009A24EB" w:rsidP="1E8FE5D8">
            <w:pPr>
              <w:jc w:val="both"/>
              <w:rPr>
                <w:lang w:val="en-GB"/>
              </w:rPr>
            </w:pPr>
          </w:p>
        </w:tc>
      </w:tr>
      <w:tr w:rsidR="009A24EB" w:rsidRPr="009A24EB" w14:paraId="77901AB0" w14:textId="77777777" w:rsidTr="1E8FE5D8">
        <w:tc>
          <w:tcPr>
            <w:tcW w:w="609" w:type="pct"/>
          </w:tcPr>
          <w:p w14:paraId="1DA5E548" w14:textId="77777777" w:rsidR="009A24EB" w:rsidRPr="009A24EB" w:rsidRDefault="7C75CB15" w:rsidP="1E8FE5D8">
            <w:pPr>
              <w:jc w:val="both"/>
              <w:rPr>
                <w:lang w:val="en-GB"/>
              </w:rPr>
            </w:pPr>
            <w:r w:rsidRPr="1E8FE5D8">
              <w:rPr>
                <w:lang w:val="en-GB"/>
              </w:rPr>
              <w:t>0.5</w:t>
            </w:r>
          </w:p>
        </w:tc>
        <w:tc>
          <w:tcPr>
            <w:tcW w:w="786" w:type="pct"/>
          </w:tcPr>
          <w:p w14:paraId="0059C32B" w14:textId="77777777" w:rsidR="009A24EB" w:rsidRPr="009A24EB" w:rsidRDefault="7C75CB15" w:rsidP="1E8FE5D8">
            <w:pPr>
              <w:jc w:val="both"/>
              <w:rPr>
                <w:lang w:val="en-GB"/>
              </w:rPr>
            </w:pPr>
            <w:proofErr w:type="spellStart"/>
            <w:proofErr w:type="gramStart"/>
            <w:r w:rsidRPr="1E8FE5D8">
              <w:rPr>
                <w:lang w:val="en-GB"/>
              </w:rPr>
              <w:t>dd.mm.yyyy</w:t>
            </w:r>
            <w:proofErr w:type="spellEnd"/>
            <w:proofErr w:type="gramEnd"/>
          </w:p>
        </w:tc>
        <w:tc>
          <w:tcPr>
            <w:tcW w:w="2368" w:type="pct"/>
          </w:tcPr>
          <w:p w14:paraId="0EA0EB17" w14:textId="77777777" w:rsidR="009A24EB" w:rsidRPr="009A24EB" w:rsidRDefault="7C75CB15" w:rsidP="1E8FE5D8">
            <w:pPr>
              <w:jc w:val="both"/>
              <w:rPr>
                <w:lang w:val="en-GB"/>
              </w:rPr>
            </w:pPr>
            <w:r w:rsidRPr="1E8FE5D8">
              <w:rPr>
                <w:lang w:val="en-GB"/>
              </w:rPr>
              <w:t>Name (Partner)</w:t>
            </w:r>
          </w:p>
        </w:tc>
        <w:tc>
          <w:tcPr>
            <w:tcW w:w="1237" w:type="pct"/>
          </w:tcPr>
          <w:p w14:paraId="4E679A1D" w14:textId="77777777" w:rsidR="009A24EB" w:rsidRPr="009A24EB" w:rsidRDefault="009A24EB" w:rsidP="1E8FE5D8">
            <w:pPr>
              <w:jc w:val="both"/>
              <w:rPr>
                <w:lang w:val="en-GB"/>
              </w:rPr>
            </w:pPr>
          </w:p>
        </w:tc>
      </w:tr>
      <w:tr w:rsidR="009A24EB" w:rsidRPr="009A24EB" w14:paraId="6AACFA3B" w14:textId="77777777" w:rsidTr="1E8FE5D8">
        <w:tc>
          <w:tcPr>
            <w:tcW w:w="609" w:type="pct"/>
          </w:tcPr>
          <w:p w14:paraId="6E5CC147" w14:textId="77777777" w:rsidR="009A24EB" w:rsidRPr="009A24EB" w:rsidRDefault="7C75CB15" w:rsidP="1E8FE5D8">
            <w:pPr>
              <w:jc w:val="both"/>
              <w:rPr>
                <w:lang w:val="en-GB"/>
              </w:rPr>
            </w:pPr>
            <w:r w:rsidRPr="1E8FE5D8">
              <w:rPr>
                <w:lang w:val="en-GB"/>
              </w:rPr>
              <w:t>1.0</w:t>
            </w:r>
          </w:p>
        </w:tc>
        <w:tc>
          <w:tcPr>
            <w:tcW w:w="786" w:type="pct"/>
          </w:tcPr>
          <w:p w14:paraId="776FBDFF" w14:textId="77777777" w:rsidR="009A24EB" w:rsidRPr="009A24EB" w:rsidRDefault="7C75CB15" w:rsidP="1E8FE5D8">
            <w:pPr>
              <w:jc w:val="both"/>
              <w:rPr>
                <w:lang w:val="en-GB"/>
              </w:rPr>
            </w:pPr>
            <w:proofErr w:type="spellStart"/>
            <w:proofErr w:type="gramStart"/>
            <w:r w:rsidRPr="1E8FE5D8">
              <w:rPr>
                <w:lang w:val="en-GB"/>
              </w:rPr>
              <w:t>dd.mm.yyyy</w:t>
            </w:r>
            <w:proofErr w:type="spellEnd"/>
            <w:proofErr w:type="gramEnd"/>
          </w:p>
        </w:tc>
        <w:tc>
          <w:tcPr>
            <w:tcW w:w="2368" w:type="pct"/>
          </w:tcPr>
          <w:p w14:paraId="14D8CD8F" w14:textId="77777777" w:rsidR="009A24EB" w:rsidRPr="009A24EB" w:rsidRDefault="7C75CB15" w:rsidP="1E8FE5D8">
            <w:pPr>
              <w:jc w:val="both"/>
              <w:rPr>
                <w:lang w:val="en-GB"/>
              </w:rPr>
            </w:pPr>
            <w:r w:rsidRPr="1E8FE5D8">
              <w:rPr>
                <w:lang w:val="en-GB"/>
              </w:rPr>
              <w:t>Name (Partner)</w:t>
            </w:r>
          </w:p>
        </w:tc>
        <w:tc>
          <w:tcPr>
            <w:tcW w:w="1237" w:type="pct"/>
          </w:tcPr>
          <w:p w14:paraId="5C52AC68" w14:textId="77777777" w:rsidR="009A24EB" w:rsidRPr="009A24EB" w:rsidRDefault="009A24EB" w:rsidP="1E8FE5D8">
            <w:pPr>
              <w:jc w:val="both"/>
              <w:rPr>
                <w:lang w:val="en-GB"/>
              </w:rPr>
            </w:pPr>
          </w:p>
        </w:tc>
      </w:tr>
    </w:tbl>
    <w:p w14:paraId="09088B38" w14:textId="08A12EC7" w:rsidR="009A24EB" w:rsidRPr="009A24EB" w:rsidRDefault="2350C8DA" w:rsidP="1E8FE5D8">
      <w:pPr>
        <w:pStyle w:val="Heading1woTOC"/>
        <w:numPr>
          <w:ilvl w:val="0"/>
          <w:numId w:val="0"/>
        </w:numPr>
        <w:jc w:val="both"/>
        <w:rPr>
          <w:lang w:val="en-GB"/>
        </w:rPr>
      </w:pPr>
      <w:bookmarkStart w:id="3" w:name="_Toc728672577"/>
      <w:bookmarkStart w:id="4" w:name="_Toc63820762"/>
      <w:bookmarkStart w:id="5" w:name="_Toc150941821"/>
      <w:commentRangeStart w:id="6"/>
      <w:r w:rsidRPr="2B8C5F46">
        <w:rPr>
          <w:lang w:val="en-GB"/>
        </w:rPr>
        <w:t>Terminology</w:t>
      </w:r>
      <w:bookmarkEnd w:id="3"/>
      <w:bookmarkEnd w:id="4"/>
      <w:bookmarkEnd w:id="5"/>
      <w:commentRangeEnd w:id="6"/>
      <w:r>
        <w:rPr>
          <w:rStyle w:val="CommentReference"/>
        </w:rPr>
        <w:commentReference w:id="6"/>
      </w:r>
    </w:p>
    <w:p w14:paraId="27D19865" w14:textId="77777777" w:rsidR="009A24EB" w:rsidRPr="00F22278" w:rsidRDefault="009A24EB" w:rsidP="1E8FE5D8">
      <w:pPr>
        <w:pStyle w:val="Corpotesto1"/>
        <w:jc w:val="both"/>
        <w:rPr>
          <w:highlight w:val="yellow"/>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6541"/>
      </w:tblGrid>
      <w:tr w:rsidR="009A24EB" w:rsidRPr="00F22278" w14:paraId="4771D1F6" w14:textId="77777777" w:rsidTr="5D1AF4A8">
        <w:trPr>
          <w:tblHeader/>
        </w:trPr>
        <w:tc>
          <w:tcPr>
            <w:tcW w:w="2470" w:type="dxa"/>
            <w:shd w:val="clear" w:color="auto" w:fill="BFBFBF" w:themeFill="background1" w:themeFillShade="BF"/>
          </w:tcPr>
          <w:p w14:paraId="2ED0253F" w14:textId="77777777" w:rsidR="009A24EB" w:rsidRPr="00F22278" w:rsidRDefault="7C75CB15" w:rsidP="1E8FE5D8">
            <w:pPr>
              <w:pStyle w:val="Corpotesto1"/>
              <w:jc w:val="both"/>
              <w:rPr>
                <w:lang w:val="en-GB"/>
              </w:rPr>
            </w:pPr>
            <w:r w:rsidRPr="1E8FE5D8">
              <w:rPr>
                <w:lang w:val="en-GB"/>
              </w:rPr>
              <w:t>Terminology/Acronym</w:t>
            </w:r>
          </w:p>
        </w:tc>
        <w:tc>
          <w:tcPr>
            <w:tcW w:w="6547" w:type="dxa"/>
            <w:shd w:val="clear" w:color="auto" w:fill="BFBFBF" w:themeFill="background1" w:themeFillShade="BF"/>
          </w:tcPr>
          <w:p w14:paraId="0231B177" w14:textId="77777777" w:rsidR="009A24EB" w:rsidRPr="00F22278" w:rsidRDefault="7C75CB15" w:rsidP="1E8FE5D8">
            <w:pPr>
              <w:pStyle w:val="Corpotesto1"/>
              <w:jc w:val="both"/>
              <w:rPr>
                <w:lang w:val="en-GB"/>
              </w:rPr>
            </w:pPr>
            <w:r w:rsidRPr="1E8FE5D8">
              <w:rPr>
                <w:lang w:val="en-GB"/>
              </w:rPr>
              <w:t>Description</w:t>
            </w:r>
          </w:p>
        </w:tc>
      </w:tr>
      <w:tr w:rsidR="009A24EB" w:rsidRPr="00F22278" w14:paraId="29159E72" w14:textId="77777777" w:rsidTr="5D1AF4A8">
        <w:tc>
          <w:tcPr>
            <w:tcW w:w="2470" w:type="dxa"/>
            <w:shd w:val="clear" w:color="auto" w:fill="auto"/>
            <w:tcMar>
              <w:left w:w="85" w:type="dxa"/>
              <w:right w:w="85" w:type="dxa"/>
            </w:tcMar>
          </w:tcPr>
          <w:p w14:paraId="749098E4" w14:textId="77777777" w:rsidR="009A24EB" w:rsidRPr="00F22278" w:rsidRDefault="7C75CB15" w:rsidP="1E8FE5D8">
            <w:pPr>
              <w:pStyle w:val="Corpotesto1"/>
              <w:jc w:val="both"/>
              <w:rPr>
                <w:lang w:val="en-GB"/>
              </w:rPr>
            </w:pPr>
            <w:r w:rsidRPr="1E8FE5D8">
              <w:rPr>
                <w:lang w:val="en-GB"/>
              </w:rPr>
              <w:t>CSA</w:t>
            </w:r>
          </w:p>
        </w:tc>
        <w:tc>
          <w:tcPr>
            <w:tcW w:w="6547" w:type="dxa"/>
            <w:shd w:val="clear" w:color="auto" w:fill="auto"/>
            <w:tcMar>
              <w:left w:w="85" w:type="dxa"/>
              <w:right w:w="85" w:type="dxa"/>
            </w:tcMar>
          </w:tcPr>
          <w:p w14:paraId="6A466174" w14:textId="77777777" w:rsidR="009A24EB" w:rsidRPr="00F22278" w:rsidRDefault="7C75CB15" w:rsidP="1E8FE5D8">
            <w:pPr>
              <w:pStyle w:val="Corpotesto1"/>
              <w:jc w:val="both"/>
              <w:rPr>
                <w:lang w:val="en-GB"/>
              </w:rPr>
            </w:pPr>
            <w:r w:rsidRPr="1E8FE5D8">
              <w:rPr>
                <w:lang w:val="en-GB"/>
              </w:rPr>
              <w:t>Coordination and Support Action</w:t>
            </w:r>
          </w:p>
        </w:tc>
      </w:tr>
      <w:tr w:rsidR="009A24EB" w:rsidRPr="00F22278" w14:paraId="560A55E2" w14:textId="77777777" w:rsidTr="5D1AF4A8">
        <w:tc>
          <w:tcPr>
            <w:tcW w:w="2470" w:type="dxa"/>
            <w:shd w:val="clear" w:color="auto" w:fill="auto"/>
            <w:tcMar>
              <w:left w:w="85" w:type="dxa"/>
              <w:right w:w="85" w:type="dxa"/>
            </w:tcMar>
          </w:tcPr>
          <w:p w14:paraId="3D6C4631" w14:textId="77777777" w:rsidR="009A24EB" w:rsidRPr="00F22278" w:rsidRDefault="7C75CB15" w:rsidP="1E8FE5D8">
            <w:pPr>
              <w:pStyle w:val="Corpotesto1"/>
              <w:jc w:val="both"/>
              <w:rPr>
                <w:lang w:val="en-GB"/>
              </w:rPr>
            </w:pPr>
            <w:proofErr w:type="spellStart"/>
            <w:r w:rsidRPr="1E8FE5D8">
              <w:rPr>
                <w:lang w:val="en-GB"/>
              </w:rPr>
              <w:t>DoA</w:t>
            </w:r>
            <w:proofErr w:type="spellEnd"/>
          </w:p>
        </w:tc>
        <w:tc>
          <w:tcPr>
            <w:tcW w:w="6547" w:type="dxa"/>
            <w:shd w:val="clear" w:color="auto" w:fill="auto"/>
            <w:tcMar>
              <w:left w:w="85" w:type="dxa"/>
              <w:right w:w="85" w:type="dxa"/>
            </w:tcMar>
          </w:tcPr>
          <w:p w14:paraId="7DCDAA47" w14:textId="77777777" w:rsidR="009A24EB" w:rsidRPr="00F22278" w:rsidRDefault="7C75CB15" w:rsidP="1E8FE5D8">
            <w:pPr>
              <w:pStyle w:val="Corpotesto1"/>
              <w:jc w:val="both"/>
              <w:rPr>
                <w:lang w:val="en-GB"/>
              </w:rPr>
            </w:pPr>
            <w:r w:rsidRPr="1E8FE5D8">
              <w:rPr>
                <w:lang w:val="en-GB"/>
              </w:rPr>
              <w:t>Description of Action</w:t>
            </w:r>
          </w:p>
        </w:tc>
      </w:tr>
      <w:tr w:rsidR="009A24EB" w:rsidRPr="00F22278" w14:paraId="642615FC" w14:textId="77777777" w:rsidTr="5D1AF4A8">
        <w:tc>
          <w:tcPr>
            <w:tcW w:w="2470" w:type="dxa"/>
            <w:shd w:val="clear" w:color="auto" w:fill="auto"/>
            <w:tcMar>
              <w:left w:w="85" w:type="dxa"/>
              <w:right w:w="85" w:type="dxa"/>
            </w:tcMar>
          </w:tcPr>
          <w:p w14:paraId="658DB51D" w14:textId="77777777" w:rsidR="009A24EB" w:rsidRPr="00F22278" w:rsidRDefault="7C75CB15" w:rsidP="1E8FE5D8">
            <w:pPr>
              <w:pStyle w:val="Corpotesto1"/>
              <w:jc w:val="both"/>
              <w:rPr>
                <w:lang w:val="en-GB"/>
              </w:rPr>
            </w:pPr>
            <w:r w:rsidRPr="1E8FE5D8">
              <w:rPr>
                <w:lang w:val="en-GB"/>
              </w:rPr>
              <w:t>EC</w:t>
            </w:r>
          </w:p>
        </w:tc>
        <w:tc>
          <w:tcPr>
            <w:tcW w:w="6547" w:type="dxa"/>
            <w:shd w:val="clear" w:color="auto" w:fill="auto"/>
            <w:tcMar>
              <w:left w:w="85" w:type="dxa"/>
              <w:right w:w="85" w:type="dxa"/>
            </w:tcMar>
          </w:tcPr>
          <w:p w14:paraId="0869F69A" w14:textId="77777777" w:rsidR="009A24EB" w:rsidRPr="00F22278" w:rsidRDefault="7C75CB15" w:rsidP="1E8FE5D8">
            <w:pPr>
              <w:pStyle w:val="Corpotesto1"/>
              <w:jc w:val="both"/>
              <w:rPr>
                <w:lang w:val="en-GB"/>
              </w:rPr>
            </w:pPr>
            <w:r w:rsidRPr="1E8FE5D8">
              <w:rPr>
                <w:lang w:val="en-GB"/>
              </w:rPr>
              <w:t>European Commission</w:t>
            </w:r>
          </w:p>
        </w:tc>
      </w:tr>
      <w:tr w:rsidR="009A24EB" w:rsidRPr="005B0821" w14:paraId="58C3CCF0" w14:textId="77777777" w:rsidTr="5D1AF4A8">
        <w:tc>
          <w:tcPr>
            <w:tcW w:w="2470" w:type="dxa"/>
            <w:shd w:val="clear" w:color="auto" w:fill="auto"/>
            <w:tcMar>
              <w:left w:w="85" w:type="dxa"/>
              <w:right w:w="85" w:type="dxa"/>
            </w:tcMar>
          </w:tcPr>
          <w:p w14:paraId="24264C8D" w14:textId="4A1DC2D0" w:rsidR="009A24EB" w:rsidRPr="00F22278" w:rsidRDefault="094AF4C4" w:rsidP="1E8FE5D8">
            <w:pPr>
              <w:pStyle w:val="Corpotesto1"/>
              <w:jc w:val="both"/>
              <w:rPr>
                <w:lang w:val="en-GB"/>
              </w:rPr>
            </w:pPr>
            <w:r w:rsidRPr="0353B00F">
              <w:rPr>
                <w:lang w:val="en-GB"/>
              </w:rPr>
              <w:t>GA</w:t>
            </w:r>
          </w:p>
        </w:tc>
        <w:tc>
          <w:tcPr>
            <w:tcW w:w="6547" w:type="dxa"/>
            <w:shd w:val="clear" w:color="auto" w:fill="auto"/>
            <w:tcMar>
              <w:left w:w="85" w:type="dxa"/>
              <w:right w:w="85" w:type="dxa"/>
            </w:tcMar>
          </w:tcPr>
          <w:p w14:paraId="6C537531" w14:textId="77777777" w:rsidR="009A24EB" w:rsidRPr="00F22278" w:rsidRDefault="7C75CB15" w:rsidP="1E8FE5D8">
            <w:pPr>
              <w:pStyle w:val="Corpotesto1"/>
              <w:jc w:val="both"/>
              <w:rPr>
                <w:lang w:val="en-GB"/>
              </w:rPr>
            </w:pPr>
            <w:r w:rsidRPr="1E8FE5D8">
              <w:rPr>
                <w:lang w:val="en-GB"/>
              </w:rPr>
              <w:t xml:space="preserve">Grant Agreement to the project </w:t>
            </w:r>
          </w:p>
        </w:tc>
      </w:tr>
      <w:tr w:rsidR="0353B00F" w14:paraId="18F70953" w14:textId="77777777" w:rsidTr="5D1AF4A8">
        <w:trPr>
          <w:trHeight w:val="300"/>
        </w:trPr>
        <w:tc>
          <w:tcPr>
            <w:tcW w:w="2470" w:type="dxa"/>
            <w:shd w:val="clear" w:color="auto" w:fill="auto"/>
            <w:tcMar>
              <w:left w:w="85" w:type="dxa"/>
              <w:right w:w="85" w:type="dxa"/>
            </w:tcMar>
          </w:tcPr>
          <w:p w14:paraId="6703BA24" w14:textId="15012D5E" w:rsidR="55597489" w:rsidRDefault="55597489" w:rsidP="0353B00F">
            <w:pPr>
              <w:pStyle w:val="Corpotesto1"/>
              <w:jc w:val="both"/>
              <w:rPr>
                <w:lang w:val="en-GB"/>
              </w:rPr>
            </w:pPr>
            <w:r w:rsidRPr="0353B00F">
              <w:rPr>
                <w:lang w:val="en-GB"/>
              </w:rPr>
              <w:t>ASIC</w:t>
            </w:r>
          </w:p>
        </w:tc>
        <w:tc>
          <w:tcPr>
            <w:tcW w:w="6541" w:type="dxa"/>
            <w:shd w:val="clear" w:color="auto" w:fill="auto"/>
            <w:tcMar>
              <w:left w:w="85" w:type="dxa"/>
              <w:right w:w="85" w:type="dxa"/>
            </w:tcMar>
          </w:tcPr>
          <w:p w14:paraId="353C840B" w14:textId="325FD48B" w:rsidR="55597489" w:rsidRDefault="55597489" w:rsidP="0353B00F">
            <w:pPr>
              <w:pStyle w:val="Corpotesto1"/>
              <w:jc w:val="both"/>
              <w:rPr>
                <w:lang w:val="en-GB"/>
              </w:rPr>
            </w:pPr>
            <w:r w:rsidRPr="0353B00F">
              <w:rPr>
                <w:lang w:val="en-GB"/>
              </w:rPr>
              <w:t>Application-Specific Integrated Circuit</w:t>
            </w:r>
          </w:p>
        </w:tc>
      </w:tr>
      <w:tr w:rsidR="0353B00F" w14:paraId="338BB3E0" w14:textId="77777777" w:rsidTr="5D1AF4A8">
        <w:trPr>
          <w:trHeight w:val="300"/>
        </w:trPr>
        <w:tc>
          <w:tcPr>
            <w:tcW w:w="2470" w:type="dxa"/>
            <w:shd w:val="clear" w:color="auto" w:fill="auto"/>
            <w:tcMar>
              <w:left w:w="85" w:type="dxa"/>
              <w:right w:w="85" w:type="dxa"/>
            </w:tcMar>
          </w:tcPr>
          <w:p w14:paraId="7999C1B7" w14:textId="77ED3E34" w:rsidR="55597489" w:rsidRDefault="55597489" w:rsidP="0353B00F">
            <w:pPr>
              <w:pStyle w:val="Corpotesto1"/>
              <w:jc w:val="both"/>
              <w:rPr>
                <w:lang w:val="en-GB"/>
              </w:rPr>
            </w:pPr>
            <w:r w:rsidRPr="0353B00F">
              <w:rPr>
                <w:lang w:val="en-GB"/>
              </w:rPr>
              <w:t>TPU</w:t>
            </w:r>
          </w:p>
        </w:tc>
        <w:tc>
          <w:tcPr>
            <w:tcW w:w="6541" w:type="dxa"/>
            <w:shd w:val="clear" w:color="auto" w:fill="auto"/>
            <w:tcMar>
              <w:left w:w="85" w:type="dxa"/>
              <w:right w:w="85" w:type="dxa"/>
            </w:tcMar>
          </w:tcPr>
          <w:p w14:paraId="66393723" w14:textId="53FBEE5B" w:rsidR="55597489" w:rsidRDefault="55597489" w:rsidP="0353B00F">
            <w:pPr>
              <w:pStyle w:val="Corpotesto1"/>
              <w:jc w:val="both"/>
              <w:rPr>
                <w:lang w:val="en-GB"/>
              </w:rPr>
            </w:pPr>
            <w:r w:rsidRPr="0353B00F">
              <w:rPr>
                <w:lang w:val="en-GB"/>
              </w:rPr>
              <w:t>Tensor Processing Unit</w:t>
            </w:r>
          </w:p>
        </w:tc>
      </w:tr>
      <w:tr w:rsidR="0353B00F" w14:paraId="4F35B346" w14:textId="77777777" w:rsidTr="5D1AF4A8">
        <w:trPr>
          <w:trHeight w:val="300"/>
        </w:trPr>
        <w:tc>
          <w:tcPr>
            <w:tcW w:w="2470" w:type="dxa"/>
            <w:shd w:val="clear" w:color="auto" w:fill="auto"/>
            <w:tcMar>
              <w:left w:w="85" w:type="dxa"/>
              <w:right w:w="85" w:type="dxa"/>
            </w:tcMar>
          </w:tcPr>
          <w:p w14:paraId="3277EE20" w14:textId="2AD598F0" w:rsidR="55597489" w:rsidRDefault="55597489" w:rsidP="0353B00F">
            <w:pPr>
              <w:pStyle w:val="Corpotesto1"/>
              <w:jc w:val="both"/>
              <w:rPr>
                <w:lang w:val="en-GB"/>
              </w:rPr>
            </w:pPr>
            <w:r w:rsidRPr="0353B00F">
              <w:rPr>
                <w:lang w:val="en-GB"/>
              </w:rPr>
              <w:t>GPU</w:t>
            </w:r>
          </w:p>
        </w:tc>
        <w:tc>
          <w:tcPr>
            <w:tcW w:w="6541" w:type="dxa"/>
            <w:shd w:val="clear" w:color="auto" w:fill="auto"/>
            <w:tcMar>
              <w:left w:w="85" w:type="dxa"/>
              <w:right w:w="85" w:type="dxa"/>
            </w:tcMar>
          </w:tcPr>
          <w:p w14:paraId="7661C91D" w14:textId="39E6A850" w:rsidR="55597489" w:rsidRDefault="55597489" w:rsidP="0353B00F">
            <w:pPr>
              <w:pStyle w:val="Corpotesto1"/>
              <w:jc w:val="both"/>
              <w:rPr>
                <w:lang w:val="en-GB"/>
              </w:rPr>
            </w:pPr>
            <w:r w:rsidRPr="0353B00F">
              <w:rPr>
                <w:lang w:val="en-GB"/>
              </w:rPr>
              <w:t>Graphical Processing Unit</w:t>
            </w:r>
          </w:p>
        </w:tc>
      </w:tr>
      <w:tr w:rsidR="0353B00F" w14:paraId="196647F7" w14:textId="77777777" w:rsidTr="5D1AF4A8">
        <w:trPr>
          <w:trHeight w:val="300"/>
        </w:trPr>
        <w:tc>
          <w:tcPr>
            <w:tcW w:w="2470" w:type="dxa"/>
            <w:shd w:val="clear" w:color="auto" w:fill="auto"/>
            <w:tcMar>
              <w:left w:w="85" w:type="dxa"/>
              <w:right w:w="85" w:type="dxa"/>
            </w:tcMar>
          </w:tcPr>
          <w:p w14:paraId="5992384E" w14:textId="4BC5A6E7" w:rsidR="55597489" w:rsidRDefault="55597489" w:rsidP="0353B00F">
            <w:pPr>
              <w:pStyle w:val="Corpotesto1"/>
              <w:jc w:val="both"/>
              <w:rPr>
                <w:lang w:val="en-GB"/>
              </w:rPr>
            </w:pPr>
            <w:r w:rsidRPr="0353B00F">
              <w:rPr>
                <w:lang w:val="en-GB"/>
              </w:rPr>
              <w:t>HPC</w:t>
            </w:r>
          </w:p>
        </w:tc>
        <w:tc>
          <w:tcPr>
            <w:tcW w:w="6541" w:type="dxa"/>
            <w:shd w:val="clear" w:color="auto" w:fill="auto"/>
            <w:tcMar>
              <w:left w:w="85" w:type="dxa"/>
              <w:right w:w="85" w:type="dxa"/>
            </w:tcMar>
          </w:tcPr>
          <w:p w14:paraId="3790382E" w14:textId="092D2EF7" w:rsidR="55597489" w:rsidRDefault="55597489" w:rsidP="0353B00F">
            <w:pPr>
              <w:pStyle w:val="Corpotesto1"/>
              <w:jc w:val="both"/>
              <w:rPr>
                <w:lang w:val="en-GB"/>
              </w:rPr>
            </w:pPr>
            <w:r w:rsidRPr="0353B00F">
              <w:rPr>
                <w:lang w:val="en-GB"/>
              </w:rPr>
              <w:t>High Performance Computing</w:t>
            </w:r>
          </w:p>
        </w:tc>
      </w:tr>
      <w:tr w:rsidR="00F177F0" w14:paraId="4E9B8DEA" w14:textId="77777777" w:rsidTr="5D1AF4A8">
        <w:trPr>
          <w:trHeight w:val="300"/>
        </w:trPr>
        <w:tc>
          <w:tcPr>
            <w:tcW w:w="2470" w:type="dxa"/>
            <w:shd w:val="clear" w:color="auto" w:fill="auto"/>
            <w:tcMar>
              <w:left w:w="85" w:type="dxa"/>
              <w:right w:w="85" w:type="dxa"/>
            </w:tcMar>
          </w:tcPr>
          <w:p w14:paraId="2587B887" w14:textId="0EF3F5CD" w:rsidR="00F177F0" w:rsidRPr="0353B00F" w:rsidRDefault="00F177F0" w:rsidP="0353B00F">
            <w:pPr>
              <w:pStyle w:val="Corpotesto1"/>
              <w:jc w:val="both"/>
              <w:rPr>
                <w:lang w:val="en-GB"/>
              </w:rPr>
            </w:pPr>
            <w:r>
              <w:rPr>
                <w:lang w:val="en-GB"/>
              </w:rPr>
              <w:t>VQ</w:t>
            </w:r>
            <w:r w:rsidR="00AA3F77">
              <w:rPr>
                <w:lang w:val="en-GB"/>
              </w:rPr>
              <w:t>-</w:t>
            </w:r>
            <w:r w:rsidR="00DB763F">
              <w:rPr>
                <w:lang w:val="en-GB"/>
              </w:rPr>
              <w:t>VA</w:t>
            </w:r>
            <w:r w:rsidR="00687B93">
              <w:rPr>
                <w:lang w:val="en-GB"/>
              </w:rPr>
              <w:t>E</w:t>
            </w:r>
          </w:p>
        </w:tc>
        <w:tc>
          <w:tcPr>
            <w:tcW w:w="6541" w:type="dxa"/>
            <w:shd w:val="clear" w:color="auto" w:fill="auto"/>
            <w:tcMar>
              <w:left w:w="85" w:type="dxa"/>
              <w:right w:w="85" w:type="dxa"/>
            </w:tcMar>
          </w:tcPr>
          <w:p w14:paraId="62BED919" w14:textId="5906C419" w:rsidR="00F177F0" w:rsidRPr="0353B00F" w:rsidRDefault="00687B93" w:rsidP="0353B00F">
            <w:pPr>
              <w:pStyle w:val="Corpotesto1"/>
              <w:jc w:val="both"/>
              <w:rPr>
                <w:lang w:val="en-GB"/>
              </w:rPr>
            </w:pPr>
            <w:r>
              <w:rPr>
                <w:lang w:val="en-GB"/>
              </w:rPr>
              <w:t>Vecto</w:t>
            </w:r>
            <w:r w:rsidR="009E594B">
              <w:rPr>
                <w:lang w:val="en-GB"/>
              </w:rPr>
              <w:t>r</w:t>
            </w:r>
            <w:r w:rsidR="00AA3F77">
              <w:rPr>
                <w:lang w:val="en-GB"/>
              </w:rPr>
              <w:t xml:space="preserve">-Quantized </w:t>
            </w:r>
            <w:r w:rsidR="009E594B">
              <w:rPr>
                <w:lang w:val="en-GB"/>
              </w:rPr>
              <w:t xml:space="preserve">Variational </w:t>
            </w:r>
            <w:proofErr w:type="spellStart"/>
            <w:r w:rsidR="009E594B">
              <w:rPr>
                <w:lang w:val="en-GB"/>
              </w:rPr>
              <w:t>AutoEncoder</w:t>
            </w:r>
            <w:proofErr w:type="spellEnd"/>
          </w:p>
        </w:tc>
      </w:tr>
      <w:tr w:rsidR="009E594B" w14:paraId="66E3D925" w14:textId="77777777" w:rsidTr="5D1AF4A8">
        <w:trPr>
          <w:trHeight w:val="300"/>
        </w:trPr>
        <w:tc>
          <w:tcPr>
            <w:tcW w:w="2470" w:type="dxa"/>
            <w:shd w:val="clear" w:color="auto" w:fill="auto"/>
            <w:tcMar>
              <w:left w:w="85" w:type="dxa"/>
              <w:right w:w="85" w:type="dxa"/>
            </w:tcMar>
          </w:tcPr>
          <w:p w14:paraId="65A7B075" w14:textId="2B27F5F7" w:rsidR="009E594B" w:rsidRDefault="00645052" w:rsidP="0353B00F">
            <w:pPr>
              <w:pStyle w:val="Corpotesto1"/>
              <w:jc w:val="both"/>
              <w:rPr>
                <w:lang w:val="en-GB"/>
              </w:rPr>
            </w:pPr>
            <w:r>
              <w:rPr>
                <w:lang w:val="en-GB"/>
              </w:rPr>
              <w:t>RVQ</w:t>
            </w:r>
          </w:p>
        </w:tc>
        <w:tc>
          <w:tcPr>
            <w:tcW w:w="6541" w:type="dxa"/>
            <w:shd w:val="clear" w:color="auto" w:fill="auto"/>
            <w:tcMar>
              <w:left w:w="85" w:type="dxa"/>
              <w:right w:w="85" w:type="dxa"/>
            </w:tcMar>
          </w:tcPr>
          <w:p w14:paraId="6D295D0E" w14:textId="1723DFBA" w:rsidR="009E594B" w:rsidRDefault="00645052" w:rsidP="0353B00F">
            <w:pPr>
              <w:pStyle w:val="Corpotesto1"/>
              <w:jc w:val="both"/>
              <w:rPr>
                <w:lang w:val="en-GB"/>
              </w:rPr>
            </w:pPr>
            <w:r>
              <w:rPr>
                <w:lang w:val="en-GB"/>
              </w:rPr>
              <w:t>Residual Vector Quantization</w:t>
            </w:r>
          </w:p>
        </w:tc>
      </w:tr>
      <w:tr w:rsidR="00622179" w14:paraId="499C58F8" w14:textId="77777777" w:rsidTr="5D1AF4A8">
        <w:trPr>
          <w:trHeight w:val="300"/>
        </w:trPr>
        <w:tc>
          <w:tcPr>
            <w:tcW w:w="2470" w:type="dxa"/>
            <w:shd w:val="clear" w:color="auto" w:fill="auto"/>
            <w:tcMar>
              <w:left w:w="85" w:type="dxa"/>
              <w:right w:w="85" w:type="dxa"/>
            </w:tcMar>
          </w:tcPr>
          <w:p w14:paraId="1D92F235" w14:textId="57CE798C" w:rsidR="00622179" w:rsidRDefault="00622179" w:rsidP="0353B00F">
            <w:pPr>
              <w:pStyle w:val="Corpotesto1"/>
              <w:jc w:val="both"/>
              <w:rPr>
                <w:lang w:val="en-GB"/>
              </w:rPr>
            </w:pPr>
            <w:proofErr w:type="spellStart"/>
            <w:r>
              <w:rPr>
                <w:lang w:val="en-GB"/>
              </w:rPr>
              <w:t>bpp</w:t>
            </w:r>
            <w:proofErr w:type="spellEnd"/>
          </w:p>
        </w:tc>
        <w:tc>
          <w:tcPr>
            <w:tcW w:w="6541" w:type="dxa"/>
            <w:shd w:val="clear" w:color="auto" w:fill="auto"/>
            <w:tcMar>
              <w:left w:w="85" w:type="dxa"/>
              <w:right w:w="85" w:type="dxa"/>
            </w:tcMar>
          </w:tcPr>
          <w:p w14:paraId="2962AD3A" w14:textId="6AAC4573" w:rsidR="00622179" w:rsidRDefault="00622179" w:rsidP="0353B00F">
            <w:pPr>
              <w:pStyle w:val="Corpotesto1"/>
              <w:jc w:val="both"/>
              <w:rPr>
                <w:lang w:val="en-GB"/>
              </w:rPr>
            </w:pPr>
            <w:r>
              <w:rPr>
                <w:lang w:val="en-GB"/>
              </w:rPr>
              <w:t>Bit per Pixels</w:t>
            </w:r>
          </w:p>
        </w:tc>
      </w:tr>
      <w:tr w:rsidR="00D60BC5" w14:paraId="418CAC9B" w14:textId="77777777" w:rsidTr="5D1AF4A8">
        <w:trPr>
          <w:trHeight w:val="300"/>
        </w:trPr>
        <w:tc>
          <w:tcPr>
            <w:tcW w:w="2470" w:type="dxa"/>
            <w:shd w:val="clear" w:color="auto" w:fill="auto"/>
            <w:tcMar>
              <w:left w:w="85" w:type="dxa"/>
              <w:right w:w="85" w:type="dxa"/>
            </w:tcMar>
          </w:tcPr>
          <w:p w14:paraId="2561A606" w14:textId="1CF0E255" w:rsidR="00D60BC5" w:rsidRDefault="00D60BC5" w:rsidP="0353B00F">
            <w:pPr>
              <w:pStyle w:val="Corpotesto1"/>
              <w:jc w:val="both"/>
              <w:rPr>
                <w:lang w:val="en-GB"/>
              </w:rPr>
            </w:pPr>
            <w:r>
              <w:rPr>
                <w:lang w:val="en-GB"/>
              </w:rPr>
              <w:t>CNN</w:t>
            </w:r>
          </w:p>
        </w:tc>
        <w:tc>
          <w:tcPr>
            <w:tcW w:w="6541" w:type="dxa"/>
            <w:shd w:val="clear" w:color="auto" w:fill="auto"/>
            <w:tcMar>
              <w:left w:w="85" w:type="dxa"/>
              <w:right w:w="85" w:type="dxa"/>
            </w:tcMar>
          </w:tcPr>
          <w:p w14:paraId="2E2AF884" w14:textId="21BC541A" w:rsidR="00D60BC5" w:rsidRDefault="00F161A7" w:rsidP="0353B00F">
            <w:pPr>
              <w:pStyle w:val="Corpotesto1"/>
              <w:jc w:val="both"/>
              <w:rPr>
                <w:lang w:val="en-GB"/>
              </w:rPr>
            </w:pPr>
            <w:r>
              <w:rPr>
                <w:lang w:val="en-GB"/>
              </w:rPr>
              <w:t>Conv</w:t>
            </w:r>
            <w:r w:rsidR="00196A56">
              <w:rPr>
                <w:lang w:val="en-GB"/>
              </w:rPr>
              <w:t>olutional Neural Network</w:t>
            </w:r>
          </w:p>
        </w:tc>
      </w:tr>
      <w:tr w:rsidR="00BF12DA" w14:paraId="6FB18697" w14:textId="77777777" w:rsidTr="5D1AF4A8">
        <w:trPr>
          <w:trHeight w:val="300"/>
        </w:trPr>
        <w:tc>
          <w:tcPr>
            <w:tcW w:w="2470" w:type="dxa"/>
            <w:shd w:val="clear" w:color="auto" w:fill="auto"/>
            <w:tcMar>
              <w:left w:w="85" w:type="dxa"/>
              <w:right w:w="85" w:type="dxa"/>
            </w:tcMar>
          </w:tcPr>
          <w:p w14:paraId="36107884" w14:textId="74BA076C" w:rsidR="00BF12DA" w:rsidRDefault="00BF12DA" w:rsidP="0353B00F">
            <w:pPr>
              <w:pStyle w:val="Corpotesto1"/>
              <w:jc w:val="both"/>
              <w:rPr>
                <w:lang w:val="en-GB"/>
              </w:rPr>
            </w:pPr>
            <w:proofErr w:type="spellStart"/>
            <w:r>
              <w:rPr>
                <w:lang w:val="en-GB"/>
              </w:rPr>
              <w:t>FaaS</w:t>
            </w:r>
            <w:proofErr w:type="spellEnd"/>
          </w:p>
        </w:tc>
        <w:tc>
          <w:tcPr>
            <w:tcW w:w="6541" w:type="dxa"/>
            <w:shd w:val="clear" w:color="auto" w:fill="auto"/>
            <w:tcMar>
              <w:left w:w="85" w:type="dxa"/>
              <w:right w:w="85" w:type="dxa"/>
            </w:tcMar>
          </w:tcPr>
          <w:p w14:paraId="30EC2E1B" w14:textId="2D73104A" w:rsidR="00BF12DA" w:rsidRDefault="00BF12DA" w:rsidP="0353B00F">
            <w:pPr>
              <w:pStyle w:val="Corpotesto1"/>
              <w:jc w:val="both"/>
              <w:rPr>
                <w:lang w:val="en-GB"/>
              </w:rPr>
            </w:pPr>
            <w:r>
              <w:rPr>
                <w:lang w:val="en-GB"/>
              </w:rPr>
              <w:t>Function as a Service</w:t>
            </w:r>
          </w:p>
        </w:tc>
      </w:tr>
      <w:tr w:rsidR="05B5A481" w14:paraId="47193201" w14:textId="77777777" w:rsidTr="5D1AF4A8">
        <w:trPr>
          <w:trHeight w:val="300"/>
        </w:trPr>
        <w:tc>
          <w:tcPr>
            <w:tcW w:w="2470" w:type="dxa"/>
            <w:shd w:val="clear" w:color="auto" w:fill="auto"/>
            <w:tcMar>
              <w:left w:w="85" w:type="dxa"/>
              <w:right w:w="85" w:type="dxa"/>
            </w:tcMar>
          </w:tcPr>
          <w:p w14:paraId="383EFDB3" w14:textId="4E0E27EE" w:rsidR="77E9BDFB" w:rsidRDefault="56FB96BB" w:rsidP="5D1AF4A8">
            <w:pPr>
              <w:pStyle w:val="Corpotesto1"/>
              <w:spacing w:line="259" w:lineRule="auto"/>
              <w:jc w:val="both"/>
            </w:pPr>
            <w:r w:rsidRPr="5D1AF4A8">
              <w:rPr>
                <w:lang w:val="en-GB"/>
              </w:rPr>
              <w:t>SSL</w:t>
            </w:r>
          </w:p>
        </w:tc>
        <w:tc>
          <w:tcPr>
            <w:tcW w:w="6541" w:type="dxa"/>
            <w:shd w:val="clear" w:color="auto" w:fill="auto"/>
            <w:tcMar>
              <w:left w:w="85" w:type="dxa"/>
              <w:right w:w="85" w:type="dxa"/>
            </w:tcMar>
          </w:tcPr>
          <w:p w14:paraId="78E996C4" w14:textId="4DAED26C" w:rsidR="05B5A481" w:rsidRDefault="05B5A481" w:rsidP="05B5A481">
            <w:pPr>
              <w:pStyle w:val="Corpotesto1"/>
              <w:jc w:val="both"/>
              <w:rPr>
                <w:lang w:val="en-GB"/>
              </w:rPr>
            </w:pPr>
            <w:commentRangeStart w:id="7"/>
            <w:commentRangeEnd w:id="7"/>
            <w:r>
              <w:rPr>
                <w:rStyle w:val="CommentReference"/>
              </w:rPr>
              <w:commentReference w:id="7"/>
            </w:r>
            <w:proofErr w:type="spellStart"/>
            <w:r w:rsidR="56FB96BB" w:rsidRPr="5D1AF4A8">
              <w:rPr>
                <w:lang w:val="en-GB"/>
              </w:rPr>
              <w:t>Self Supe</w:t>
            </w:r>
            <w:r w:rsidR="00B71F09">
              <w:rPr>
                <w:lang w:val="en-GB"/>
              </w:rPr>
              <w:t>r</w:t>
            </w:r>
            <w:r w:rsidR="56FB96BB" w:rsidRPr="5D1AF4A8">
              <w:rPr>
                <w:lang w:val="en-GB"/>
              </w:rPr>
              <w:t>vised</w:t>
            </w:r>
            <w:proofErr w:type="spellEnd"/>
            <w:r w:rsidR="56FB96BB" w:rsidRPr="5D1AF4A8">
              <w:rPr>
                <w:lang w:val="en-GB"/>
              </w:rPr>
              <w:t xml:space="preserve"> Learning</w:t>
            </w:r>
          </w:p>
        </w:tc>
      </w:tr>
    </w:tbl>
    <w:p w14:paraId="6A9A0201" w14:textId="77777777" w:rsidR="009A24EB" w:rsidRDefault="009A24EB" w:rsidP="1E8FE5D8">
      <w:pPr>
        <w:jc w:val="both"/>
        <w:rPr>
          <w:rFonts w:cs="Calibri"/>
          <w:color w:val="303D67"/>
          <w:kern w:val="28"/>
          <w:sz w:val="36"/>
          <w:szCs w:val="36"/>
          <w:lang w:val="en-GB" w:eastAsia="de-DE"/>
        </w:rPr>
      </w:pPr>
      <w:r w:rsidRPr="0353B00F">
        <w:rPr>
          <w:lang w:val="en-GB"/>
        </w:rPr>
        <w:br w:type="page"/>
      </w:r>
    </w:p>
    <w:p w14:paraId="7BDED882" w14:textId="08A12EC7" w:rsidR="002D306E" w:rsidRDefault="5BBB12D3" w:rsidP="0353B00F">
      <w:pPr>
        <w:pStyle w:val="TOCHeading"/>
        <w:jc w:val="both"/>
        <w:rPr>
          <w:lang w:val="en-GB"/>
        </w:rPr>
      </w:pPr>
      <w:r w:rsidRPr="0353B00F">
        <w:rPr>
          <w:lang w:val="en-GB"/>
        </w:rPr>
        <w:lastRenderedPageBreak/>
        <w:t>Table of Contents</w:t>
      </w:r>
    </w:p>
    <w:sdt>
      <w:sdtPr>
        <w:id w:val="400758911"/>
        <w:docPartObj>
          <w:docPartGallery w:val="Table of Contents"/>
          <w:docPartUnique/>
        </w:docPartObj>
      </w:sdtPr>
      <w:sdtContent>
        <w:p w14:paraId="497B8EE6" w14:textId="5D5ADE0C" w:rsidR="005724D7" w:rsidRDefault="00121D4A">
          <w:pPr>
            <w:pStyle w:val="TOC1"/>
            <w:tabs>
              <w:tab w:val="right" w:leader="dot" w:pos="9011"/>
            </w:tabs>
            <w:rPr>
              <w:rFonts w:eastAsiaTheme="minorEastAsia" w:cstheme="minorBidi"/>
              <w:b w:val="0"/>
              <w:i w:val="0"/>
              <w:kern w:val="2"/>
              <w:sz w:val="22"/>
              <w:szCs w:val="22"/>
              <w14:ligatures w14:val="standardContextual"/>
            </w:rPr>
          </w:pPr>
          <w:r>
            <w:fldChar w:fldCharType="begin"/>
          </w:r>
          <w:r w:rsidR="001955CF">
            <w:instrText>TOC \o \z \u \h</w:instrText>
          </w:r>
          <w:r>
            <w:fldChar w:fldCharType="separate"/>
          </w:r>
          <w:hyperlink w:anchor="_Toc150941820" w:history="1">
            <w:r w:rsidR="005724D7" w:rsidRPr="007F4D08">
              <w:rPr>
                <w:rStyle w:val="Hyperlink"/>
                <w:noProof/>
                <w:lang w:val="en-GB"/>
              </w:rPr>
              <w:t>Versioning and contribution history</w:t>
            </w:r>
            <w:r w:rsidR="005724D7">
              <w:rPr>
                <w:noProof/>
                <w:webHidden/>
              </w:rPr>
              <w:tab/>
            </w:r>
            <w:r w:rsidR="005724D7">
              <w:rPr>
                <w:noProof/>
                <w:webHidden/>
              </w:rPr>
              <w:fldChar w:fldCharType="begin"/>
            </w:r>
            <w:r w:rsidR="005724D7">
              <w:rPr>
                <w:noProof/>
                <w:webHidden/>
              </w:rPr>
              <w:instrText xml:space="preserve"> PAGEREF _Toc150941820 \h </w:instrText>
            </w:r>
            <w:r w:rsidR="005724D7">
              <w:rPr>
                <w:noProof/>
                <w:webHidden/>
              </w:rPr>
            </w:r>
            <w:r w:rsidR="005724D7">
              <w:rPr>
                <w:noProof/>
                <w:webHidden/>
              </w:rPr>
              <w:fldChar w:fldCharType="separate"/>
            </w:r>
            <w:r w:rsidR="005724D7">
              <w:rPr>
                <w:noProof/>
                <w:webHidden/>
              </w:rPr>
              <w:t>2</w:t>
            </w:r>
            <w:r w:rsidR="005724D7">
              <w:rPr>
                <w:noProof/>
                <w:webHidden/>
              </w:rPr>
              <w:fldChar w:fldCharType="end"/>
            </w:r>
          </w:hyperlink>
        </w:p>
        <w:p w14:paraId="2425E2D3" w14:textId="7B2546C2" w:rsidR="005724D7" w:rsidRDefault="00000000">
          <w:pPr>
            <w:pStyle w:val="TOC1"/>
            <w:tabs>
              <w:tab w:val="right" w:leader="dot" w:pos="9011"/>
            </w:tabs>
            <w:rPr>
              <w:rFonts w:eastAsiaTheme="minorEastAsia" w:cstheme="minorBidi"/>
              <w:b w:val="0"/>
              <w:i w:val="0"/>
              <w:kern w:val="2"/>
              <w:sz w:val="22"/>
              <w:szCs w:val="22"/>
              <w14:ligatures w14:val="standardContextual"/>
            </w:rPr>
          </w:pPr>
          <w:hyperlink w:anchor="_Toc150941821" w:history="1">
            <w:r w:rsidR="005724D7" w:rsidRPr="007F4D08">
              <w:rPr>
                <w:rStyle w:val="Hyperlink"/>
                <w:noProof/>
                <w:lang w:val="en-GB"/>
              </w:rPr>
              <w:t>Terminology</w:t>
            </w:r>
            <w:r w:rsidR="005724D7">
              <w:rPr>
                <w:noProof/>
                <w:webHidden/>
              </w:rPr>
              <w:tab/>
            </w:r>
            <w:r w:rsidR="005724D7">
              <w:rPr>
                <w:noProof/>
                <w:webHidden/>
              </w:rPr>
              <w:fldChar w:fldCharType="begin"/>
            </w:r>
            <w:r w:rsidR="005724D7">
              <w:rPr>
                <w:noProof/>
                <w:webHidden/>
              </w:rPr>
              <w:instrText xml:space="preserve"> PAGEREF _Toc150941821 \h </w:instrText>
            </w:r>
            <w:r w:rsidR="005724D7">
              <w:rPr>
                <w:noProof/>
                <w:webHidden/>
              </w:rPr>
            </w:r>
            <w:r w:rsidR="005724D7">
              <w:rPr>
                <w:noProof/>
                <w:webHidden/>
              </w:rPr>
              <w:fldChar w:fldCharType="separate"/>
            </w:r>
            <w:r w:rsidR="005724D7">
              <w:rPr>
                <w:noProof/>
                <w:webHidden/>
              </w:rPr>
              <w:t>2</w:t>
            </w:r>
            <w:r w:rsidR="005724D7">
              <w:rPr>
                <w:noProof/>
                <w:webHidden/>
              </w:rPr>
              <w:fldChar w:fldCharType="end"/>
            </w:r>
          </w:hyperlink>
        </w:p>
        <w:p w14:paraId="5C7B8740" w14:textId="41F404F5" w:rsidR="005724D7" w:rsidRDefault="00000000">
          <w:pPr>
            <w:pStyle w:val="TOC1"/>
            <w:tabs>
              <w:tab w:val="right" w:leader="dot" w:pos="9011"/>
            </w:tabs>
            <w:rPr>
              <w:rFonts w:eastAsiaTheme="minorEastAsia" w:cstheme="minorBidi"/>
              <w:b w:val="0"/>
              <w:i w:val="0"/>
              <w:kern w:val="2"/>
              <w:sz w:val="22"/>
              <w:szCs w:val="22"/>
              <w14:ligatures w14:val="standardContextual"/>
            </w:rPr>
          </w:pPr>
          <w:hyperlink w:anchor="_Toc150941822" w:history="1">
            <w:r w:rsidR="005724D7" w:rsidRPr="007F4D08">
              <w:rPr>
                <w:rStyle w:val="Hyperlink"/>
                <w:noProof/>
                <w:lang w:val="en-GB"/>
              </w:rPr>
              <w:t>Table of Figures</w:t>
            </w:r>
            <w:r w:rsidR="005724D7">
              <w:rPr>
                <w:noProof/>
                <w:webHidden/>
              </w:rPr>
              <w:tab/>
            </w:r>
            <w:r w:rsidR="005724D7">
              <w:rPr>
                <w:noProof/>
                <w:webHidden/>
              </w:rPr>
              <w:fldChar w:fldCharType="begin"/>
            </w:r>
            <w:r w:rsidR="005724D7">
              <w:rPr>
                <w:noProof/>
                <w:webHidden/>
              </w:rPr>
              <w:instrText xml:space="preserve"> PAGEREF _Toc150941822 \h </w:instrText>
            </w:r>
            <w:r w:rsidR="005724D7">
              <w:rPr>
                <w:noProof/>
                <w:webHidden/>
              </w:rPr>
            </w:r>
            <w:r w:rsidR="005724D7">
              <w:rPr>
                <w:noProof/>
                <w:webHidden/>
              </w:rPr>
              <w:fldChar w:fldCharType="separate"/>
            </w:r>
            <w:r w:rsidR="005724D7">
              <w:rPr>
                <w:noProof/>
                <w:webHidden/>
              </w:rPr>
              <w:t>4</w:t>
            </w:r>
            <w:r w:rsidR="005724D7">
              <w:rPr>
                <w:noProof/>
                <w:webHidden/>
              </w:rPr>
              <w:fldChar w:fldCharType="end"/>
            </w:r>
          </w:hyperlink>
        </w:p>
        <w:p w14:paraId="0A0090D9" w14:textId="36397567" w:rsidR="005724D7" w:rsidRDefault="00000000">
          <w:pPr>
            <w:pStyle w:val="TOC1"/>
            <w:tabs>
              <w:tab w:val="right" w:leader="dot" w:pos="9011"/>
            </w:tabs>
            <w:rPr>
              <w:rFonts w:eastAsiaTheme="minorEastAsia" w:cstheme="minorBidi"/>
              <w:b w:val="0"/>
              <w:i w:val="0"/>
              <w:kern w:val="2"/>
              <w:sz w:val="22"/>
              <w:szCs w:val="22"/>
              <w14:ligatures w14:val="standardContextual"/>
            </w:rPr>
          </w:pPr>
          <w:hyperlink w:anchor="_Toc150941823" w:history="1">
            <w:r w:rsidR="005724D7" w:rsidRPr="007F4D08">
              <w:rPr>
                <w:rStyle w:val="Hyperlink"/>
                <w:noProof/>
                <w:lang w:val="en-GB"/>
              </w:rPr>
              <w:t>Executive Summary</w:t>
            </w:r>
            <w:r w:rsidR="005724D7">
              <w:rPr>
                <w:noProof/>
                <w:webHidden/>
              </w:rPr>
              <w:tab/>
            </w:r>
            <w:r w:rsidR="005724D7">
              <w:rPr>
                <w:noProof/>
                <w:webHidden/>
              </w:rPr>
              <w:fldChar w:fldCharType="begin"/>
            </w:r>
            <w:r w:rsidR="005724D7">
              <w:rPr>
                <w:noProof/>
                <w:webHidden/>
              </w:rPr>
              <w:instrText xml:space="preserve"> PAGEREF _Toc150941823 \h </w:instrText>
            </w:r>
            <w:r w:rsidR="005724D7">
              <w:rPr>
                <w:noProof/>
                <w:webHidden/>
              </w:rPr>
            </w:r>
            <w:r w:rsidR="005724D7">
              <w:rPr>
                <w:noProof/>
                <w:webHidden/>
              </w:rPr>
              <w:fldChar w:fldCharType="separate"/>
            </w:r>
            <w:r w:rsidR="005724D7">
              <w:rPr>
                <w:noProof/>
                <w:webHidden/>
              </w:rPr>
              <w:t>6</w:t>
            </w:r>
            <w:r w:rsidR="005724D7">
              <w:rPr>
                <w:noProof/>
                <w:webHidden/>
              </w:rPr>
              <w:fldChar w:fldCharType="end"/>
            </w:r>
          </w:hyperlink>
        </w:p>
        <w:p w14:paraId="52C18C34" w14:textId="3B8FEE54" w:rsidR="005724D7" w:rsidRDefault="00000000">
          <w:pPr>
            <w:pStyle w:val="TOC1"/>
            <w:tabs>
              <w:tab w:val="left" w:pos="440"/>
              <w:tab w:val="right" w:leader="dot" w:pos="9011"/>
            </w:tabs>
            <w:rPr>
              <w:rFonts w:eastAsiaTheme="minorEastAsia" w:cstheme="minorBidi"/>
              <w:b w:val="0"/>
              <w:i w:val="0"/>
              <w:kern w:val="2"/>
              <w:sz w:val="22"/>
              <w:szCs w:val="22"/>
              <w14:ligatures w14:val="standardContextual"/>
            </w:rPr>
          </w:pPr>
          <w:hyperlink w:anchor="_Toc150941824" w:history="1">
            <w:r w:rsidR="005724D7" w:rsidRPr="007F4D08">
              <w:rPr>
                <w:rStyle w:val="Hyperlink"/>
                <w:noProof/>
                <w:lang w:val="en-GB"/>
              </w:rPr>
              <w:t>1</w:t>
            </w:r>
            <w:r w:rsidR="005724D7">
              <w:rPr>
                <w:rFonts w:eastAsiaTheme="minorEastAsia" w:cstheme="minorBidi"/>
                <w:b w:val="0"/>
                <w:i w:val="0"/>
                <w:kern w:val="2"/>
                <w:sz w:val="22"/>
                <w:szCs w:val="22"/>
                <w14:ligatures w14:val="standardContextual"/>
              </w:rPr>
              <w:tab/>
            </w:r>
            <w:r w:rsidR="005724D7" w:rsidRPr="007F4D08">
              <w:rPr>
                <w:rStyle w:val="Hyperlink"/>
                <w:noProof/>
                <w:lang w:val="en-GB"/>
              </w:rPr>
              <w:t>Introduction</w:t>
            </w:r>
            <w:r w:rsidR="005724D7">
              <w:rPr>
                <w:noProof/>
                <w:webHidden/>
              </w:rPr>
              <w:tab/>
            </w:r>
            <w:r w:rsidR="005724D7">
              <w:rPr>
                <w:noProof/>
                <w:webHidden/>
              </w:rPr>
              <w:fldChar w:fldCharType="begin"/>
            </w:r>
            <w:r w:rsidR="005724D7">
              <w:rPr>
                <w:noProof/>
                <w:webHidden/>
              </w:rPr>
              <w:instrText xml:space="preserve"> PAGEREF _Toc150941824 \h </w:instrText>
            </w:r>
            <w:r w:rsidR="005724D7">
              <w:rPr>
                <w:noProof/>
                <w:webHidden/>
              </w:rPr>
            </w:r>
            <w:r w:rsidR="005724D7">
              <w:rPr>
                <w:noProof/>
                <w:webHidden/>
              </w:rPr>
              <w:fldChar w:fldCharType="separate"/>
            </w:r>
            <w:r w:rsidR="005724D7">
              <w:rPr>
                <w:noProof/>
                <w:webHidden/>
              </w:rPr>
              <w:t>7</w:t>
            </w:r>
            <w:r w:rsidR="005724D7">
              <w:rPr>
                <w:noProof/>
                <w:webHidden/>
              </w:rPr>
              <w:fldChar w:fldCharType="end"/>
            </w:r>
          </w:hyperlink>
        </w:p>
        <w:p w14:paraId="662C89A5" w14:textId="784E2043" w:rsidR="005724D7" w:rsidRDefault="00000000">
          <w:pPr>
            <w:pStyle w:val="TOC2"/>
            <w:tabs>
              <w:tab w:val="left" w:pos="880"/>
              <w:tab w:val="right" w:leader="dot" w:pos="9011"/>
            </w:tabs>
            <w:rPr>
              <w:rFonts w:eastAsiaTheme="minorEastAsia" w:cstheme="minorBidi"/>
              <w:b w:val="0"/>
              <w:kern w:val="2"/>
              <w14:ligatures w14:val="standardContextual"/>
            </w:rPr>
          </w:pPr>
          <w:hyperlink w:anchor="_Toc150941825" w:history="1">
            <w:r w:rsidR="005724D7" w:rsidRPr="007F4D08">
              <w:rPr>
                <w:rStyle w:val="Hyperlink"/>
                <w:noProof/>
                <w:lang w:val="en-GB"/>
              </w:rPr>
              <w:t>1.1</w:t>
            </w:r>
            <w:r w:rsidR="005724D7">
              <w:rPr>
                <w:rFonts w:eastAsiaTheme="minorEastAsia" w:cstheme="minorBidi"/>
                <w:b w:val="0"/>
                <w:kern w:val="2"/>
                <w14:ligatures w14:val="standardContextual"/>
              </w:rPr>
              <w:tab/>
            </w:r>
            <w:r w:rsidR="005724D7" w:rsidRPr="007F4D08">
              <w:rPr>
                <w:rStyle w:val="Hyperlink"/>
                <w:noProof/>
                <w:lang w:val="en-GB"/>
              </w:rPr>
              <w:t>Scope of D3.4</w:t>
            </w:r>
            <w:r w:rsidR="005724D7">
              <w:rPr>
                <w:noProof/>
                <w:webHidden/>
              </w:rPr>
              <w:tab/>
            </w:r>
            <w:r w:rsidR="005724D7">
              <w:rPr>
                <w:noProof/>
                <w:webHidden/>
              </w:rPr>
              <w:fldChar w:fldCharType="begin"/>
            </w:r>
            <w:r w:rsidR="005724D7">
              <w:rPr>
                <w:noProof/>
                <w:webHidden/>
              </w:rPr>
              <w:instrText xml:space="preserve"> PAGEREF _Toc150941825 \h </w:instrText>
            </w:r>
            <w:r w:rsidR="005724D7">
              <w:rPr>
                <w:noProof/>
                <w:webHidden/>
              </w:rPr>
            </w:r>
            <w:r w:rsidR="005724D7">
              <w:rPr>
                <w:noProof/>
                <w:webHidden/>
              </w:rPr>
              <w:fldChar w:fldCharType="separate"/>
            </w:r>
            <w:r w:rsidR="005724D7">
              <w:rPr>
                <w:noProof/>
                <w:webHidden/>
              </w:rPr>
              <w:t>7</w:t>
            </w:r>
            <w:r w:rsidR="005724D7">
              <w:rPr>
                <w:noProof/>
                <w:webHidden/>
              </w:rPr>
              <w:fldChar w:fldCharType="end"/>
            </w:r>
          </w:hyperlink>
        </w:p>
        <w:p w14:paraId="55A96837" w14:textId="2204D0A8" w:rsidR="005724D7" w:rsidRDefault="00000000">
          <w:pPr>
            <w:pStyle w:val="TOC2"/>
            <w:tabs>
              <w:tab w:val="left" w:pos="880"/>
              <w:tab w:val="right" w:leader="dot" w:pos="9011"/>
            </w:tabs>
            <w:rPr>
              <w:rFonts w:eastAsiaTheme="minorEastAsia" w:cstheme="minorBidi"/>
              <w:b w:val="0"/>
              <w:kern w:val="2"/>
              <w14:ligatures w14:val="standardContextual"/>
            </w:rPr>
          </w:pPr>
          <w:hyperlink w:anchor="_Toc150941826" w:history="1">
            <w:r w:rsidR="005724D7" w:rsidRPr="007F4D08">
              <w:rPr>
                <w:rStyle w:val="Hyperlink"/>
                <w:noProof/>
                <w:lang w:val="en-GB"/>
              </w:rPr>
              <w:t>1.2</w:t>
            </w:r>
            <w:r w:rsidR="005724D7">
              <w:rPr>
                <w:rFonts w:eastAsiaTheme="minorEastAsia" w:cstheme="minorBidi"/>
                <w:b w:val="0"/>
                <w:kern w:val="2"/>
                <w14:ligatures w14:val="standardContextual"/>
              </w:rPr>
              <w:tab/>
            </w:r>
            <w:r w:rsidR="005724D7" w:rsidRPr="007F4D08">
              <w:rPr>
                <w:rStyle w:val="Hyperlink"/>
                <w:noProof/>
                <w:lang w:val="en-GB"/>
              </w:rPr>
              <w:t>Relation to other deliverables</w:t>
            </w:r>
            <w:r w:rsidR="005724D7">
              <w:rPr>
                <w:noProof/>
                <w:webHidden/>
              </w:rPr>
              <w:tab/>
            </w:r>
            <w:r w:rsidR="005724D7">
              <w:rPr>
                <w:noProof/>
                <w:webHidden/>
              </w:rPr>
              <w:fldChar w:fldCharType="begin"/>
            </w:r>
            <w:r w:rsidR="005724D7">
              <w:rPr>
                <w:noProof/>
                <w:webHidden/>
              </w:rPr>
              <w:instrText xml:space="preserve"> PAGEREF _Toc150941826 \h </w:instrText>
            </w:r>
            <w:r w:rsidR="005724D7">
              <w:rPr>
                <w:noProof/>
                <w:webHidden/>
              </w:rPr>
            </w:r>
            <w:r w:rsidR="005724D7">
              <w:rPr>
                <w:noProof/>
                <w:webHidden/>
              </w:rPr>
              <w:fldChar w:fldCharType="separate"/>
            </w:r>
            <w:r w:rsidR="005724D7">
              <w:rPr>
                <w:noProof/>
                <w:webHidden/>
              </w:rPr>
              <w:t>7</w:t>
            </w:r>
            <w:r w:rsidR="005724D7">
              <w:rPr>
                <w:noProof/>
                <w:webHidden/>
              </w:rPr>
              <w:fldChar w:fldCharType="end"/>
            </w:r>
          </w:hyperlink>
        </w:p>
        <w:p w14:paraId="5F0FE7AF" w14:textId="21AD741E" w:rsidR="005724D7" w:rsidRDefault="00000000">
          <w:pPr>
            <w:pStyle w:val="TOC1"/>
            <w:tabs>
              <w:tab w:val="left" w:pos="440"/>
              <w:tab w:val="right" w:leader="dot" w:pos="9011"/>
            </w:tabs>
            <w:rPr>
              <w:rFonts w:eastAsiaTheme="minorEastAsia" w:cstheme="minorBidi"/>
              <w:b w:val="0"/>
              <w:i w:val="0"/>
              <w:kern w:val="2"/>
              <w:sz w:val="22"/>
              <w:szCs w:val="22"/>
              <w14:ligatures w14:val="standardContextual"/>
            </w:rPr>
          </w:pPr>
          <w:hyperlink w:anchor="_Toc150941827" w:history="1">
            <w:r w:rsidR="005724D7" w:rsidRPr="007F4D08">
              <w:rPr>
                <w:rStyle w:val="Hyperlink"/>
                <w:noProof/>
                <w:lang w:val="en-GB"/>
              </w:rPr>
              <w:t>2</w:t>
            </w:r>
            <w:r w:rsidR="005724D7">
              <w:rPr>
                <w:rFonts w:eastAsiaTheme="minorEastAsia" w:cstheme="minorBidi"/>
                <w:b w:val="0"/>
                <w:i w:val="0"/>
                <w:kern w:val="2"/>
                <w:sz w:val="22"/>
                <w:szCs w:val="22"/>
                <w14:ligatures w14:val="standardContextual"/>
              </w:rPr>
              <w:tab/>
            </w:r>
            <w:r w:rsidR="005724D7" w:rsidRPr="007F4D08">
              <w:rPr>
                <w:rStyle w:val="Hyperlink"/>
                <w:noProof/>
                <w:lang w:val="en-GB"/>
              </w:rPr>
              <w:t>Development of ML Models</w:t>
            </w:r>
            <w:r w:rsidR="005724D7">
              <w:rPr>
                <w:noProof/>
                <w:webHidden/>
              </w:rPr>
              <w:tab/>
            </w:r>
            <w:r w:rsidR="005724D7">
              <w:rPr>
                <w:noProof/>
                <w:webHidden/>
              </w:rPr>
              <w:fldChar w:fldCharType="begin"/>
            </w:r>
            <w:r w:rsidR="005724D7">
              <w:rPr>
                <w:noProof/>
                <w:webHidden/>
              </w:rPr>
              <w:instrText xml:space="preserve"> PAGEREF _Toc150941827 \h </w:instrText>
            </w:r>
            <w:r w:rsidR="005724D7">
              <w:rPr>
                <w:noProof/>
                <w:webHidden/>
              </w:rPr>
            </w:r>
            <w:r w:rsidR="005724D7">
              <w:rPr>
                <w:noProof/>
                <w:webHidden/>
              </w:rPr>
              <w:fldChar w:fldCharType="separate"/>
            </w:r>
            <w:r w:rsidR="005724D7">
              <w:rPr>
                <w:noProof/>
                <w:webHidden/>
              </w:rPr>
              <w:t>8</w:t>
            </w:r>
            <w:r w:rsidR="005724D7">
              <w:rPr>
                <w:noProof/>
                <w:webHidden/>
              </w:rPr>
              <w:fldChar w:fldCharType="end"/>
            </w:r>
          </w:hyperlink>
        </w:p>
        <w:p w14:paraId="00381F63" w14:textId="29E7BD00" w:rsidR="005724D7" w:rsidRDefault="00000000">
          <w:pPr>
            <w:pStyle w:val="TOC2"/>
            <w:tabs>
              <w:tab w:val="left" w:pos="880"/>
              <w:tab w:val="right" w:leader="dot" w:pos="9011"/>
            </w:tabs>
            <w:rPr>
              <w:rFonts w:eastAsiaTheme="minorEastAsia" w:cstheme="minorBidi"/>
              <w:b w:val="0"/>
              <w:kern w:val="2"/>
              <w14:ligatures w14:val="standardContextual"/>
            </w:rPr>
          </w:pPr>
          <w:hyperlink w:anchor="_Toc150941828" w:history="1">
            <w:r w:rsidR="005724D7" w:rsidRPr="007F4D08">
              <w:rPr>
                <w:rStyle w:val="Hyperlink"/>
                <w:noProof/>
                <w:lang w:val="en-GB"/>
              </w:rPr>
              <w:t>2.1</w:t>
            </w:r>
            <w:r w:rsidR="005724D7">
              <w:rPr>
                <w:rFonts w:eastAsiaTheme="minorEastAsia" w:cstheme="minorBidi"/>
                <w:b w:val="0"/>
                <w:kern w:val="2"/>
                <w14:ligatures w14:val="standardContextual"/>
              </w:rPr>
              <w:tab/>
            </w:r>
            <w:r w:rsidR="005724D7" w:rsidRPr="007F4D08">
              <w:rPr>
                <w:rStyle w:val="Hyperlink"/>
                <w:noProof/>
                <w:lang w:val="en-GB"/>
              </w:rPr>
              <w:t>Introduction</w:t>
            </w:r>
            <w:r w:rsidR="005724D7">
              <w:rPr>
                <w:noProof/>
                <w:webHidden/>
              </w:rPr>
              <w:tab/>
            </w:r>
            <w:r w:rsidR="005724D7">
              <w:rPr>
                <w:noProof/>
                <w:webHidden/>
              </w:rPr>
              <w:fldChar w:fldCharType="begin"/>
            </w:r>
            <w:r w:rsidR="005724D7">
              <w:rPr>
                <w:noProof/>
                <w:webHidden/>
              </w:rPr>
              <w:instrText xml:space="preserve"> PAGEREF _Toc150941828 \h </w:instrText>
            </w:r>
            <w:r w:rsidR="005724D7">
              <w:rPr>
                <w:noProof/>
                <w:webHidden/>
              </w:rPr>
            </w:r>
            <w:r w:rsidR="005724D7">
              <w:rPr>
                <w:noProof/>
                <w:webHidden/>
              </w:rPr>
              <w:fldChar w:fldCharType="separate"/>
            </w:r>
            <w:r w:rsidR="005724D7">
              <w:rPr>
                <w:noProof/>
                <w:webHidden/>
              </w:rPr>
              <w:t>8</w:t>
            </w:r>
            <w:r w:rsidR="005724D7">
              <w:rPr>
                <w:noProof/>
                <w:webHidden/>
              </w:rPr>
              <w:fldChar w:fldCharType="end"/>
            </w:r>
          </w:hyperlink>
        </w:p>
        <w:p w14:paraId="0418C148" w14:textId="2E1E3F4B" w:rsidR="005724D7" w:rsidRDefault="00000000">
          <w:pPr>
            <w:pStyle w:val="TOC2"/>
            <w:tabs>
              <w:tab w:val="left" w:pos="880"/>
              <w:tab w:val="right" w:leader="dot" w:pos="9011"/>
            </w:tabs>
            <w:rPr>
              <w:rFonts w:eastAsiaTheme="minorEastAsia" w:cstheme="minorBidi"/>
              <w:b w:val="0"/>
              <w:kern w:val="2"/>
              <w14:ligatures w14:val="standardContextual"/>
            </w:rPr>
          </w:pPr>
          <w:hyperlink w:anchor="_Toc150941829" w:history="1">
            <w:r w:rsidR="005724D7" w:rsidRPr="007F4D08">
              <w:rPr>
                <w:rStyle w:val="Hyperlink"/>
                <w:noProof/>
                <w:lang w:val="en-GB"/>
              </w:rPr>
              <w:t>2.2</w:t>
            </w:r>
            <w:r w:rsidR="005724D7">
              <w:rPr>
                <w:rFonts w:eastAsiaTheme="minorEastAsia" w:cstheme="minorBidi"/>
                <w:b w:val="0"/>
                <w:kern w:val="2"/>
                <w14:ligatures w14:val="standardContextual"/>
              </w:rPr>
              <w:tab/>
            </w:r>
            <w:r w:rsidR="005724D7" w:rsidRPr="007F4D08">
              <w:rPr>
                <w:rStyle w:val="Hyperlink"/>
                <w:noProof/>
                <w:lang w:val="en-GB"/>
              </w:rPr>
              <w:t>Self-Supervised Learning (SSL) models</w:t>
            </w:r>
            <w:r w:rsidR="005724D7">
              <w:rPr>
                <w:noProof/>
                <w:webHidden/>
              </w:rPr>
              <w:tab/>
            </w:r>
            <w:r w:rsidR="005724D7">
              <w:rPr>
                <w:noProof/>
                <w:webHidden/>
              </w:rPr>
              <w:fldChar w:fldCharType="begin"/>
            </w:r>
            <w:r w:rsidR="005724D7">
              <w:rPr>
                <w:noProof/>
                <w:webHidden/>
              </w:rPr>
              <w:instrText xml:space="preserve"> PAGEREF _Toc150941829 \h </w:instrText>
            </w:r>
            <w:r w:rsidR="005724D7">
              <w:rPr>
                <w:noProof/>
                <w:webHidden/>
              </w:rPr>
            </w:r>
            <w:r w:rsidR="005724D7">
              <w:rPr>
                <w:noProof/>
                <w:webHidden/>
              </w:rPr>
              <w:fldChar w:fldCharType="separate"/>
            </w:r>
            <w:r w:rsidR="005724D7">
              <w:rPr>
                <w:noProof/>
                <w:webHidden/>
              </w:rPr>
              <w:t>9</w:t>
            </w:r>
            <w:r w:rsidR="005724D7">
              <w:rPr>
                <w:noProof/>
                <w:webHidden/>
              </w:rPr>
              <w:fldChar w:fldCharType="end"/>
            </w:r>
          </w:hyperlink>
        </w:p>
        <w:p w14:paraId="44BB8FFE" w14:textId="2E945839"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0" w:history="1">
            <w:r w:rsidR="005724D7" w:rsidRPr="007F4D08">
              <w:rPr>
                <w:rStyle w:val="Hyperlink"/>
                <w:noProof/>
                <w:lang w:val="en-GB"/>
              </w:rPr>
              <w:t>2.2.1</w:t>
            </w:r>
            <w:r w:rsidR="005724D7">
              <w:rPr>
                <w:rFonts w:eastAsiaTheme="minorEastAsia" w:cstheme="minorBidi"/>
                <w:kern w:val="2"/>
                <w:sz w:val="22"/>
                <w:szCs w:val="22"/>
                <w14:ligatures w14:val="standardContextual"/>
              </w:rPr>
              <w:tab/>
            </w:r>
            <w:r w:rsidR="005724D7" w:rsidRPr="007F4D08">
              <w:rPr>
                <w:rStyle w:val="Hyperlink"/>
                <w:noProof/>
                <w:lang w:val="en-GB"/>
              </w:rPr>
              <w:t>Introduction to Self-Supervised Learning</w:t>
            </w:r>
            <w:r w:rsidR="005724D7">
              <w:rPr>
                <w:noProof/>
                <w:webHidden/>
              </w:rPr>
              <w:tab/>
            </w:r>
            <w:r w:rsidR="005724D7">
              <w:rPr>
                <w:noProof/>
                <w:webHidden/>
              </w:rPr>
              <w:fldChar w:fldCharType="begin"/>
            </w:r>
            <w:r w:rsidR="005724D7">
              <w:rPr>
                <w:noProof/>
                <w:webHidden/>
              </w:rPr>
              <w:instrText xml:space="preserve"> PAGEREF _Toc150941830 \h </w:instrText>
            </w:r>
            <w:r w:rsidR="005724D7">
              <w:rPr>
                <w:noProof/>
                <w:webHidden/>
              </w:rPr>
            </w:r>
            <w:r w:rsidR="005724D7">
              <w:rPr>
                <w:noProof/>
                <w:webHidden/>
              </w:rPr>
              <w:fldChar w:fldCharType="separate"/>
            </w:r>
            <w:r w:rsidR="005724D7">
              <w:rPr>
                <w:noProof/>
                <w:webHidden/>
              </w:rPr>
              <w:t>9</w:t>
            </w:r>
            <w:r w:rsidR="005724D7">
              <w:rPr>
                <w:noProof/>
                <w:webHidden/>
              </w:rPr>
              <w:fldChar w:fldCharType="end"/>
            </w:r>
          </w:hyperlink>
        </w:p>
        <w:p w14:paraId="6A8FEB42" w14:textId="26FD3820"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1" w:history="1">
            <w:r w:rsidR="005724D7" w:rsidRPr="007F4D08">
              <w:rPr>
                <w:rStyle w:val="Hyperlink"/>
                <w:noProof/>
                <w:lang w:val="en-GB"/>
              </w:rPr>
              <w:t>2.2.2</w:t>
            </w:r>
            <w:r w:rsidR="005724D7">
              <w:rPr>
                <w:rFonts w:eastAsiaTheme="minorEastAsia" w:cstheme="minorBidi"/>
                <w:kern w:val="2"/>
                <w:sz w:val="22"/>
                <w:szCs w:val="22"/>
                <w14:ligatures w14:val="standardContextual"/>
              </w:rPr>
              <w:tab/>
            </w:r>
            <w:r w:rsidR="005724D7" w:rsidRPr="007F4D08">
              <w:rPr>
                <w:rStyle w:val="Hyperlink"/>
                <w:noProof/>
                <w:lang w:val="en-GB"/>
              </w:rPr>
              <w:t>Data type selection and data preparation</w:t>
            </w:r>
            <w:r w:rsidR="005724D7">
              <w:rPr>
                <w:noProof/>
                <w:webHidden/>
              </w:rPr>
              <w:tab/>
            </w:r>
            <w:r w:rsidR="005724D7">
              <w:rPr>
                <w:noProof/>
                <w:webHidden/>
              </w:rPr>
              <w:fldChar w:fldCharType="begin"/>
            </w:r>
            <w:r w:rsidR="005724D7">
              <w:rPr>
                <w:noProof/>
                <w:webHidden/>
              </w:rPr>
              <w:instrText xml:space="preserve"> PAGEREF _Toc150941831 \h </w:instrText>
            </w:r>
            <w:r w:rsidR="005724D7">
              <w:rPr>
                <w:noProof/>
                <w:webHidden/>
              </w:rPr>
            </w:r>
            <w:r w:rsidR="005724D7">
              <w:rPr>
                <w:noProof/>
                <w:webHidden/>
              </w:rPr>
              <w:fldChar w:fldCharType="separate"/>
            </w:r>
            <w:r w:rsidR="005724D7">
              <w:rPr>
                <w:noProof/>
                <w:webHidden/>
              </w:rPr>
              <w:t>13</w:t>
            </w:r>
            <w:r w:rsidR="005724D7">
              <w:rPr>
                <w:noProof/>
                <w:webHidden/>
              </w:rPr>
              <w:fldChar w:fldCharType="end"/>
            </w:r>
          </w:hyperlink>
        </w:p>
        <w:p w14:paraId="2E4130D3" w14:textId="6E26A7FA"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2" w:history="1">
            <w:r w:rsidR="005724D7" w:rsidRPr="007F4D08">
              <w:rPr>
                <w:rStyle w:val="Hyperlink"/>
                <w:noProof/>
                <w:lang w:val="en-GB"/>
              </w:rPr>
              <w:t>2.2.3</w:t>
            </w:r>
            <w:r w:rsidR="005724D7">
              <w:rPr>
                <w:rFonts w:eastAsiaTheme="minorEastAsia" w:cstheme="minorBidi"/>
                <w:kern w:val="2"/>
                <w:sz w:val="22"/>
                <w:szCs w:val="22"/>
                <w14:ligatures w14:val="standardContextual"/>
              </w:rPr>
              <w:tab/>
            </w:r>
            <w:r w:rsidR="005724D7" w:rsidRPr="007F4D08">
              <w:rPr>
                <w:rStyle w:val="Hyperlink"/>
                <w:rFonts w:eastAsia="Calibri" w:cs="Calibri"/>
                <w:noProof/>
                <w:lang w:val="en-GB"/>
              </w:rPr>
              <w:t>Model Evaluation protocol</w:t>
            </w:r>
            <w:r w:rsidR="005724D7">
              <w:rPr>
                <w:noProof/>
                <w:webHidden/>
              </w:rPr>
              <w:tab/>
            </w:r>
            <w:r w:rsidR="005724D7">
              <w:rPr>
                <w:noProof/>
                <w:webHidden/>
              </w:rPr>
              <w:fldChar w:fldCharType="begin"/>
            </w:r>
            <w:r w:rsidR="005724D7">
              <w:rPr>
                <w:noProof/>
                <w:webHidden/>
              </w:rPr>
              <w:instrText xml:space="preserve"> PAGEREF _Toc150941832 \h </w:instrText>
            </w:r>
            <w:r w:rsidR="005724D7">
              <w:rPr>
                <w:noProof/>
                <w:webHidden/>
              </w:rPr>
            </w:r>
            <w:r w:rsidR="005724D7">
              <w:rPr>
                <w:noProof/>
                <w:webHidden/>
              </w:rPr>
              <w:fldChar w:fldCharType="separate"/>
            </w:r>
            <w:r w:rsidR="005724D7">
              <w:rPr>
                <w:noProof/>
                <w:webHidden/>
              </w:rPr>
              <w:t>15</w:t>
            </w:r>
            <w:r w:rsidR="005724D7">
              <w:rPr>
                <w:noProof/>
                <w:webHidden/>
              </w:rPr>
              <w:fldChar w:fldCharType="end"/>
            </w:r>
          </w:hyperlink>
        </w:p>
        <w:p w14:paraId="15FACD12" w14:textId="0D87A8C4"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3" w:history="1">
            <w:r w:rsidR="005724D7" w:rsidRPr="007F4D08">
              <w:rPr>
                <w:rStyle w:val="Hyperlink"/>
                <w:noProof/>
                <w:lang w:val="en-GB"/>
              </w:rPr>
              <w:t>2.2.4</w:t>
            </w:r>
            <w:r w:rsidR="005724D7">
              <w:rPr>
                <w:rFonts w:eastAsiaTheme="minorEastAsia" w:cstheme="minorBidi"/>
                <w:kern w:val="2"/>
                <w:sz w:val="22"/>
                <w:szCs w:val="22"/>
                <w14:ligatures w14:val="standardContextual"/>
              </w:rPr>
              <w:tab/>
            </w:r>
            <w:r w:rsidR="005724D7" w:rsidRPr="007F4D08">
              <w:rPr>
                <w:rStyle w:val="Hyperlink"/>
                <w:noProof/>
                <w:lang w:val="en-GB"/>
              </w:rPr>
              <w:t>Model Training</w:t>
            </w:r>
            <w:r w:rsidR="005724D7">
              <w:rPr>
                <w:noProof/>
                <w:webHidden/>
              </w:rPr>
              <w:tab/>
            </w:r>
            <w:r w:rsidR="005724D7">
              <w:rPr>
                <w:noProof/>
                <w:webHidden/>
              </w:rPr>
              <w:fldChar w:fldCharType="begin"/>
            </w:r>
            <w:r w:rsidR="005724D7">
              <w:rPr>
                <w:noProof/>
                <w:webHidden/>
              </w:rPr>
              <w:instrText xml:space="preserve"> PAGEREF _Toc150941833 \h </w:instrText>
            </w:r>
            <w:r w:rsidR="005724D7">
              <w:rPr>
                <w:noProof/>
                <w:webHidden/>
              </w:rPr>
            </w:r>
            <w:r w:rsidR="005724D7">
              <w:rPr>
                <w:noProof/>
                <w:webHidden/>
              </w:rPr>
              <w:fldChar w:fldCharType="separate"/>
            </w:r>
            <w:r w:rsidR="005724D7">
              <w:rPr>
                <w:noProof/>
                <w:webHidden/>
              </w:rPr>
              <w:t>17</w:t>
            </w:r>
            <w:r w:rsidR="005724D7">
              <w:rPr>
                <w:noProof/>
                <w:webHidden/>
              </w:rPr>
              <w:fldChar w:fldCharType="end"/>
            </w:r>
          </w:hyperlink>
        </w:p>
        <w:p w14:paraId="5199EAC7" w14:textId="61BB1D06"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4" w:history="1">
            <w:r w:rsidR="005724D7" w:rsidRPr="007F4D08">
              <w:rPr>
                <w:rStyle w:val="Hyperlink"/>
                <w:noProof/>
                <w:lang w:val="en-GB"/>
              </w:rPr>
              <w:t>2.2.5</w:t>
            </w:r>
            <w:r w:rsidR="005724D7">
              <w:rPr>
                <w:rFonts w:eastAsiaTheme="minorEastAsia" w:cstheme="minorBidi"/>
                <w:kern w:val="2"/>
                <w:sz w:val="22"/>
                <w:szCs w:val="22"/>
                <w14:ligatures w14:val="standardContextual"/>
              </w:rPr>
              <w:tab/>
            </w:r>
            <w:r w:rsidR="005724D7" w:rsidRPr="007F4D08">
              <w:rPr>
                <w:rStyle w:val="Hyperlink"/>
                <w:rFonts w:eastAsia="Calibri" w:cs="Calibri"/>
                <w:noProof/>
                <w:lang w:val="en-GB"/>
              </w:rPr>
              <w:t>Model finetuning and evaluation</w:t>
            </w:r>
            <w:r w:rsidR="005724D7">
              <w:rPr>
                <w:noProof/>
                <w:webHidden/>
              </w:rPr>
              <w:tab/>
            </w:r>
            <w:r w:rsidR="005724D7">
              <w:rPr>
                <w:noProof/>
                <w:webHidden/>
              </w:rPr>
              <w:fldChar w:fldCharType="begin"/>
            </w:r>
            <w:r w:rsidR="005724D7">
              <w:rPr>
                <w:noProof/>
                <w:webHidden/>
              </w:rPr>
              <w:instrText xml:space="preserve"> PAGEREF _Toc150941834 \h </w:instrText>
            </w:r>
            <w:r w:rsidR="005724D7">
              <w:rPr>
                <w:noProof/>
                <w:webHidden/>
              </w:rPr>
            </w:r>
            <w:r w:rsidR="005724D7">
              <w:rPr>
                <w:noProof/>
                <w:webHidden/>
              </w:rPr>
              <w:fldChar w:fldCharType="separate"/>
            </w:r>
            <w:r w:rsidR="005724D7">
              <w:rPr>
                <w:noProof/>
                <w:webHidden/>
              </w:rPr>
              <w:t>18</w:t>
            </w:r>
            <w:r w:rsidR="005724D7">
              <w:rPr>
                <w:noProof/>
                <w:webHidden/>
              </w:rPr>
              <w:fldChar w:fldCharType="end"/>
            </w:r>
          </w:hyperlink>
        </w:p>
        <w:p w14:paraId="18D0B9D3" w14:textId="59943B6C" w:rsidR="005724D7" w:rsidRDefault="00000000">
          <w:pPr>
            <w:pStyle w:val="TOC2"/>
            <w:tabs>
              <w:tab w:val="left" w:pos="880"/>
              <w:tab w:val="right" w:leader="dot" w:pos="9011"/>
            </w:tabs>
            <w:rPr>
              <w:rFonts w:eastAsiaTheme="minorEastAsia" w:cstheme="minorBidi"/>
              <w:b w:val="0"/>
              <w:kern w:val="2"/>
              <w14:ligatures w14:val="standardContextual"/>
            </w:rPr>
          </w:pPr>
          <w:hyperlink w:anchor="_Toc150941835" w:history="1">
            <w:r w:rsidR="005724D7" w:rsidRPr="007F4D08">
              <w:rPr>
                <w:rStyle w:val="Hyperlink"/>
                <w:noProof/>
                <w:lang w:val="en-GB"/>
              </w:rPr>
              <w:t>2.3</w:t>
            </w:r>
            <w:r w:rsidR="005724D7">
              <w:rPr>
                <w:rFonts w:eastAsiaTheme="minorEastAsia" w:cstheme="minorBidi"/>
                <w:b w:val="0"/>
                <w:kern w:val="2"/>
                <w14:ligatures w14:val="standardContextual"/>
              </w:rPr>
              <w:tab/>
            </w:r>
            <w:r w:rsidR="005724D7" w:rsidRPr="007F4D08">
              <w:rPr>
                <w:rStyle w:val="Hyperlink"/>
                <w:noProof/>
                <w:lang w:val="en-GB"/>
              </w:rPr>
              <w:t>Learned Compression (LC) models</w:t>
            </w:r>
            <w:r w:rsidR="005724D7">
              <w:rPr>
                <w:noProof/>
                <w:webHidden/>
              </w:rPr>
              <w:tab/>
            </w:r>
            <w:r w:rsidR="005724D7">
              <w:rPr>
                <w:noProof/>
                <w:webHidden/>
              </w:rPr>
              <w:fldChar w:fldCharType="begin"/>
            </w:r>
            <w:r w:rsidR="005724D7">
              <w:rPr>
                <w:noProof/>
                <w:webHidden/>
              </w:rPr>
              <w:instrText xml:space="preserve"> PAGEREF _Toc150941835 \h </w:instrText>
            </w:r>
            <w:r w:rsidR="005724D7">
              <w:rPr>
                <w:noProof/>
                <w:webHidden/>
              </w:rPr>
            </w:r>
            <w:r w:rsidR="005724D7">
              <w:rPr>
                <w:noProof/>
                <w:webHidden/>
              </w:rPr>
              <w:fldChar w:fldCharType="separate"/>
            </w:r>
            <w:r w:rsidR="005724D7">
              <w:rPr>
                <w:noProof/>
                <w:webHidden/>
              </w:rPr>
              <w:t>23</w:t>
            </w:r>
            <w:r w:rsidR="005724D7">
              <w:rPr>
                <w:noProof/>
                <w:webHidden/>
              </w:rPr>
              <w:fldChar w:fldCharType="end"/>
            </w:r>
          </w:hyperlink>
        </w:p>
        <w:p w14:paraId="1A758BDA" w14:textId="4DD47D05"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6" w:history="1">
            <w:r w:rsidR="005724D7" w:rsidRPr="007F4D08">
              <w:rPr>
                <w:rStyle w:val="Hyperlink"/>
                <w:noProof/>
                <w:lang w:val="en-GB"/>
              </w:rPr>
              <w:t>2.3.1</w:t>
            </w:r>
            <w:r w:rsidR="005724D7">
              <w:rPr>
                <w:rFonts w:eastAsiaTheme="minorEastAsia" w:cstheme="minorBidi"/>
                <w:kern w:val="2"/>
                <w:sz w:val="22"/>
                <w:szCs w:val="22"/>
                <w14:ligatures w14:val="standardContextual"/>
              </w:rPr>
              <w:tab/>
            </w:r>
            <w:r w:rsidR="005724D7" w:rsidRPr="007F4D08">
              <w:rPr>
                <w:rStyle w:val="Hyperlink"/>
                <w:noProof/>
                <w:lang w:val="en-GB"/>
              </w:rPr>
              <w:t>Introduction to Learned Compression</w:t>
            </w:r>
            <w:r w:rsidR="005724D7">
              <w:rPr>
                <w:noProof/>
                <w:webHidden/>
              </w:rPr>
              <w:tab/>
            </w:r>
            <w:r w:rsidR="005724D7">
              <w:rPr>
                <w:noProof/>
                <w:webHidden/>
              </w:rPr>
              <w:fldChar w:fldCharType="begin"/>
            </w:r>
            <w:r w:rsidR="005724D7">
              <w:rPr>
                <w:noProof/>
                <w:webHidden/>
              </w:rPr>
              <w:instrText xml:space="preserve"> PAGEREF _Toc150941836 \h </w:instrText>
            </w:r>
            <w:r w:rsidR="005724D7">
              <w:rPr>
                <w:noProof/>
                <w:webHidden/>
              </w:rPr>
            </w:r>
            <w:r w:rsidR="005724D7">
              <w:rPr>
                <w:noProof/>
                <w:webHidden/>
              </w:rPr>
              <w:fldChar w:fldCharType="separate"/>
            </w:r>
            <w:r w:rsidR="005724D7">
              <w:rPr>
                <w:noProof/>
                <w:webHidden/>
              </w:rPr>
              <w:t>23</w:t>
            </w:r>
            <w:r w:rsidR="005724D7">
              <w:rPr>
                <w:noProof/>
                <w:webHidden/>
              </w:rPr>
              <w:fldChar w:fldCharType="end"/>
            </w:r>
          </w:hyperlink>
        </w:p>
        <w:p w14:paraId="2A82E684" w14:textId="2DC02620"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7" w:history="1">
            <w:r w:rsidR="005724D7" w:rsidRPr="007F4D08">
              <w:rPr>
                <w:rStyle w:val="Hyperlink"/>
                <w:noProof/>
                <w:lang w:val="en-GB"/>
              </w:rPr>
              <w:t>2.3.2</w:t>
            </w:r>
            <w:r w:rsidR="005724D7">
              <w:rPr>
                <w:rFonts w:eastAsiaTheme="minorEastAsia" w:cstheme="minorBidi"/>
                <w:kern w:val="2"/>
                <w:sz w:val="22"/>
                <w:szCs w:val="22"/>
                <w14:ligatures w14:val="standardContextual"/>
              </w:rPr>
              <w:tab/>
            </w:r>
            <w:r w:rsidR="005724D7" w:rsidRPr="007F4D08">
              <w:rPr>
                <w:rStyle w:val="Hyperlink"/>
                <w:noProof/>
                <w:lang w:val="en-GB"/>
              </w:rPr>
              <w:t>Data type selection and data preparation</w:t>
            </w:r>
            <w:r w:rsidR="005724D7">
              <w:rPr>
                <w:noProof/>
                <w:webHidden/>
              </w:rPr>
              <w:tab/>
            </w:r>
            <w:r w:rsidR="005724D7">
              <w:rPr>
                <w:noProof/>
                <w:webHidden/>
              </w:rPr>
              <w:fldChar w:fldCharType="begin"/>
            </w:r>
            <w:r w:rsidR="005724D7">
              <w:rPr>
                <w:noProof/>
                <w:webHidden/>
              </w:rPr>
              <w:instrText xml:space="preserve"> PAGEREF _Toc150941837 \h </w:instrText>
            </w:r>
            <w:r w:rsidR="005724D7">
              <w:rPr>
                <w:noProof/>
                <w:webHidden/>
              </w:rPr>
            </w:r>
            <w:r w:rsidR="005724D7">
              <w:rPr>
                <w:noProof/>
                <w:webHidden/>
              </w:rPr>
              <w:fldChar w:fldCharType="separate"/>
            </w:r>
            <w:r w:rsidR="005724D7">
              <w:rPr>
                <w:noProof/>
                <w:webHidden/>
              </w:rPr>
              <w:t>26</w:t>
            </w:r>
            <w:r w:rsidR="005724D7">
              <w:rPr>
                <w:noProof/>
                <w:webHidden/>
              </w:rPr>
              <w:fldChar w:fldCharType="end"/>
            </w:r>
          </w:hyperlink>
        </w:p>
        <w:p w14:paraId="7AD211E4" w14:textId="60B05BF9"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8" w:history="1">
            <w:r w:rsidR="005724D7" w:rsidRPr="007F4D08">
              <w:rPr>
                <w:rStyle w:val="Hyperlink"/>
                <w:noProof/>
                <w:lang w:val="en-GB"/>
              </w:rPr>
              <w:t>2.3.3</w:t>
            </w:r>
            <w:r w:rsidR="005724D7">
              <w:rPr>
                <w:rFonts w:eastAsiaTheme="minorEastAsia" w:cstheme="minorBidi"/>
                <w:kern w:val="2"/>
                <w:sz w:val="22"/>
                <w:szCs w:val="22"/>
                <w14:ligatures w14:val="standardContextual"/>
              </w:rPr>
              <w:tab/>
            </w:r>
            <w:r w:rsidR="005724D7" w:rsidRPr="007F4D08">
              <w:rPr>
                <w:rStyle w:val="Hyperlink"/>
                <w:rFonts w:eastAsia="Calibri" w:cs="Calibri"/>
                <w:noProof/>
                <w:lang w:val="en-GB"/>
              </w:rPr>
              <w:t>Model Evaluation protocol</w:t>
            </w:r>
            <w:r w:rsidR="005724D7">
              <w:rPr>
                <w:noProof/>
                <w:webHidden/>
              </w:rPr>
              <w:tab/>
            </w:r>
            <w:r w:rsidR="005724D7">
              <w:rPr>
                <w:noProof/>
                <w:webHidden/>
              </w:rPr>
              <w:fldChar w:fldCharType="begin"/>
            </w:r>
            <w:r w:rsidR="005724D7">
              <w:rPr>
                <w:noProof/>
                <w:webHidden/>
              </w:rPr>
              <w:instrText xml:space="preserve"> PAGEREF _Toc150941838 \h </w:instrText>
            </w:r>
            <w:r w:rsidR="005724D7">
              <w:rPr>
                <w:noProof/>
                <w:webHidden/>
              </w:rPr>
            </w:r>
            <w:r w:rsidR="005724D7">
              <w:rPr>
                <w:noProof/>
                <w:webHidden/>
              </w:rPr>
              <w:fldChar w:fldCharType="separate"/>
            </w:r>
            <w:r w:rsidR="005724D7">
              <w:rPr>
                <w:noProof/>
                <w:webHidden/>
              </w:rPr>
              <w:t>26</w:t>
            </w:r>
            <w:r w:rsidR="005724D7">
              <w:rPr>
                <w:noProof/>
                <w:webHidden/>
              </w:rPr>
              <w:fldChar w:fldCharType="end"/>
            </w:r>
          </w:hyperlink>
        </w:p>
        <w:p w14:paraId="68056404" w14:textId="0ACC92DF"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39" w:history="1">
            <w:r w:rsidR="005724D7" w:rsidRPr="007F4D08">
              <w:rPr>
                <w:rStyle w:val="Hyperlink"/>
                <w:noProof/>
                <w:lang w:val="en-GB"/>
              </w:rPr>
              <w:t>2.3.4</w:t>
            </w:r>
            <w:r w:rsidR="005724D7">
              <w:rPr>
                <w:rFonts w:eastAsiaTheme="minorEastAsia" w:cstheme="minorBidi"/>
                <w:kern w:val="2"/>
                <w:sz w:val="22"/>
                <w:szCs w:val="22"/>
                <w14:ligatures w14:val="standardContextual"/>
              </w:rPr>
              <w:tab/>
            </w:r>
            <w:r w:rsidR="005724D7" w:rsidRPr="007F4D08">
              <w:rPr>
                <w:rStyle w:val="Hyperlink"/>
                <w:noProof/>
                <w:lang w:val="en-GB"/>
              </w:rPr>
              <w:t>Model Training</w:t>
            </w:r>
            <w:r w:rsidR="005724D7">
              <w:rPr>
                <w:noProof/>
                <w:webHidden/>
              </w:rPr>
              <w:tab/>
            </w:r>
            <w:r w:rsidR="005724D7">
              <w:rPr>
                <w:noProof/>
                <w:webHidden/>
              </w:rPr>
              <w:fldChar w:fldCharType="begin"/>
            </w:r>
            <w:r w:rsidR="005724D7">
              <w:rPr>
                <w:noProof/>
                <w:webHidden/>
              </w:rPr>
              <w:instrText xml:space="preserve"> PAGEREF _Toc150941839 \h </w:instrText>
            </w:r>
            <w:r w:rsidR="005724D7">
              <w:rPr>
                <w:noProof/>
                <w:webHidden/>
              </w:rPr>
            </w:r>
            <w:r w:rsidR="005724D7">
              <w:rPr>
                <w:noProof/>
                <w:webHidden/>
              </w:rPr>
              <w:fldChar w:fldCharType="separate"/>
            </w:r>
            <w:r w:rsidR="005724D7">
              <w:rPr>
                <w:noProof/>
                <w:webHidden/>
              </w:rPr>
              <w:t>27</w:t>
            </w:r>
            <w:r w:rsidR="005724D7">
              <w:rPr>
                <w:noProof/>
                <w:webHidden/>
              </w:rPr>
              <w:fldChar w:fldCharType="end"/>
            </w:r>
          </w:hyperlink>
        </w:p>
        <w:p w14:paraId="31DAE7F6" w14:textId="5F6BFF6D"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0" w:history="1">
            <w:r w:rsidR="005724D7" w:rsidRPr="007F4D08">
              <w:rPr>
                <w:rStyle w:val="Hyperlink"/>
                <w:noProof/>
                <w:lang w:val="en-GB"/>
              </w:rPr>
              <w:t>2.3.5</w:t>
            </w:r>
            <w:r w:rsidR="005724D7">
              <w:rPr>
                <w:rFonts w:eastAsiaTheme="minorEastAsia" w:cstheme="minorBidi"/>
                <w:kern w:val="2"/>
                <w:sz w:val="22"/>
                <w:szCs w:val="22"/>
                <w14:ligatures w14:val="standardContextual"/>
              </w:rPr>
              <w:tab/>
            </w:r>
            <w:r w:rsidR="005724D7" w:rsidRPr="007F4D08">
              <w:rPr>
                <w:rStyle w:val="Hyperlink"/>
                <w:rFonts w:eastAsia="Calibri" w:cs="Calibri"/>
                <w:noProof/>
                <w:lang w:val="en-GB"/>
              </w:rPr>
              <w:t>Model finetuning and evaluation</w:t>
            </w:r>
            <w:r w:rsidR="005724D7">
              <w:rPr>
                <w:noProof/>
                <w:webHidden/>
              </w:rPr>
              <w:tab/>
            </w:r>
            <w:r w:rsidR="005724D7">
              <w:rPr>
                <w:noProof/>
                <w:webHidden/>
              </w:rPr>
              <w:fldChar w:fldCharType="begin"/>
            </w:r>
            <w:r w:rsidR="005724D7">
              <w:rPr>
                <w:noProof/>
                <w:webHidden/>
              </w:rPr>
              <w:instrText xml:space="preserve"> PAGEREF _Toc150941840 \h </w:instrText>
            </w:r>
            <w:r w:rsidR="005724D7">
              <w:rPr>
                <w:noProof/>
                <w:webHidden/>
              </w:rPr>
            </w:r>
            <w:r w:rsidR="005724D7">
              <w:rPr>
                <w:noProof/>
                <w:webHidden/>
              </w:rPr>
              <w:fldChar w:fldCharType="separate"/>
            </w:r>
            <w:r w:rsidR="005724D7">
              <w:rPr>
                <w:noProof/>
                <w:webHidden/>
              </w:rPr>
              <w:t>28</w:t>
            </w:r>
            <w:r w:rsidR="005724D7">
              <w:rPr>
                <w:noProof/>
                <w:webHidden/>
              </w:rPr>
              <w:fldChar w:fldCharType="end"/>
            </w:r>
          </w:hyperlink>
        </w:p>
        <w:p w14:paraId="3601A188" w14:textId="5AC936CC"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1" w:history="1">
            <w:r w:rsidR="005724D7" w:rsidRPr="007F4D08">
              <w:rPr>
                <w:rStyle w:val="Hyperlink"/>
                <w:rFonts w:eastAsia="Calibri" w:cs="Calibri"/>
                <w:noProof/>
                <w:lang w:val="en-GB"/>
              </w:rPr>
              <w:t>2.3.6</w:t>
            </w:r>
            <w:r w:rsidR="005724D7">
              <w:rPr>
                <w:rFonts w:eastAsiaTheme="minorEastAsia" w:cstheme="minorBidi"/>
                <w:kern w:val="2"/>
                <w:sz w:val="22"/>
                <w:szCs w:val="22"/>
                <w14:ligatures w14:val="standardContextual"/>
              </w:rPr>
              <w:tab/>
            </w:r>
            <w:r w:rsidR="005724D7" w:rsidRPr="007F4D08">
              <w:rPr>
                <w:rStyle w:val="Hyperlink"/>
                <w:rFonts w:eastAsia="Calibri" w:cs="Calibri"/>
                <w:noProof/>
                <w:lang w:val="en-GB"/>
              </w:rPr>
              <w:t>Quantifiying the effect of compression with respect to downstream tasks:</w:t>
            </w:r>
            <w:r w:rsidR="005724D7">
              <w:rPr>
                <w:noProof/>
                <w:webHidden/>
              </w:rPr>
              <w:tab/>
            </w:r>
            <w:r w:rsidR="005724D7">
              <w:rPr>
                <w:noProof/>
                <w:webHidden/>
              </w:rPr>
              <w:fldChar w:fldCharType="begin"/>
            </w:r>
            <w:r w:rsidR="005724D7">
              <w:rPr>
                <w:noProof/>
                <w:webHidden/>
              </w:rPr>
              <w:instrText xml:space="preserve"> PAGEREF _Toc150941841 \h </w:instrText>
            </w:r>
            <w:r w:rsidR="005724D7">
              <w:rPr>
                <w:noProof/>
                <w:webHidden/>
              </w:rPr>
            </w:r>
            <w:r w:rsidR="005724D7">
              <w:rPr>
                <w:noProof/>
                <w:webHidden/>
              </w:rPr>
              <w:fldChar w:fldCharType="separate"/>
            </w:r>
            <w:r w:rsidR="005724D7">
              <w:rPr>
                <w:noProof/>
                <w:webHidden/>
              </w:rPr>
              <w:t>33</w:t>
            </w:r>
            <w:r w:rsidR="005724D7">
              <w:rPr>
                <w:noProof/>
                <w:webHidden/>
              </w:rPr>
              <w:fldChar w:fldCharType="end"/>
            </w:r>
          </w:hyperlink>
        </w:p>
        <w:p w14:paraId="779EBE16" w14:textId="2E0B66B3" w:rsidR="005724D7" w:rsidRDefault="00000000">
          <w:pPr>
            <w:pStyle w:val="TOC2"/>
            <w:tabs>
              <w:tab w:val="left" w:pos="880"/>
              <w:tab w:val="right" w:leader="dot" w:pos="9011"/>
            </w:tabs>
            <w:rPr>
              <w:rFonts w:eastAsiaTheme="minorEastAsia" w:cstheme="minorBidi"/>
              <w:b w:val="0"/>
              <w:kern w:val="2"/>
              <w14:ligatures w14:val="standardContextual"/>
            </w:rPr>
          </w:pPr>
          <w:hyperlink w:anchor="_Toc150941842" w:history="1">
            <w:r w:rsidR="005724D7" w:rsidRPr="007F4D08">
              <w:rPr>
                <w:rStyle w:val="Hyperlink"/>
                <w:noProof/>
                <w:lang w:val="en-GB"/>
              </w:rPr>
              <w:t>2.4</w:t>
            </w:r>
            <w:r w:rsidR="005724D7">
              <w:rPr>
                <w:rFonts w:eastAsiaTheme="minorEastAsia" w:cstheme="minorBidi"/>
                <w:b w:val="0"/>
                <w:kern w:val="2"/>
                <w14:ligatures w14:val="standardContextual"/>
              </w:rPr>
              <w:tab/>
            </w:r>
            <w:r w:rsidR="005724D7" w:rsidRPr="007F4D08">
              <w:rPr>
                <w:rStyle w:val="Hyperlink"/>
                <w:noProof/>
                <w:lang w:val="en-GB"/>
              </w:rPr>
              <w:t>Model Documentation</w:t>
            </w:r>
            <w:r w:rsidR="005724D7">
              <w:rPr>
                <w:noProof/>
                <w:webHidden/>
              </w:rPr>
              <w:tab/>
            </w:r>
            <w:r w:rsidR="005724D7">
              <w:rPr>
                <w:noProof/>
                <w:webHidden/>
              </w:rPr>
              <w:fldChar w:fldCharType="begin"/>
            </w:r>
            <w:r w:rsidR="005724D7">
              <w:rPr>
                <w:noProof/>
                <w:webHidden/>
              </w:rPr>
              <w:instrText xml:space="preserve"> PAGEREF _Toc150941842 \h </w:instrText>
            </w:r>
            <w:r w:rsidR="005724D7">
              <w:rPr>
                <w:noProof/>
                <w:webHidden/>
              </w:rPr>
            </w:r>
            <w:r w:rsidR="005724D7">
              <w:rPr>
                <w:noProof/>
                <w:webHidden/>
              </w:rPr>
              <w:fldChar w:fldCharType="separate"/>
            </w:r>
            <w:r w:rsidR="005724D7">
              <w:rPr>
                <w:noProof/>
                <w:webHidden/>
              </w:rPr>
              <w:t>35</w:t>
            </w:r>
            <w:r w:rsidR="005724D7">
              <w:rPr>
                <w:noProof/>
                <w:webHidden/>
              </w:rPr>
              <w:fldChar w:fldCharType="end"/>
            </w:r>
          </w:hyperlink>
        </w:p>
        <w:p w14:paraId="1FEF5079" w14:textId="580D9C26" w:rsidR="005724D7" w:rsidRDefault="00000000">
          <w:pPr>
            <w:pStyle w:val="TOC1"/>
            <w:tabs>
              <w:tab w:val="left" w:pos="440"/>
              <w:tab w:val="right" w:leader="dot" w:pos="9011"/>
            </w:tabs>
            <w:rPr>
              <w:rFonts w:eastAsiaTheme="minorEastAsia" w:cstheme="minorBidi"/>
              <w:b w:val="0"/>
              <w:i w:val="0"/>
              <w:kern w:val="2"/>
              <w:sz w:val="22"/>
              <w:szCs w:val="22"/>
              <w14:ligatures w14:val="standardContextual"/>
            </w:rPr>
          </w:pPr>
          <w:hyperlink w:anchor="_Toc150941843" w:history="1">
            <w:r w:rsidR="005724D7" w:rsidRPr="007F4D08">
              <w:rPr>
                <w:rStyle w:val="Hyperlink"/>
                <w:noProof/>
                <w:lang w:val="en-GB"/>
              </w:rPr>
              <w:t>3</w:t>
            </w:r>
            <w:r w:rsidR="005724D7">
              <w:rPr>
                <w:rFonts w:eastAsiaTheme="minorEastAsia" w:cstheme="minorBidi"/>
                <w:b w:val="0"/>
                <w:i w:val="0"/>
                <w:kern w:val="2"/>
                <w:sz w:val="22"/>
                <w:szCs w:val="22"/>
                <w14:ligatures w14:val="standardContextual"/>
              </w:rPr>
              <w:tab/>
            </w:r>
            <w:r w:rsidR="005724D7" w:rsidRPr="007F4D08">
              <w:rPr>
                <w:rStyle w:val="Hyperlink"/>
                <w:noProof/>
                <w:lang w:val="en-GB"/>
              </w:rPr>
              <w:t>Integration and Testing of ML Models</w:t>
            </w:r>
            <w:r w:rsidR="005724D7">
              <w:rPr>
                <w:noProof/>
                <w:webHidden/>
              </w:rPr>
              <w:tab/>
            </w:r>
            <w:r w:rsidR="005724D7">
              <w:rPr>
                <w:noProof/>
                <w:webHidden/>
              </w:rPr>
              <w:fldChar w:fldCharType="begin"/>
            </w:r>
            <w:r w:rsidR="005724D7">
              <w:rPr>
                <w:noProof/>
                <w:webHidden/>
              </w:rPr>
              <w:instrText xml:space="preserve"> PAGEREF _Toc150941843 \h </w:instrText>
            </w:r>
            <w:r w:rsidR="005724D7">
              <w:rPr>
                <w:noProof/>
                <w:webHidden/>
              </w:rPr>
            </w:r>
            <w:r w:rsidR="005724D7">
              <w:rPr>
                <w:noProof/>
                <w:webHidden/>
              </w:rPr>
              <w:fldChar w:fldCharType="separate"/>
            </w:r>
            <w:r w:rsidR="005724D7">
              <w:rPr>
                <w:noProof/>
                <w:webHidden/>
              </w:rPr>
              <w:t>36</w:t>
            </w:r>
            <w:r w:rsidR="005724D7">
              <w:rPr>
                <w:noProof/>
                <w:webHidden/>
              </w:rPr>
              <w:fldChar w:fldCharType="end"/>
            </w:r>
          </w:hyperlink>
        </w:p>
        <w:p w14:paraId="3AEEFCD0" w14:textId="1F60BE99"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4" w:history="1">
            <w:r w:rsidR="005724D7" w:rsidRPr="007F4D08">
              <w:rPr>
                <w:rStyle w:val="Hyperlink"/>
                <w:noProof/>
                <w:lang w:val="en-GB"/>
              </w:rPr>
              <w:t>3.1</w:t>
            </w:r>
            <w:r w:rsidR="005724D7">
              <w:rPr>
                <w:rFonts w:eastAsiaTheme="minorEastAsia" w:cstheme="minorBidi"/>
                <w:kern w:val="2"/>
                <w:sz w:val="22"/>
                <w:szCs w:val="22"/>
                <w14:ligatures w14:val="standardContextual"/>
              </w:rPr>
              <w:tab/>
            </w:r>
            <w:r w:rsidR="005724D7" w:rsidRPr="007F4D08">
              <w:rPr>
                <w:rStyle w:val="Hyperlink"/>
                <w:noProof/>
                <w:lang w:val="en-GB"/>
              </w:rPr>
              <w:t>Methodology</w:t>
            </w:r>
            <w:r w:rsidR="005724D7">
              <w:rPr>
                <w:noProof/>
                <w:webHidden/>
              </w:rPr>
              <w:tab/>
            </w:r>
            <w:r w:rsidR="005724D7">
              <w:rPr>
                <w:noProof/>
                <w:webHidden/>
              </w:rPr>
              <w:fldChar w:fldCharType="begin"/>
            </w:r>
            <w:r w:rsidR="005724D7">
              <w:rPr>
                <w:noProof/>
                <w:webHidden/>
              </w:rPr>
              <w:instrText xml:space="preserve"> PAGEREF _Toc150941844 \h </w:instrText>
            </w:r>
            <w:r w:rsidR="005724D7">
              <w:rPr>
                <w:noProof/>
                <w:webHidden/>
              </w:rPr>
            </w:r>
            <w:r w:rsidR="005724D7">
              <w:rPr>
                <w:noProof/>
                <w:webHidden/>
              </w:rPr>
              <w:fldChar w:fldCharType="separate"/>
            </w:r>
            <w:r w:rsidR="005724D7">
              <w:rPr>
                <w:noProof/>
                <w:webHidden/>
              </w:rPr>
              <w:t>36</w:t>
            </w:r>
            <w:r w:rsidR="005724D7">
              <w:rPr>
                <w:noProof/>
                <w:webHidden/>
              </w:rPr>
              <w:fldChar w:fldCharType="end"/>
            </w:r>
          </w:hyperlink>
        </w:p>
        <w:p w14:paraId="7D657CA5" w14:textId="256E19C7"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5" w:history="1">
            <w:r w:rsidR="005724D7" w:rsidRPr="007F4D08">
              <w:rPr>
                <w:rStyle w:val="Hyperlink"/>
                <w:noProof/>
                <w:lang w:val="en-GB"/>
              </w:rPr>
              <w:t>3.2</w:t>
            </w:r>
            <w:r w:rsidR="005724D7">
              <w:rPr>
                <w:rFonts w:eastAsiaTheme="minorEastAsia" w:cstheme="minorBidi"/>
                <w:kern w:val="2"/>
                <w:sz w:val="22"/>
                <w:szCs w:val="22"/>
                <w14:ligatures w14:val="standardContextual"/>
              </w:rPr>
              <w:tab/>
            </w:r>
            <w:r w:rsidR="005724D7" w:rsidRPr="007F4D08">
              <w:rPr>
                <w:rStyle w:val="Hyperlink"/>
                <w:noProof/>
                <w:lang w:val="en-GB"/>
              </w:rPr>
              <w:t>Integration Environment Setup</w:t>
            </w:r>
            <w:r w:rsidR="005724D7">
              <w:rPr>
                <w:noProof/>
                <w:webHidden/>
              </w:rPr>
              <w:tab/>
            </w:r>
            <w:r w:rsidR="005724D7">
              <w:rPr>
                <w:noProof/>
                <w:webHidden/>
              </w:rPr>
              <w:fldChar w:fldCharType="begin"/>
            </w:r>
            <w:r w:rsidR="005724D7">
              <w:rPr>
                <w:noProof/>
                <w:webHidden/>
              </w:rPr>
              <w:instrText xml:space="preserve"> PAGEREF _Toc150941845 \h </w:instrText>
            </w:r>
            <w:r w:rsidR="005724D7">
              <w:rPr>
                <w:noProof/>
                <w:webHidden/>
              </w:rPr>
            </w:r>
            <w:r w:rsidR="005724D7">
              <w:rPr>
                <w:noProof/>
                <w:webHidden/>
              </w:rPr>
              <w:fldChar w:fldCharType="separate"/>
            </w:r>
            <w:r w:rsidR="005724D7">
              <w:rPr>
                <w:noProof/>
                <w:webHidden/>
              </w:rPr>
              <w:t>37</w:t>
            </w:r>
            <w:r w:rsidR="005724D7">
              <w:rPr>
                <w:noProof/>
                <w:webHidden/>
              </w:rPr>
              <w:fldChar w:fldCharType="end"/>
            </w:r>
          </w:hyperlink>
        </w:p>
        <w:p w14:paraId="396BB1EA" w14:textId="12D5B925"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6" w:history="1">
            <w:r w:rsidR="005724D7" w:rsidRPr="007F4D08">
              <w:rPr>
                <w:rStyle w:val="Hyperlink"/>
                <w:noProof/>
                <w:lang w:val="en-GB"/>
              </w:rPr>
              <w:t>3.2.1</w:t>
            </w:r>
            <w:r w:rsidR="005724D7">
              <w:rPr>
                <w:rFonts w:eastAsiaTheme="minorEastAsia" w:cstheme="minorBidi"/>
                <w:kern w:val="2"/>
                <w:sz w:val="22"/>
                <w:szCs w:val="22"/>
                <w14:ligatures w14:val="standardContextual"/>
              </w:rPr>
              <w:tab/>
            </w:r>
            <w:r w:rsidR="005724D7" w:rsidRPr="007F4D08">
              <w:rPr>
                <w:rStyle w:val="Hyperlink"/>
                <w:noProof/>
                <w:lang w:val="en-GB"/>
              </w:rPr>
              <w:t>Infrastructure</w:t>
            </w:r>
            <w:r w:rsidR="005724D7">
              <w:rPr>
                <w:noProof/>
                <w:webHidden/>
              </w:rPr>
              <w:tab/>
            </w:r>
            <w:r w:rsidR="005724D7">
              <w:rPr>
                <w:noProof/>
                <w:webHidden/>
              </w:rPr>
              <w:fldChar w:fldCharType="begin"/>
            </w:r>
            <w:r w:rsidR="005724D7">
              <w:rPr>
                <w:noProof/>
                <w:webHidden/>
              </w:rPr>
              <w:instrText xml:space="preserve"> PAGEREF _Toc150941846 \h </w:instrText>
            </w:r>
            <w:r w:rsidR="005724D7">
              <w:rPr>
                <w:noProof/>
                <w:webHidden/>
              </w:rPr>
            </w:r>
            <w:r w:rsidR="005724D7">
              <w:rPr>
                <w:noProof/>
                <w:webHidden/>
              </w:rPr>
              <w:fldChar w:fldCharType="separate"/>
            </w:r>
            <w:r w:rsidR="005724D7">
              <w:rPr>
                <w:noProof/>
                <w:webHidden/>
              </w:rPr>
              <w:t>37</w:t>
            </w:r>
            <w:r w:rsidR="005724D7">
              <w:rPr>
                <w:noProof/>
                <w:webHidden/>
              </w:rPr>
              <w:fldChar w:fldCharType="end"/>
            </w:r>
          </w:hyperlink>
        </w:p>
        <w:p w14:paraId="73952E1A" w14:textId="0E82AB3E"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7" w:history="1">
            <w:r w:rsidR="005724D7" w:rsidRPr="007F4D08">
              <w:rPr>
                <w:rStyle w:val="Hyperlink"/>
                <w:noProof/>
                <w:lang w:val="en-GB"/>
              </w:rPr>
              <w:t>3.2.2</w:t>
            </w:r>
            <w:r w:rsidR="005724D7">
              <w:rPr>
                <w:rFonts w:eastAsiaTheme="minorEastAsia" w:cstheme="minorBidi"/>
                <w:kern w:val="2"/>
                <w:sz w:val="22"/>
                <w:szCs w:val="22"/>
                <w14:ligatures w14:val="standardContextual"/>
              </w:rPr>
              <w:tab/>
            </w:r>
            <w:r w:rsidR="005724D7" w:rsidRPr="007F4D08">
              <w:rPr>
                <w:rStyle w:val="Hyperlink"/>
                <w:noProof/>
                <w:lang w:val="en-GB"/>
              </w:rPr>
              <w:t>Data access</w:t>
            </w:r>
            <w:r w:rsidR="005724D7">
              <w:rPr>
                <w:noProof/>
                <w:webHidden/>
              </w:rPr>
              <w:tab/>
            </w:r>
            <w:r w:rsidR="005724D7">
              <w:rPr>
                <w:noProof/>
                <w:webHidden/>
              </w:rPr>
              <w:fldChar w:fldCharType="begin"/>
            </w:r>
            <w:r w:rsidR="005724D7">
              <w:rPr>
                <w:noProof/>
                <w:webHidden/>
              </w:rPr>
              <w:instrText xml:space="preserve"> PAGEREF _Toc150941847 \h </w:instrText>
            </w:r>
            <w:r w:rsidR="005724D7">
              <w:rPr>
                <w:noProof/>
                <w:webHidden/>
              </w:rPr>
            </w:r>
            <w:r w:rsidR="005724D7">
              <w:rPr>
                <w:noProof/>
                <w:webHidden/>
              </w:rPr>
              <w:fldChar w:fldCharType="separate"/>
            </w:r>
            <w:r w:rsidR="005724D7">
              <w:rPr>
                <w:noProof/>
                <w:webHidden/>
              </w:rPr>
              <w:t>38</w:t>
            </w:r>
            <w:r w:rsidR="005724D7">
              <w:rPr>
                <w:noProof/>
                <w:webHidden/>
              </w:rPr>
              <w:fldChar w:fldCharType="end"/>
            </w:r>
          </w:hyperlink>
        </w:p>
        <w:p w14:paraId="3D16A251" w14:textId="01CEB010"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8" w:history="1">
            <w:r w:rsidR="005724D7" w:rsidRPr="007F4D08">
              <w:rPr>
                <w:rStyle w:val="Hyperlink"/>
                <w:noProof/>
                <w:lang w:val="en-GB"/>
              </w:rPr>
              <w:t>3.2.3</w:t>
            </w:r>
            <w:r w:rsidR="005724D7">
              <w:rPr>
                <w:rFonts w:eastAsiaTheme="minorEastAsia" w:cstheme="minorBidi"/>
                <w:kern w:val="2"/>
                <w:sz w:val="22"/>
                <w:szCs w:val="22"/>
                <w14:ligatures w14:val="standardContextual"/>
              </w:rPr>
              <w:tab/>
            </w:r>
            <w:r w:rsidR="005724D7" w:rsidRPr="007F4D08">
              <w:rPr>
                <w:rStyle w:val="Hyperlink"/>
                <w:noProof/>
                <w:lang w:val="en-GB"/>
              </w:rPr>
              <w:t>Validation and Testing of the ML component</w:t>
            </w:r>
            <w:r w:rsidR="005724D7">
              <w:rPr>
                <w:noProof/>
                <w:webHidden/>
              </w:rPr>
              <w:tab/>
            </w:r>
            <w:r w:rsidR="005724D7">
              <w:rPr>
                <w:noProof/>
                <w:webHidden/>
              </w:rPr>
              <w:fldChar w:fldCharType="begin"/>
            </w:r>
            <w:r w:rsidR="005724D7">
              <w:rPr>
                <w:noProof/>
                <w:webHidden/>
              </w:rPr>
              <w:instrText xml:space="preserve"> PAGEREF _Toc150941848 \h </w:instrText>
            </w:r>
            <w:r w:rsidR="005724D7">
              <w:rPr>
                <w:noProof/>
                <w:webHidden/>
              </w:rPr>
            </w:r>
            <w:r w:rsidR="005724D7">
              <w:rPr>
                <w:noProof/>
                <w:webHidden/>
              </w:rPr>
              <w:fldChar w:fldCharType="separate"/>
            </w:r>
            <w:r w:rsidR="005724D7">
              <w:rPr>
                <w:noProof/>
                <w:webHidden/>
              </w:rPr>
              <w:t>38</w:t>
            </w:r>
            <w:r w:rsidR="005724D7">
              <w:rPr>
                <w:noProof/>
                <w:webHidden/>
              </w:rPr>
              <w:fldChar w:fldCharType="end"/>
            </w:r>
          </w:hyperlink>
        </w:p>
        <w:p w14:paraId="285DD578" w14:textId="7430F2DB"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49" w:history="1">
            <w:r w:rsidR="005724D7" w:rsidRPr="007F4D08">
              <w:rPr>
                <w:rStyle w:val="Hyperlink"/>
                <w:noProof/>
                <w:lang w:val="en-GB"/>
              </w:rPr>
              <w:t>3.3</w:t>
            </w:r>
            <w:r w:rsidR="005724D7">
              <w:rPr>
                <w:rFonts w:eastAsiaTheme="minorEastAsia" w:cstheme="minorBidi"/>
                <w:kern w:val="2"/>
                <w:sz w:val="22"/>
                <w:szCs w:val="22"/>
                <w14:ligatures w14:val="standardContextual"/>
              </w:rPr>
              <w:tab/>
            </w:r>
            <w:r w:rsidR="005724D7" w:rsidRPr="007F4D08">
              <w:rPr>
                <w:rStyle w:val="Hyperlink"/>
                <w:noProof/>
                <w:lang w:val="en-GB"/>
              </w:rPr>
              <w:t>Interaction with other EO4EU components</w:t>
            </w:r>
            <w:r w:rsidR="005724D7">
              <w:rPr>
                <w:noProof/>
                <w:webHidden/>
              </w:rPr>
              <w:tab/>
            </w:r>
            <w:r w:rsidR="005724D7">
              <w:rPr>
                <w:noProof/>
                <w:webHidden/>
              </w:rPr>
              <w:fldChar w:fldCharType="begin"/>
            </w:r>
            <w:r w:rsidR="005724D7">
              <w:rPr>
                <w:noProof/>
                <w:webHidden/>
              </w:rPr>
              <w:instrText xml:space="preserve"> PAGEREF _Toc150941849 \h </w:instrText>
            </w:r>
            <w:r w:rsidR="005724D7">
              <w:rPr>
                <w:noProof/>
                <w:webHidden/>
              </w:rPr>
            </w:r>
            <w:r w:rsidR="005724D7">
              <w:rPr>
                <w:noProof/>
                <w:webHidden/>
              </w:rPr>
              <w:fldChar w:fldCharType="separate"/>
            </w:r>
            <w:r w:rsidR="005724D7">
              <w:rPr>
                <w:noProof/>
                <w:webHidden/>
              </w:rPr>
              <w:t>39</w:t>
            </w:r>
            <w:r w:rsidR="005724D7">
              <w:rPr>
                <w:noProof/>
                <w:webHidden/>
              </w:rPr>
              <w:fldChar w:fldCharType="end"/>
            </w:r>
          </w:hyperlink>
        </w:p>
        <w:p w14:paraId="32D3207B" w14:textId="2F3800CF"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50" w:history="1">
            <w:r w:rsidR="005724D7" w:rsidRPr="007F4D08">
              <w:rPr>
                <w:rStyle w:val="Hyperlink"/>
                <w:noProof/>
                <w:lang w:val="en-GB"/>
              </w:rPr>
              <w:t>3.3.1</w:t>
            </w:r>
            <w:r w:rsidR="005724D7">
              <w:rPr>
                <w:rFonts w:eastAsiaTheme="minorEastAsia" w:cstheme="minorBidi"/>
                <w:kern w:val="2"/>
                <w:sz w:val="22"/>
                <w:szCs w:val="22"/>
                <w14:ligatures w14:val="standardContextual"/>
              </w:rPr>
              <w:tab/>
            </w:r>
            <w:r w:rsidR="005724D7" w:rsidRPr="007F4D08">
              <w:rPr>
                <w:rStyle w:val="Hyperlink"/>
                <w:noProof/>
                <w:lang w:val="en-GB"/>
              </w:rPr>
              <w:t>Fusion Engine</w:t>
            </w:r>
            <w:r w:rsidR="005724D7">
              <w:rPr>
                <w:noProof/>
                <w:webHidden/>
              </w:rPr>
              <w:tab/>
            </w:r>
            <w:r w:rsidR="005724D7">
              <w:rPr>
                <w:noProof/>
                <w:webHidden/>
              </w:rPr>
              <w:fldChar w:fldCharType="begin"/>
            </w:r>
            <w:r w:rsidR="005724D7">
              <w:rPr>
                <w:noProof/>
                <w:webHidden/>
              </w:rPr>
              <w:instrText xml:space="preserve"> PAGEREF _Toc150941850 \h </w:instrText>
            </w:r>
            <w:r w:rsidR="005724D7">
              <w:rPr>
                <w:noProof/>
                <w:webHidden/>
              </w:rPr>
            </w:r>
            <w:r w:rsidR="005724D7">
              <w:rPr>
                <w:noProof/>
                <w:webHidden/>
              </w:rPr>
              <w:fldChar w:fldCharType="separate"/>
            </w:r>
            <w:r w:rsidR="005724D7">
              <w:rPr>
                <w:noProof/>
                <w:webHidden/>
              </w:rPr>
              <w:t>39</w:t>
            </w:r>
            <w:r w:rsidR="005724D7">
              <w:rPr>
                <w:noProof/>
                <w:webHidden/>
              </w:rPr>
              <w:fldChar w:fldCharType="end"/>
            </w:r>
          </w:hyperlink>
        </w:p>
        <w:p w14:paraId="6891D7E3" w14:textId="09607D87"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51" w:history="1">
            <w:r w:rsidR="005724D7" w:rsidRPr="007F4D08">
              <w:rPr>
                <w:rStyle w:val="Hyperlink"/>
                <w:noProof/>
                <w:lang w:val="en-GB"/>
              </w:rPr>
              <w:t>3.3.2</w:t>
            </w:r>
            <w:r w:rsidR="005724D7">
              <w:rPr>
                <w:rFonts w:eastAsiaTheme="minorEastAsia" w:cstheme="minorBidi"/>
                <w:kern w:val="2"/>
                <w:sz w:val="22"/>
                <w:szCs w:val="22"/>
                <w14:ligatures w14:val="standardContextual"/>
              </w:rPr>
              <w:tab/>
            </w:r>
            <w:r w:rsidR="005724D7" w:rsidRPr="007F4D08">
              <w:rPr>
                <w:rStyle w:val="Hyperlink"/>
                <w:noProof/>
                <w:lang w:val="en-GB"/>
              </w:rPr>
              <w:t>DSL Engine</w:t>
            </w:r>
            <w:r w:rsidR="005724D7">
              <w:rPr>
                <w:noProof/>
                <w:webHidden/>
              </w:rPr>
              <w:tab/>
            </w:r>
            <w:r w:rsidR="005724D7">
              <w:rPr>
                <w:noProof/>
                <w:webHidden/>
              </w:rPr>
              <w:fldChar w:fldCharType="begin"/>
            </w:r>
            <w:r w:rsidR="005724D7">
              <w:rPr>
                <w:noProof/>
                <w:webHidden/>
              </w:rPr>
              <w:instrText xml:space="preserve"> PAGEREF _Toc150941851 \h </w:instrText>
            </w:r>
            <w:r w:rsidR="005724D7">
              <w:rPr>
                <w:noProof/>
                <w:webHidden/>
              </w:rPr>
            </w:r>
            <w:r w:rsidR="005724D7">
              <w:rPr>
                <w:noProof/>
                <w:webHidden/>
              </w:rPr>
              <w:fldChar w:fldCharType="separate"/>
            </w:r>
            <w:r w:rsidR="005724D7">
              <w:rPr>
                <w:noProof/>
                <w:webHidden/>
              </w:rPr>
              <w:t>40</w:t>
            </w:r>
            <w:r w:rsidR="005724D7">
              <w:rPr>
                <w:noProof/>
                <w:webHidden/>
              </w:rPr>
              <w:fldChar w:fldCharType="end"/>
            </w:r>
          </w:hyperlink>
        </w:p>
        <w:p w14:paraId="3E140B10" w14:textId="0AA1A752"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52" w:history="1">
            <w:r w:rsidR="005724D7" w:rsidRPr="007F4D08">
              <w:rPr>
                <w:rStyle w:val="Hyperlink"/>
                <w:noProof/>
                <w:lang w:val="en-GB"/>
              </w:rPr>
              <w:t>3.3.3</w:t>
            </w:r>
            <w:r w:rsidR="005724D7">
              <w:rPr>
                <w:rFonts w:eastAsiaTheme="minorEastAsia" w:cstheme="minorBidi"/>
                <w:kern w:val="2"/>
                <w:sz w:val="22"/>
                <w:szCs w:val="22"/>
                <w14:ligatures w14:val="standardContextual"/>
              </w:rPr>
              <w:tab/>
            </w:r>
            <w:r w:rsidR="005724D7" w:rsidRPr="007F4D08">
              <w:rPr>
                <w:rStyle w:val="Hyperlink"/>
                <w:noProof/>
                <w:lang w:val="en-GB"/>
              </w:rPr>
              <w:t>AI ML Marketplace</w:t>
            </w:r>
            <w:r w:rsidR="005724D7">
              <w:rPr>
                <w:noProof/>
                <w:webHidden/>
              </w:rPr>
              <w:tab/>
            </w:r>
            <w:r w:rsidR="005724D7">
              <w:rPr>
                <w:noProof/>
                <w:webHidden/>
              </w:rPr>
              <w:fldChar w:fldCharType="begin"/>
            </w:r>
            <w:r w:rsidR="005724D7">
              <w:rPr>
                <w:noProof/>
                <w:webHidden/>
              </w:rPr>
              <w:instrText xml:space="preserve"> PAGEREF _Toc150941852 \h </w:instrText>
            </w:r>
            <w:r w:rsidR="005724D7">
              <w:rPr>
                <w:noProof/>
                <w:webHidden/>
              </w:rPr>
            </w:r>
            <w:r w:rsidR="005724D7">
              <w:rPr>
                <w:noProof/>
                <w:webHidden/>
              </w:rPr>
              <w:fldChar w:fldCharType="separate"/>
            </w:r>
            <w:r w:rsidR="005724D7">
              <w:rPr>
                <w:noProof/>
                <w:webHidden/>
              </w:rPr>
              <w:t>40</w:t>
            </w:r>
            <w:r w:rsidR="005724D7">
              <w:rPr>
                <w:noProof/>
                <w:webHidden/>
              </w:rPr>
              <w:fldChar w:fldCharType="end"/>
            </w:r>
          </w:hyperlink>
        </w:p>
        <w:p w14:paraId="21F9385C" w14:textId="738DBB4D"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53" w:history="1">
            <w:r w:rsidR="005724D7" w:rsidRPr="007F4D08">
              <w:rPr>
                <w:rStyle w:val="Hyperlink"/>
                <w:noProof/>
                <w:lang w:val="en-GB"/>
              </w:rPr>
              <w:t>3.3.4</w:t>
            </w:r>
            <w:r w:rsidR="005724D7">
              <w:rPr>
                <w:rFonts w:eastAsiaTheme="minorEastAsia" w:cstheme="minorBidi"/>
                <w:kern w:val="2"/>
                <w:sz w:val="22"/>
                <w:szCs w:val="22"/>
                <w14:ligatures w14:val="standardContextual"/>
              </w:rPr>
              <w:tab/>
            </w:r>
            <w:r w:rsidR="005724D7" w:rsidRPr="007F4D08">
              <w:rPr>
                <w:rStyle w:val="Hyperlink"/>
                <w:noProof/>
                <w:lang w:val="en-GB"/>
              </w:rPr>
              <w:t>Other components</w:t>
            </w:r>
            <w:r w:rsidR="005724D7">
              <w:rPr>
                <w:noProof/>
                <w:webHidden/>
              </w:rPr>
              <w:tab/>
            </w:r>
            <w:r w:rsidR="005724D7">
              <w:rPr>
                <w:noProof/>
                <w:webHidden/>
              </w:rPr>
              <w:fldChar w:fldCharType="begin"/>
            </w:r>
            <w:r w:rsidR="005724D7">
              <w:rPr>
                <w:noProof/>
                <w:webHidden/>
              </w:rPr>
              <w:instrText xml:space="preserve"> PAGEREF _Toc150941853 \h </w:instrText>
            </w:r>
            <w:r w:rsidR="005724D7">
              <w:rPr>
                <w:noProof/>
                <w:webHidden/>
              </w:rPr>
            </w:r>
            <w:r w:rsidR="005724D7">
              <w:rPr>
                <w:noProof/>
                <w:webHidden/>
              </w:rPr>
              <w:fldChar w:fldCharType="separate"/>
            </w:r>
            <w:r w:rsidR="005724D7">
              <w:rPr>
                <w:noProof/>
                <w:webHidden/>
              </w:rPr>
              <w:t>40</w:t>
            </w:r>
            <w:r w:rsidR="005724D7">
              <w:rPr>
                <w:noProof/>
                <w:webHidden/>
              </w:rPr>
              <w:fldChar w:fldCharType="end"/>
            </w:r>
          </w:hyperlink>
        </w:p>
        <w:p w14:paraId="70F3E933" w14:textId="2C59D813" w:rsidR="005724D7" w:rsidRDefault="00000000">
          <w:pPr>
            <w:pStyle w:val="TOC3"/>
            <w:tabs>
              <w:tab w:val="left" w:pos="1100"/>
              <w:tab w:val="right" w:leader="dot" w:pos="9011"/>
            </w:tabs>
            <w:rPr>
              <w:rFonts w:eastAsiaTheme="minorEastAsia" w:cstheme="minorBidi"/>
              <w:kern w:val="2"/>
              <w:sz w:val="22"/>
              <w:szCs w:val="22"/>
              <w14:ligatures w14:val="standardContextual"/>
            </w:rPr>
          </w:pPr>
          <w:hyperlink w:anchor="_Toc150941854" w:history="1">
            <w:r w:rsidR="005724D7" w:rsidRPr="007F4D08">
              <w:rPr>
                <w:rStyle w:val="Hyperlink"/>
                <w:noProof/>
                <w:lang w:val="en-GB"/>
              </w:rPr>
              <w:t>3.4</w:t>
            </w:r>
            <w:r w:rsidR="005724D7">
              <w:rPr>
                <w:rFonts w:eastAsiaTheme="minorEastAsia" w:cstheme="minorBidi"/>
                <w:kern w:val="2"/>
                <w:sz w:val="22"/>
                <w:szCs w:val="22"/>
                <w14:ligatures w14:val="standardContextual"/>
              </w:rPr>
              <w:tab/>
            </w:r>
            <w:r w:rsidR="005724D7" w:rsidRPr="007F4D08">
              <w:rPr>
                <w:rStyle w:val="Hyperlink"/>
                <w:noProof/>
                <w:lang w:val="en-GB"/>
              </w:rPr>
              <w:t>Integration Test Results</w:t>
            </w:r>
            <w:r w:rsidR="005724D7">
              <w:rPr>
                <w:noProof/>
                <w:webHidden/>
              </w:rPr>
              <w:tab/>
            </w:r>
            <w:r w:rsidR="005724D7">
              <w:rPr>
                <w:noProof/>
                <w:webHidden/>
              </w:rPr>
              <w:fldChar w:fldCharType="begin"/>
            </w:r>
            <w:r w:rsidR="005724D7">
              <w:rPr>
                <w:noProof/>
                <w:webHidden/>
              </w:rPr>
              <w:instrText xml:space="preserve"> PAGEREF _Toc150941854 \h </w:instrText>
            </w:r>
            <w:r w:rsidR="005724D7">
              <w:rPr>
                <w:noProof/>
                <w:webHidden/>
              </w:rPr>
            </w:r>
            <w:r w:rsidR="005724D7">
              <w:rPr>
                <w:noProof/>
                <w:webHidden/>
              </w:rPr>
              <w:fldChar w:fldCharType="separate"/>
            </w:r>
            <w:r w:rsidR="005724D7">
              <w:rPr>
                <w:noProof/>
                <w:webHidden/>
              </w:rPr>
              <w:t>40</w:t>
            </w:r>
            <w:r w:rsidR="005724D7">
              <w:rPr>
                <w:noProof/>
                <w:webHidden/>
              </w:rPr>
              <w:fldChar w:fldCharType="end"/>
            </w:r>
          </w:hyperlink>
        </w:p>
        <w:p w14:paraId="58464A2E" w14:textId="17F666CB" w:rsidR="005724D7" w:rsidRDefault="00000000">
          <w:pPr>
            <w:pStyle w:val="TOC1"/>
            <w:tabs>
              <w:tab w:val="left" w:pos="440"/>
              <w:tab w:val="right" w:leader="dot" w:pos="9011"/>
            </w:tabs>
            <w:rPr>
              <w:rFonts w:eastAsiaTheme="minorEastAsia" w:cstheme="minorBidi"/>
              <w:b w:val="0"/>
              <w:i w:val="0"/>
              <w:kern w:val="2"/>
              <w:sz w:val="22"/>
              <w:szCs w:val="22"/>
              <w14:ligatures w14:val="standardContextual"/>
            </w:rPr>
          </w:pPr>
          <w:hyperlink w:anchor="_Toc150941855" w:history="1">
            <w:r w:rsidR="005724D7" w:rsidRPr="007F4D08">
              <w:rPr>
                <w:rStyle w:val="Hyperlink"/>
                <w:noProof/>
                <w:lang w:val="en-GB"/>
              </w:rPr>
              <w:t>4</w:t>
            </w:r>
            <w:r w:rsidR="005724D7">
              <w:rPr>
                <w:rFonts w:eastAsiaTheme="minorEastAsia" w:cstheme="minorBidi"/>
                <w:b w:val="0"/>
                <w:i w:val="0"/>
                <w:kern w:val="2"/>
                <w:sz w:val="22"/>
                <w:szCs w:val="22"/>
                <w14:ligatures w14:val="standardContextual"/>
              </w:rPr>
              <w:tab/>
            </w:r>
            <w:r w:rsidR="005724D7" w:rsidRPr="007F4D08">
              <w:rPr>
                <w:rStyle w:val="Hyperlink"/>
                <w:noProof/>
                <w:lang w:val="en-GB"/>
              </w:rPr>
              <w:t>Demonstration of model usage</w:t>
            </w:r>
            <w:r w:rsidR="005724D7">
              <w:rPr>
                <w:noProof/>
                <w:webHidden/>
              </w:rPr>
              <w:tab/>
            </w:r>
            <w:r w:rsidR="005724D7">
              <w:rPr>
                <w:noProof/>
                <w:webHidden/>
              </w:rPr>
              <w:fldChar w:fldCharType="begin"/>
            </w:r>
            <w:r w:rsidR="005724D7">
              <w:rPr>
                <w:noProof/>
                <w:webHidden/>
              </w:rPr>
              <w:instrText xml:space="preserve"> PAGEREF _Toc150941855 \h </w:instrText>
            </w:r>
            <w:r w:rsidR="005724D7">
              <w:rPr>
                <w:noProof/>
                <w:webHidden/>
              </w:rPr>
            </w:r>
            <w:r w:rsidR="005724D7">
              <w:rPr>
                <w:noProof/>
                <w:webHidden/>
              </w:rPr>
              <w:fldChar w:fldCharType="separate"/>
            </w:r>
            <w:r w:rsidR="005724D7">
              <w:rPr>
                <w:noProof/>
                <w:webHidden/>
              </w:rPr>
              <w:t>42</w:t>
            </w:r>
            <w:r w:rsidR="005724D7">
              <w:rPr>
                <w:noProof/>
                <w:webHidden/>
              </w:rPr>
              <w:fldChar w:fldCharType="end"/>
            </w:r>
          </w:hyperlink>
        </w:p>
        <w:p w14:paraId="1B989BE8" w14:textId="335A3E57" w:rsidR="005724D7" w:rsidRDefault="00000000">
          <w:pPr>
            <w:pStyle w:val="TOC1"/>
            <w:tabs>
              <w:tab w:val="left" w:pos="440"/>
              <w:tab w:val="right" w:leader="dot" w:pos="9011"/>
            </w:tabs>
            <w:rPr>
              <w:rFonts w:eastAsiaTheme="minorEastAsia" w:cstheme="minorBidi"/>
              <w:b w:val="0"/>
              <w:i w:val="0"/>
              <w:kern w:val="2"/>
              <w:sz w:val="22"/>
              <w:szCs w:val="22"/>
              <w14:ligatures w14:val="standardContextual"/>
            </w:rPr>
          </w:pPr>
          <w:hyperlink w:anchor="_Toc150941856" w:history="1">
            <w:r w:rsidR="005724D7" w:rsidRPr="007F4D08">
              <w:rPr>
                <w:rStyle w:val="Hyperlink"/>
                <w:noProof/>
                <w:lang w:val="en-GB"/>
              </w:rPr>
              <w:t>5</w:t>
            </w:r>
            <w:r w:rsidR="005724D7">
              <w:rPr>
                <w:rFonts w:eastAsiaTheme="minorEastAsia" w:cstheme="minorBidi"/>
                <w:b w:val="0"/>
                <w:i w:val="0"/>
                <w:kern w:val="2"/>
                <w:sz w:val="22"/>
                <w:szCs w:val="22"/>
                <w14:ligatures w14:val="standardContextual"/>
              </w:rPr>
              <w:tab/>
            </w:r>
            <w:r w:rsidR="005724D7" w:rsidRPr="007F4D08">
              <w:rPr>
                <w:rStyle w:val="Hyperlink"/>
                <w:noProof/>
                <w:lang w:val="en-GB"/>
              </w:rPr>
              <w:t>Impact of ML Models beyond EO4EU</w:t>
            </w:r>
            <w:r w:rsidR="005724D7">
              <w:rPr>
                <w:noProof/>
                <w:webHidden/>
              </w:rPr>
              <w:tab/>
            </w:r>
            <w:r w:rsidR="005724D7">
              <w:rPr>
                <w:noProof/>
                <w:webHidden/>
              </w:rPr>
              <w:fldChar w:fldCharType="begin"/>
            </w:r>
            <w:r w:rsidR="005724D7">
              <w:rPr>
                <w:noProof/>
                <w:webHidden/>
              </w:rPr>
              <w:instrText xml:space="preserve"> PAGEREF _Toc150941856 \h </w:instrText>
            </w:r>
            <w:r w:rsidR="005724D7">
              <w:rPr>
                <w:noProof/>
                <w:webHidden/>
              </w:rPr>
            </w:r>
            <w:r w:rsidR="005724D7">
              <w:rPr>
                <w:noProof/>
                <w:webHidden/>
              </w:rPr>
              <w:fldChar w:fldCharType="separate"/>
            </w:r>
            <w:r w:rsidR="005724D7">
              <w:rPr>
                <w:noProof/>
                <w:webHidden/>
              </w:rPr>
              <w:t>43</w:t>
            </w:r>
            <w:r w:rsidR="005724D7">
              <w:rPr>
                <w:noProof/>
                <w:webHidden/>
              </w:rPr>
              <w:fldChar w:fldCharType="end"/>
            </w:r>
          </w:hyperlink>
        </w:p>
        <w:p w14:paraId="48A1DAEA" w14:textId="25F959D9" w:rsidR="005724D7" w:rsidRDefault="00000000">
          <w:pPr>
            <w:pStyle w:val="TOC1"/>
            <w:tabs>
              <w:tab w:val="left" w:pos="440"/>
              <w:tab w:val="right" w:leader="dot" w:pos="9011"/>
            </w:tabs>
            <w:rPr>
              <w:rFonts w:eastAsiaTheme="minorEastAsia" w:cstheme="minorBidi"/>
              <w:b w:val="0"/>
              <w:i w:val="0"/>
              <w:kern w:val="2"/>
              <w:sz w:val="22"/>
              <w:szCs w:val="22"/>
              <w14:ligatures w14:val="standardContextual"/>
            </w:rPr>
          </w:pPr>
          <w:hyperlink w:anchor="_Toc150941857" w:history="1">
            <w:r w:rsidR="005724D7" w:rsidRPr="007F4D08">
              <w:rPr>
                <w:rStyle w:val="Hyperlink"/>
                <w:noProof/>
                <w:lang w:val="en-GB"/>
              </w:rPr>
              <w:t>6</w:t>
            </w:r>
            <w:r w:rsidR="005724D7">
              <w:rPr>
                <w:rFonts w:eastAsiaTheme="minorEastAsia" w:cstheme="minorBidi"/>
                <w:b w:val="0"/>
                <w:i w:val="0"/>
                <w:kern w:val="2"/>
                <w:sz w:val="22"/>
                <w:szCs w:val="22"/>
                <w14:ligatures w14:val="standardContextual"/>
              </w:rPr>
              <w:tab/>
            </w:r>
            <w:r w:rsidR="005724D7" w:rsidRPr="007F4D08">
              <w:rPr>
                <w:rStyle w:val="Hyperlink"/>
                <w:noProof/>
                <w:lang w:val="en-GB"/>
              </w:rPr>
              <w:t>Conclusion</w:t>
            </w:r>
            <w:r w:rsidR="005724D7">
              <w:rPr>
                <w:noProof/>
                <w:webHidden/>
              </w:rPr>
              <w:tab/>
            </w:r>
            <w:r w:rsidR="005724D7">
              <w:rPr>
                <w:noProof/>
                <w:webHidden/>
              </w:rPr>
              <w:fldChar w:fldCharType="begin"/>
            </w:r>
            <w:r w:rsidR="005724D7">
              <w:rPr>
                <w:noProof/>
                <w:webHidden/>
              </w:rPr>
              <w:instrText xml:space="preserve"> PAGEREF _Toc150941857 \h </w:instrText>
            </w:r>
            <w:r w:rsidR="005724D7">
              <w:rPr>
                <w:noProof/>
                <w:webHidden/>
              </w:rPr>
            </w:r>
            <w:r w:rsidR="005724D7">
              <w:rPr>
                <w:noProof/>
                <w:webHidden/>
              </w:rPr>
              <w:fldChar w:fldCharType="separate"/>
            </w:r>
            <w:r w:rsidR="005724D7">
              <w:rPr>
                <w:noProof/>
                <w:webHidden/>
              </w:rPr>
              <w:t>45</w:t>
            </w:r>
            <w:r w:rsidR="005724D7">
              <w:rPr>
                <w:noProof/>
                <w:webHidden/>
              </w:rPr>
              <w:fldChar w:fldCharType="end"/>
            </w:r>
          </w:hyperlink>
        </w:p>
        <w:p w14:paraId="6B7956A4" w14:textId="04580F5D" w:rsidR="00121D4A" w:rsidRDefault="00121D4A" w:rsidP="2B8C5F46">
          <w:pPr>
            <w:pStyle w:val="TOC1"/>
            <w:tabs>
              <w:tab w:val="left" w:pos="480"/>
              <w:tab w:val="right" w:leader="dot" w:pos="9015"/>
            </w:tabs>
            <w:rPr>
              <w:rStyle w:val="Hyperlink"/>
              <w:noProof/>
              <w:kern w:val="2"/>
              <w14:ligatures w14:val="standardContextual"/>
            </w:rPr>
          </w:pPr>
          <w:r>
            <w:fldChar w:fldCharType="end"/>
          </w:r>
        </w:p>
      </w:sdtContent>
    </w:sdt>
    <w:p w14:paraId="45CBE4F8" w14:textId="29B3D671" w:rsidR="00BDB417" w:rsidRDefault="00BDB417" w:rsidP="00BDB417">
      <w:pPr>
        <w:pStyle w:val="TOC1"/>
        <w:tabs>
          <w:tab w:val="left" w:pos="480"/>
          <w:tab w:val="right" w:leader="dot" w:pos="9015"/>
        </w:tabs>
        <w:rPr>
          <w:rStyle w:val="Hyperlink"/>
        </w:rPr>
      </w:pPr>
    </w:p>
    <w:p w14:paraId="66D04DF0" w14:textId="39FAACD3" w:rsidR="251C6A14" w:rsidRDefault="251C6A14" w:rsidP="251C6A14">
      <w:pPr>
        <w:rPr>
          <w:lang w:val="en-GB"/>
        </w:rPr>
      </w:pPr>
    </w:p>
    <w:p w14:paraId="2F24E3EC" w14:textId="1B558CE0" w:rsidR="002D306E" w:rsidRDefault="002D306E" w:rsidP="0353B00F">
      <w:pPr>
        <w:jc w:val="both"/>
        <w:rPr>
          <w:lang w:val="en-GB"/>
        </w:rPr>
      </w:pPr>
    </w:p>
    <w:p w14:paraId="5F172B8E" w14:textId="67ED4806" w:rsidR="009A24EB" w:rsidRPr="00F22278" w:rsidRDefault="009A24EB" w:rsidP="1E8FE5D8">
      <w:pPr>
        <w:pStyle w:val="TableofFigures"/>
        <w:jc w:val="both"/>
        <w:rPr>
          <w:lang w:val="en-GB"/>
        </w:rPr>
      </w:pPr>
    </w:p>
    <w:p w14:paraId="608B4248" w14:textId="08A12EC7" w:rsidR="004F343D" w:rsidRDefault="54674E1C" w:rsidP="1A6B7F04">
      <w:pPr>
        <w:pStyle w:val="Heading1woTOC"/>
        <w:numPr>
          <w:ilvl w:val="0"/>
          <w:numId w:val="0"/>
        </w:numPr>
        <w:rPr>
          <w:lang w:val="en-GB"/>
        </w:rPr>
      </w:pPr>
      <w:bookmarkStart w:id="8" w:name="_Toc1706804459"/>
      <w:bookmarkStart w:id="9" w:name="_Toc150941822"/>
      <w:r w:rsidRPr="05B5A481">
        <w:rPr>
          <w:lang w:val="en-GB"/>
        </w:rPr>
        <w:lastRenderedPageBreak/>
        <w:t>Ta</w:t>
      </w:r>
      <w:commentRangeStart w:id="10"/>
      <w:r w:rsidRPr="05B5A481">
        <w:rPr>
          <w:lang w:val="en-GB"/>
        </w:rPr>
        <w:t>ble of Figures</w:t>
      </w:r>
      <w:bookmarkEnd w:id="8"/>
      <w:commentRangeEnd w:id="10"/>
      <w:r>
        <w:rPr>
          <w:rStyle w:val="CommentReference"/>
        </w:rPr>
        <w:commentReference w:id="10"/>
      </w:r>
      <w:bookmarkEnd w:id="9"/>
    </w:p>
    <w:p w14:paraId="16EEC12D" w14:textId="77777777" w:rsidR="009A24EB" w:rsidRPr="00F22278" w:rsidRDefault="009A24EB" w:rsidP="1E8FE5D8">
      <w:pPr>
        <w:jc w:val="both"/>
        <w:rPr>
          <w:lang w:val="en-GB"/>
        </w:rPr>
      </w:pPr>
    </w:p>
    <w:p w14:paraId="6AF7E838" w14:textId="42C1F07F" w:rsidR="005724D7" w:rsidRDefault="003C7291">
      <w:pPr>
        <w:pStyle w:val="TableofFigures"/>
        <w:tabs>
          <w:tab w:val="right" w:pos="9011"/>
        </w:tabs>
        <w:rPr>
          <w:rFonts w:eastAsiaTheme="minorEastAsia" w:cstheme="minorBidi"/>
          <w:b w:val="0"/>
          <w:kern w:val="2"/>
          <w:sz w:val="22"/>
          <w:szCs w:val="22"/>
          <w14:ligatures w14:val="standardContextual"/>
        </w:rPr>
      </w:pPr>
      <w:r>
        <w:rPr>
          <w:rStyle w:val="Hyperlink"/>
          <w:rFonts w:cs="Calibri"/>
          <w:lang w:val="en-GB"/>
        </w:rPr>
        <w:fldChar w:fldCharType="begin"/>
      </w:r>
      <w:r w:rsidRPr="3ECF3E5B">
        <w:rPr>
          <w:rStyle w:val="Hyperlink"/>
          <w:rFonts w:cs="Calibri"/>
          <w:lang w:val="en-GB"/>
        </w:rPr>
        <w:instrText xml:space="preserve"> TOC \c "Figure" </w:instrText>
      </w:r>
      <w:r>
        <w:rPr>
          <w:rStyle w:val="Hyperlink"/>
          <w:rFonts w:cs="Calibri"/>
          <w:lang w:val="en-GB"/>
        </w:rPr>
        <w:fldChar w:fldCharType="separate"/>
      </w:r>
      <w:r w:rsidR="005724D7">
        <w:rPr>
          <w:noProof/>
        </w:rPr>
        <w:t>Figure 1: SimCLR contrastive self-supervised architecture with earth observation inputs</w:t>
      </w:r>
      <w:r w:rsidR="005724D7">
        <w:rPr>
          <w:noProof/>
        </w:rPr>
        <w:tab/>
      </w:r>
      <w:r w:rsidR="005724D7">
        <w:rPr>
          <w:noProof/>
        </w:rPr>
        <w:fldChar w:fldCharType="begin"/>
      </w:r>
      <w:r w:rsidR="005724D7">
        <w:rPr>
          <w:noProof/>
        </w:rPr>
        <w:instrText xml:space="preserve"> PAGEREF _Toc150941858 \h </w:instrText>
      </w:r>
      <w:r w:rsidR="005724D7">
        <w:rPr>
          <w:noProof/>
        </w:rPr>
      </w:r>
      <w:r w:rsidR="005724D7">
        <w:rPr>
          <w:noProof/>
        </w:rPr>
        <w:fldChar w:fldCharType="separate"/>
      </w:r>
      <w:r w:rsidR="005724D7">
        <w:rPr>
          <w:noProof/>
        </w:rPr>
        <w:t>9</w:t>
      </w:r>
      <w:r w:rsidR="005724D7">
        <w:rPr>
          <w:noProof/>
        </w:rPr>
        <w:fldChar w:fldCharType="end"/>
      </w:r>
    </w:p>
    <w:p w14:paraId="43949DAC" w14:textId="7596F9CE"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2: How SimCLR fares among scaling laws of various algorithms in terms the evolution of ImageNet Top-1 Accuracy with respect to the number of parameters</w:t>
      </w:r>
      <w:r>
        <w:rPr>
          <w:noProof/>
        </w:rPr>
        <w:tab/>
      </w:r>
      <w:r>
        <w:rPr>
          <w:noProof/>
        </w:rPr>
        <w:fldChar w:fldCharType="begin"/>
      </w:r>
      <w:r>
        <w:rPr>
          <w:noProof/>
        </w:rPr>
        <w:instrText xml:space="preserve"> PAGEREF _Toc150941859 \h </w:instrText>
      </w:r>
      <w:r>
        <w:rPr>
          <w:noProof/>
        </w:rPr>
      </w:r>
      <w:r>
        <w:rPr>
          <w:noProof/>
        </w:rPr>
        <w:fldChar w:fldCharType="separate"/>
      </w:r>
      <w:r>
        <w:rPr>
          <w:noProof/>
        </w:rPr>
        <w:t>11</w:t>
      </w:r>
      <w:r>
        <w:rPr>
          <w:noProof/>
        </w:rPr>
        <w:fldChar w:fldCharType="end"/>
      </w:r>
    </w:p>
    <w:p w14:paraId="3771B251" w14:textId="32D699C0"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3: Sentinel-2 bands</w:t>
      </w:r>
      <w:r>
        <w:rPr>
          <w:noProof/>
        </w:rPr>
        <w:tab/>
      </w:r>
      <w:r>
        <w:rPr>
          <w:noProof/>
        </w:rPr>
        <w:fldChar w:fldCharType="begin"/>
      </w:r>
      <w:r>
        <w:rPr>
          <w:noProof/>
        </w:rPr>
        <w:instrText xml:space="preserve"> PAGEREF _Toc150941860 \h </w:instrText>
      </w:r>
      <w:r>
        <w:rPr>
          <w:noProof/>
        </w:rPr>
      </w:r>
      <w:r>
        <w:rPr>
          <w:noProof/>
        </w:rPr>
        <w:fldChar w:fldCharType="separate"/>
      </w:r>
      <w:r>
        <w:rPr>
          <w:noProof/>
        </w:rPr>
        <w:t>14</w:t>
      </w:r>
      <w:r>
        <w:rPr>
          <w:noProof/>
        </w:rPr>
        <w:fldChar w:fldCharType="end"/>
      </w:r>
    </w:p>
    <w:p w14:paraId="1FD2974F" w14:textId="10814954"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4: performance comparison under 0.1%, 1%, and 10% of label availability for the BEN dataset. The performance of the entirely trainable classifier is depicted in blue; the performance of the model composed of a SimCLR frozen trunk to which is added a linear trainable head (the “linear probe”) is depicted in orange.</w:t>
      </w:r>
      <w:r>
        <w:rPr>
          <w:noProof/>
        </w:rPr>
        <w:tab/>
      </w:r>
      <w:r>
        <w:rPr>
          <w:noProof/>
        </w:rPr>
        <w:fldChar w:fldCharType="begin"/>
      </w:r>
      <w:r>
        <w:rPr>
          <w:noProof/>
        </w:rPr>
        <w:instrText xml:space="preserve"> PAGEREF _Toc150941861 \h </w:instrText>
      </w:r>
      <w:r>
        <w:rPr>
          <w:noProof/>
        </w:rPr>
      </w:r>
      <w:r>
        <w:rPr>
          <w:noProof/>
        </w:rPr>
        <w:fldChar w:fldCharType="separate"/>
      </w:r>
      <w:r>
        <w:rPr>
          <w:noProof/>
        </w:rPr>
        <w:t>20</w:t>
      </w:r>
      <w:r>
        <w:rPr>
          <w:noProof/>
        </w:rPr>
        <w:fldChar w:fldCharType="end"/>
      </w:r>
    </w:p>
    <w:p w14:paraId="6D0368EB" w14:textId="6780CCA9"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5: another view of the performance comparison under 0.1%, 1%, and 10% of label availability for the BEN dataset. The performance of the entirely trainable classifier is depicted in blue; the performance of the model composed of a SimCLR frozen trunk to which is added a linear trainable head (the “linear probe”) is depicted in orange.</w:t>
      </w:r>
      <w:r>
        <w:rPr>
          <w:noProof/>
        </w:rPr>
        <w:tab/>
      </w:r>
      <w:r>
        <w:rPr>
          <w:noProof/>
        </w:rPr>
        <w:fldChar w:fldCharType="begin"/>
      </w:r>
      <w:r>
        <w:rPr>
          <w:noProof/>
        </w:rPr>
        <w:instrText xml:space="preserve"> PAGEREF _Toc150941862 \h </w:instrText>
      </w:r>
      <w:r>
        <w:rPr>
          <w:noProof/>
        </w:rPr>
      </w:r>
      <w:r>
        <w:rPr>
          <w:noProof/>
        </w:rPr>
        <w:fldChar w:fldCharType="separate"/>
      </w:r>
      <w:r>
        <w:rPr>
          <w:noProof/>
        </w:rPr>
        <w:t>21</w:t>
      </w:r>
      <w:r>
        <w:rPr>
          <w:noProof/>
        </w:rPr>
        <w:fldChar w:fldCharType="end"/>
      </w:r>
    </w:p>
    <w:p w14:paraId="36DCFA8E" w14:textId="21AE09C0"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6: VQ-VAE Modified image from the original paper. The original image is encoded using an encoder. The encoded representation is then discretized using a learned codebook of vectors. Finally, to ensure successful decompression, we learned a decoder that can recover the original data.</w:t>
      </w:r>
      <w:r>
        <w:rPr>
          <w:noProof/>
        </w:rPr>
        <w:tab/>
      </w:r>
      <w:r>
        <w:rPr>
          <w:noProof/>
        </w:rPr>
        <w:fldChar w:fldCharType="begin"/>
      </w:r>
      <w:r>
        <w:rPr>
          <w:noProof/>
        </w:rPr>
        <w:instrText xml:space="preserve"> PAGEREF _Toc150941863 \h </w:instrText>
      </w:r>
      <w:r>
        <w:rPr>
          <w:noProof/>
        </w:rPr>
      </w:r>
      <w:r>
        <w:rPr>
          <w:noProof/>
        </w:rPr>
        <w:fldChar w:fldCharType="separate"/>
      </w:r>
      <w:r>
        <w:rPr>
          <w:noProof/>
        </w:rPr>
        <w:t>23</w:t>
      </w:r>
      <w:r>
        <w:rPr>
          <w:noProof/>
        </w:rPr>
        <w:fldChar w:fldCharType="end"/>
      </w:r>
    </w:p>
    <w:p w14:paraId="5684E4BD" w14:textId="6D98B922"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7: Encoder Architecture. The black numbers refer to the architecture description. The "+" node denotes addition operations. The blue arrows indicate data flow. The boxes denote component groupings.</w:t>
      </w:r>
      <w:r>
        <w:rPr>
          <w:noProof/>
        </w:rPr>
        <w:tab/>
      </w:r>
      <w:r>
        <w:rPr>
          <w:noProof/>
        </w:rPr>
        <w:fldChar w:fldCharType="begin"/>
      </w:r>
      <w:r>
        <w:rPr>
          <w:noProof/>
        </w:rPr>
        <w:instrText xml:space="preserve"> PAGEREF _Toc150941864 \h </w:instrText>
      </w:r>
      <w:r>
        <w:rPr>
          <w:noProof/>
        </w:rPr>
      </w:r>
      <w:r>
        <w:rPr>
          <w:noProof/>
        </w:rPr>
        <w:fldChar w:fldCharType="separate"/>
      </w:r>
      <w:r>
        <w:rPr>
          <w:noProof/>
        </w:rPr>
        <w:t>27</w:t>
      </w:r>
      <w:r>
        <w:rPr>
          <w:noProof/>
        </w:rPr>
        <w:fldChar w:fldCharType="end"/>
      </w:r>
    </w:p>
    <w:p w14:paraId="4348079E" w14:textId="18DE1BB2" w:rsidR="005724D7" w:rsidRDefault="005724D7">
      <w:pPr>
        <w:pStyle w:val="TableofFigures"/>
        <w:tabs>
          <w:tab w:val="right" w:pos="9011"/>
        </w:tabs>
        <w:rPr>
          <w:rFonts w:eastAsiaTheme="minorEastAsia" w:cstheme="minorBidi"/>
          <w:b w:val="0"/>
          <w:kern w:val="2"/>
          <w:sz w:val="22"/>
          <w:szCs w:val="22"/>
          <w14:ligatures w14:val="standardContextual"/>
        </w:rPr>
      </w:pPr>
      <w:r w:rsidRPr="00C31FF8">
        <w:rPr>
          <w:noProof/>
          <w:lang w:val="en-GB"/>
        </w:rPr>
        <w:t xml:space="preserve">Figure </w:t>
      </w:r>
      <w:r>
        <w:rPr>
          <w:noProof/>
        </w:rPr>
        <w:t>8</w:t>
      </w:r>
      <w:r w:rsidRPr="00C31FF8">
        <w:rPr>
          <w:noProof/>
          <w:lang w:val="en-GB"/>
        </w:rPr>
        <w:t>: Reconstruction quality versus compression rate.</w:t>
      </w:r>
      <w:r>
        <w:rPr>
          <w:noProof/>
        </w:rPr>
        <w:t xml:space="preserve"> </w:t>
      </w:r>
      <w:r w:rsidRPr="00C31FF8">
        <w:rPr>
          <w:noProof/>
          <w:lang w:val="en-GB"/>
        </w:rPr>
        <w:t>On the x axis we show the compression rate expressed as bit per pixel, on the y axis we show the error expressed in percentage. Each dot consists of a trained model and its performance. Line represent performance of non-quantized models. Data raw bpp is 120.</w:t>
      </w:r>
      <w:r>
        <w:rPr>
          <w:noProof/>
        </w:rPr>
        <w:tab/>
      </w:r>
      <w:r>
        <w:rPr>
          <w:noProof/>
        </w:rPr>
        <w:fldChar w:fldCharType="begin"/>
      </w:r>
      <w:r>
        <w:rPr>
          <w:noProof/>
        </w:rPr>
        <w:instrText xml:space="preserve"> PAGEREF _Toc150941865 \h </w:instrText>
      </w:r>
      <w:r>
        <w:rPr>
          <w:noProof/>
        </w:rPr>
      </w:r>
      <w:r>
        <w:rPr>
          <w:noProof/>
        </w:rPr>
        <w:fldChar w:fldCharType="separate"/>
      </w:r>
      <w:r>
        <w:rPr>
          <w:noProof/>
        </w:rPr>
        <w:t>29</w:t>
      </w:r>
      <w:r>
        <w:rPr>
          <w:noProof/>
        </w:rPr>
        <w:fldChar w:fldCharType="end"/>
      </w:r>
    </w:p>
    <w:p w14:paraId="3D5913E3" w14:textId="3FB72D74"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9: Visual comparison of a single instance of the first band between the learned compression model with a single quantization layer and JPEG. The first JPEG image has similar bpp whereas the second JPEG image has similar error.</w:t>
      </w:r>
      <w:r>
        <w:rPr>
          <w:noProof/>
        </w:rPr>
        <w:tab/>
      </w:r>
      <w:r>
        <w:rPr>
          <w:noProof/>
        </w:rPr>
        <w:fldChar w:fldCharType="begin"/>
      </w:r>
      <w:r>
        <w:rPr>
          <w:noProof/>
        </w:rPr>
        <w:instrText xml:space="preserve"> PAGEREF _Toc150941866 \h </w:instrText>
      </w:r>
      <w:r>
        <w:rPr>
          <w:noProof/>
        </w:rPr>
      </w:r>
      <w:r>
        <w:rPr>
          <w:noProof/>
        </w:rPr>
        <w:fldChar w:fldCharType="separate"/>
      </w:r>
      <w:r>
        <w:rPr>
          <w:noProof/>
        </w:rPr>
        <w:t>30</w:t>
      </w:r>
      <w:r>
        <w:rPr>
          <w:noProof/>
        </w:rPr>
        <w:fldChar w:fldCharType="end"/>
      </w:r>
    </w:p>
    <w:p w14:paraId="1D5CBCFD" w14:textId="5BFE5058"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10: Visual comparison of a single instance of the first band between the learned compression model with two quantization layer and JPEG. The first JPEG image has similar bpp whereas the second JPEG image has similar error.</w:t>
      </w:r>
      <w:r>
        <w:rPr>
          <w:noProof/>
        </w:rPr>
        <w:tab/>
      </w:r>
      <w:r>
        <w:rPr>
          <w:noProof/>
        </w:rPr>
        <w:fldChar w:fldCharType="begin"/>
      </w:r>
      <w:r>
        <w:rPr>
          <w:noProof/>
        </w:rPr>
        <w:instrText xml:space="preserve"> PAGEREF _Toc150941867 \h </w:instrText>
      </w:r>
      <w:r>
        <w:rPr>
          <w:noProof/>
        </w:rPr>
      </w:r>
      <w:r>
        <w:rPr>
          <w:noProof/>
        </w:rPr>
        <w:fldChar w:fldCharType="separate"/>
      </w:r>
      <w:r>
        <w:rPr>
          <w:noProof/>
        </w:rPr>
        <w:t>30</w:t>
      </w:r>
      <w:r>
        <w:rPr>
          <w:noProof/>
        </w:rPr>
        <w:fldChar w:fldCharType="end"/>
      </w:r>
    </w:p>
    <w:p w14:paraId="09CB015E" w14:textId="14F74766"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11: Visual comparison of a single instance of the first band between the learned compression model with three quantization layer and JPEG. The first JPEG image has similar bpp whereas the second JPEG image has similar error.</w:t>
      </w:r>
      <w:r>
        <w:rPr>
          <w:noProof/>
        </w:rPr>
        <w:tab/>
      </w:r>
      <w:r>
        <w:rPr>
          <w:noProof/>
        </w:rPr>
        <w:fldChar w:fldCharType="begin"/>
      </w:r>
      <w:r>
        <w:rPr>
          <w:noProof/>
        </w:rPr>
        <w:instrText xml:space="preserve"> PAGEREF _Toc150941868 \h </w:instrText>
      </w:r>
      <w:r>
        <w:rPr>
          <w:noProof/>
        </w:rPr>
      </w:r>
      <w:r>
        <w:rPr>
          <w:noProof/>
        </w:rPr>
        <w:fldChar w:fldCharType="separate"/>
      </w:r>
      <w:r>
        <w:rPr>
          <w:noProof/>
        </w:rPr>
        <w:t>31</w:t>
      </w:r>
      <w:r>
        <w:rPr>
          <w:noProof/>
        </w:rPr>
        <w:fldChar w:fldCharType="end"/>
      </w:r>
    </w:p>
    <w:p w14:paraId="4C002341" w14:textId="709554D6"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12: Visual comparison of a single instance of the first band between the learned compression model with four quantization layer and JPEG. The first JPEG image has similar bpp whereas the second JPEG image has similar error.</w:t>
      </w:r>
      <w:r>
        <w:rPr>
          <w:noProof/>
        </w:rPr>
        <w:tab/>
      </w:r>
      <w:r>
        <w:rPr>
          <w:noProof/>
        </w:rPr>
        <w:fldChar w:fldCharType="begin"/>
      </w:r>
      <w:r>
        <w:rPr>
          <w:noProof/>
        </w:rPr>
        <w:instrText xml:space="preserve"> PAGEREF _Toc150941869 \h </w:instrText>
      </w:r>
      <w:r>
        <w:rPr>
          <w:noProof/>
        </w:rPr>
      </w:r>
      <w:r>
        <w:rPr>
          <w:noProof/>
        </w:rPr>
        <w:fldChar w:fldCharType="separate"/>
      </w:r>
      <w:r>
        <w:rPr>
          <w:noProof/>
        </w:rPr>
        <w:t>32</w:t>
      </w:r>
      <w:r>
        <w:rPr>
          <w:noProof/>
        </w:rPr>
        <w:fldChar w:fldCharType="end"/>
      </w:r>
    </w:p>
    <w:p w14:paraId="3C553F9E" w14:textId="3A4F47BC"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13: Histogram of the first label of the Symmetric KL Divergence of the most compressed model. The last bin is unbounded and contain 5 percents of the data.</w:t>
      </w:r>
      <w:r>
        <w:rPr>
          <w:noProof/>
        </w:rPr>
        <w:tab/>
      </w:r>
      <w:r>
        <w:rPr>
          <w:noProof/>
        </w:rPr>
        <w:fldChar w:fldCharType="begin"/>
      </w:r>
      <w:r>
        <w:rPr>
          <w:noProof/>
        </w:rPr>
        <w:instrText xml:space="preserve"> PAGEREF _Toc150941870 \h </w:instrText>
      </w:r>
      <w:r>
        <w:rPr>
          <w:noProof/>
        </w:rPr>
      </w:r>
      <w:r>
        <w:rPr>
          <w:noProof/>
        </w:rPr>
        <w:fldChar w:fldCharType="separate"/>
      </w:r>
      <w:r>
        <w:rPr>
          <w:noProof/>
        </w:rPr>
        <w:t>33</w:t>
      </w:r>
      <w:r>
        <w:rPr>
          <w:noProof/>
        </w:rPr>
        <w:fldChar w:fldCharType="end"/>
      </w:r>
    </w:p>
    <w:p w14:paraId="2D76636C" w14:textId="5BFCBDA8"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14: Contingency matrix for all labels showing the miss classification due to compression. This is done here with the most compressed model.</w:t>
      </w:r>
      <w:r>
        <w:rPr>
          <w:noProof/>
        </w:rPr>
        <w:tab/>
      </w:r>
      <w:r>
        <w:rPr>
          <w:noProof/>
        </w:rPr>
        <w:fldChar w:fldCharType="begin"/>
      </w:r>
      <w:r>
        <w:rPr>
          <w:noProof/>
        </w:rPr>
        <w:instrText xml:space="preserve"> PAGEREF _Toc150941871 \h </w:instrText>
      </w:r>
      <w:r>
        <w:rPr>
          <w:noProof/>
        </w:rPr>
      </w:r>
      <w:r>
        <w:rPr>
          <w:noProof/>
        </w:rPr>
        <w:fldChar w:fldCharType="separate"/>
      </w:r>
      <w:r>
        <w:rPr>
          <w:noProof/>
        </w:rPr>
        <w:t>34</w:t>
      </w:r>
      <w:r>
        <w:rPr>
          <w:noProof/>
        </w:rPr>
        <w:fldChar w:fldCharType="end"/>
      </w:r>
    </w:p>
    <w:p w14:paraId="31D0E39A" w14:textId="65023B7B"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15: Architecture of the integration.</w:t>
      </w:r>
      <w:r w:rsidRPr="00C31FF8">
        <w:rPr>
          <w:noProof/>
          <w:lang w:val="en-GB"/>
        </w:rPr>
        <w:t xml:space="preserve"> Square boxes represent components. Hexagons indicate a Kafka topic, and circles indicate storage</w:t>
      </w:r>
      <w:r>
        <w:rPr>
          <w:noProof/>
        </w:rPr>
        <w:tab/>
      </w:r>
      <w:r>
        <w:rPr>
          <w:noProof/>
        </w:rPr>
        <w:fldChar w:fldCharType="begin"/>
      </w:r>
      <w:r>
        <w:rPr>
          <w:noProof/>
        </w:rPr>
        <w:instrText xml:space="preserve"> PAGEREF _Toc150941872 \h </w:instrText>
      </w:r>
      <w:r>
        <w:rPr>
          <w:noProof/>
        </w:rPr>
      </w:r>
      <w:r>
        <w:rPr>
          <w:noProof/>
        </w:rPr>
        <w:fldChar w:fldCharType="separate"/>
      </w:r>
      <w:r>
        <w:rPr>
          <w:noProof/>
        </w:rPr>
        <w:t>36</w:t>
      </w:r>
      <w:r>
        <w:rPr>
          <w:noProof/>
        </w:rPr>
        <w:fldChar w:fldCharType="end"/>
      </w:r>
    </w:p>
    <w:p w14:paraId="35B85BB8" w14:textId="325A1567"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16: Throughput vs. Latency with GPU.</w:t>
      </w:r>
      <w:r>
        <w:rPr>
          <w:noProof/>
        </w:rPr>
        <w:tab/>
      </w:r>
      <w:r>
        <w:rPr>
          <w:noProof/>
        </w:rPr>
        <w:fldChar w:fldCharType="begin"/>
      </w:r>
      <w:r>
        <w:rPr>
          <w:noProof/>
        </w:rPr>
        <w:instrText xml:space="preserve"> PAGEREF _Toc150941873 \h </w:instrText>
      </w:r>
      <w:r>
        <w:rPr>
          <w:noProof/>
        </w:rPr>
      </w:r>
      <w:r>
        <w:rPr>
          <w:noProof/>
        </w:rPr>
        <w:fldChar w:fldCharType="separate"/>
      </w:r>
      <w:r>
        <w:rPr>
          <w:noProof/>
        </w:rPr>
        <w:t>40</w:t>
      </w:r>
      <w:r>
        <w:rPr>
          <w:noProof/>
        </w:rPr>
        <w:fldChar w:fldCharType="end"/>
      </w:r>
    </w:p>
    <w:p w14:paraId="7CA37456" w14:textId="4C95DB32" w:rsidR="005724D7" w:rsidRDefault="005724D7">
      <w:pPr>
        <w:pStyle w:val="TableofFigures"/>
        <w:tabs>
          <w:tab w:val="right" w:pos="9011"/>
        </w:tabs>
        <w:rPr>
          <w:rFonts w:eastAsiaTheme="minorEastAsia" w:cstheme="minorBidi"/>
          <w:b w:val="0"/>
          <w:kern w:val="2"/>
          <w:sz w:val="22"/>
          <w:szCs w:val="22"/>
          <w14:ligatures w14:val="standardContextual"/>
        </w:rPr>
      </w:pPr>
      <w:r>
        <w:rPr>
          <w:noProof/>
        </w:rPr>
        <w:t>Figure 17:Throughput vs. Latency without GPU.</w:t>
      </w:r>
      <w:r>
        <w:rPr>
          <w:noProof/>
        </w:rPr>
        <w:tab/>
      </w:r>
      <w:r>
        <w:rPr>
          <w:noProof/>
        </w:rPr>
        <w:fldChar w:fldCharType="begin"/>
      </w:r>
      <w:r>
        <w:rPr>
          <w:noProof/>
        </w:rPr>
        <w:instrText xml:space="preserve"> PAGEREF _Toc150941874 \h </w:instrText>
      </w:r>
      <w:r>
        <w:rPr>
          <w:noProof/>
        </w:rPr>
      </w:r>
      <w:r>
        <w:rPr>
          <w:noProof/>
        </w:rPr>
        <w:fldChar w:fldCharType="separate"/>
      </w:r>
      <w:r>
        <w:rPr>
          <w:noProof/>
        </w:rPr>
        <w:t>41</w:t>
      </w:r>
      <w:r>
        <w:rPr>
          <w:noProof/>
        </w:rPr>
        <w:fldChar w:fldCharType="end"/>
      </w:r>
    </w:p>
    <w:p w14:paraId="2713AC61" w14:textId="25B306EC" w:rsidR="009A24EB" w:rsidRPr="004F343D" w:rsidRDefault="003C7291" w:rsidP="2F6F4507">
      <w:pPr>
        <w:pStyle w:val="TableofFigures"/>
        <w:tabs>
          <w:tab w:val="right" w:leader="dot" w:pos="9011"/>
        </w:tabs>
        <w:ind w:left="0" w:firstLine="0"/>
        <w:rPr>
          <w:rFonts w:cs="Calibri"/>
          <w:color w:val="0000FF"/>
          <w:u w:val="single"/>
          <w:lang w:val="en-GB"/>
        </w:rPr>
      </w:pPr>
      <w:r>
        <w:rPr>
          <w:rStyle w:val="Hyperlink"/>
          <w:rFonts w:cs="Calibri"/>
          <w:lang w:val="en-GB"/>
        </w:rPr>
        <w:fldChar w:fldCharType="end"/>
      </w:r>
    </w:p>
    <w:p w14:paraId="264818CF" w14:textId="7CF561CF" w:rsidR="7D477ED1" w:rsidRDefault="7D477ED1">
      <w:r>
        <w:br w:type="page"/>
      </w:r>
    </w:p>
    <w:p w14:paraId="64F7FEA7" w14:textId="08A12EC7" w:rsidR="009A24EB" w:rsidRPr="00F22278" w:rsidRDefault="2350C8DA" w:rsidP="1E8FE5D8">
      <w:pPr>
        <w:pStyle w:val="Heading1woTOC"/>
        <w:numPr>
          <w:ilvl w:val="0"/>
          <w:numId w:val="0"/>
        </w:numPr>
        <w:jc w:val="both"/>
        <w:rPr>
          <w:lang w:val="en-GB"/>
        </w:rPr>
      </w:pPr>
      <w:bookmarkStart w:id="11" w:name="_Toc504648081"/>
      <w:bookmarkStart w:id="12" w:name="_Toc916682880"/>
      <w:bookmarkStart w:id="13" w:name="_Toc341700598"/>
      <w:bookmarkStart w:id="14" w:name="_Toc150941823"/>
      <w:r w:rsidRPr="2B8C5F46">
        <w:rPr>
          <w:lang w:val="en-GB"/>
        </w:rPr>
        <w:lastRenderedPageBreak/>
        <w:t>Executive Summary</w:t>
      </w:r>
      <w:bookmarkEnd w:id="11"/>
      <w:bookmarkEnd w:id="12"/>
      <w:bookmarkEnd w:id="13"/>
      <w:bookmarkEnd w:id="14"/>
    </w:p>
    <w:p w14:paraId="07CE8BAC" w14:textId="05B4A73D" w:rsidR="009A24EB" w:rsidRDefault="6EA80DDB" w:rsidP="081E6426">
      <w:pPr>
        <w:spacing w:line="259" w:lineRule="auto"/>
        <w:jc w:val="both"/>
        <w:rPr>
          <w:lang w:val="en-GB"/>
        </w:rPr>
      </w:pPr>
      <w:r w:rsidRPr="081E6426">
        <w:rPr>
          <w:lang w:val="en-GB"/>
        </w:rPr>
        <w:t xml:space="preserve">This Deliverable extensively presents and discusses the outcomes of Task "T3.3 - ML-based processing," covering the development of machine learning models, their efficiency assessment, integration, and documentation. Our model development process is detailed, and the models’ performance is demonstrated through evaluations against established benchmarks (Section 2). The integration of the work into EO4EU’s technical architecture is described in Section 3 and our strategy to demonstrate the </w:t>
      </w:r>
      <w:r w:rsidRPr="1591A0C1">
        <w:rPr>
          <w:lang w:val="en-GB"/>
        </w:rPr>
        <w:t>models</w:t>
      </w:r>
      <w:r w:rsidR="48B698E2" w:rsidRPr="1591A0C1">
        <w:rPr>
          <w:lang w:val="en-GB"/>
        </w:rPr>
        <w:t>´</w:t>
      </w:r>
      <w:r w:rsidRPr="081E6426">
        <w:rPr>
          <w:lang w:val="en-GB"/>
        </w:rPr>
        <w:t xml:space="preserve"> applicability in real-world applications is elaborated in Section 4. Section 5 underscores the significance of our contributions within and beyond the project’s lifecycle.</w:t>
      </w:r>
    </w:p>
    <w:p w14:paraId="0F9540CB" w14:textId="0EA03AF0" w:rsidR="009A24EB" w:rsidRDefault="009A24EB" w:rsidP="0714A0FF">
      <w:pPr>
        <w:spacing w:line="259" w:lineRule="auto"/>
        <w:jc w:val="both"/>
        <w:rPr>
          <w:lang w:val="en-GB"/>
        </w:rPr>
      </w:pPr>
    </w:p>
    <w:p w14:paraId="59D33CB9" w14:textId="18C2DE0F" w:rsidR="009A24EB" w:rsidRDefault="6EA80DDB" w:rsidP="081E6426">
      <w:pPr>
        <w:spacing w:line="259" w:lineRule="auto"/>
        <w:jc w:val="both"/>
        <w:rPr>
          <w:lang w:val="en-GB"/>
        </w:rPr>
      </w:pPr>
      <w:r w:rsidRPr="081E6426">
        <w:rPr>
          <w:lang w:val="en-GB"/>
        </w:rPr>
        <w:t xml:space="preserve">The core of our ML modelling work revolves around two primary model categories: Self-Supervised Learning and Learned Compression. These models, tailored to EO data specifics, are benchmarked against baselines, demonstrating their advancements. </w:t>
      </w:r>
    </w:p>
    <w:p w14:paraId="497B90ED" w14:textId="1F5C4C59" w:rsidR="009A24EB" w:rsidRDefault="009A24EB" w:rsidP="0714A0FF">
      <w:pPr>
        <w:spacing w:line="259" w:lineRule="auto"/>
        <w:jc w:val="both"/>
        <w:rPr>
          <w:lang w:val="en-GB"/>
        </w:rPr>
      </w:pPr>
    </w:p>
    <w:p w14:paraId="7AFCEA3F" w14:textId="7B401218" w:rsidR="009A24EB" w:rsidRDefault="6EA80DDB" w:rsidP="081E6426">
      <w:pPr>
        <w:spacing w:line="259" w:lineRule="auto"/>
        <w:jc w:val="both"/>
        <w:rPr>
          <w:lang w:val="en-GB"/>
        </w:rPr>
      </w:pPr>
      <w:r w:rsidRPr="081E6426">
        <w:rPr>
          <w:lang w:val="en-GB"/>
        </w:rPr>
        <w:t>The Self-Supervised Learning models' evaluation revolves around downstream task impact. Our experiments show that leveraging these models significantly improves performance achieved by a typical supervised approach, when operating with limited labelled data. Specifically, with just a few hundreds of labelled images, our approach achieves substantial performance gains in a classification task, offering insights into how it can facilitate the design of label-efficient downstream tasks.</w:t>
      </w:r>
    </w:p>
    <w:p w14:paraId="1BCAA52B" w14:textId="2A10BCC1" w:rsidR="009A24EB" w:rsidRDefault="009A24EB" w:rsidP="0714A0FF">
      <w:pPr>
        <w:spacing w:line="259" w:lineRule="auto"/>
        <w:jc w:val="both"/>
        <w:rPr>
          <w:lang w:val="en-GB"/>
        </w:rPr>
      </w:pPr>
    </w:p>
    <w:p w14:paraId="2543F73E" w14:textId="7705645E" w:rsidR="009A24EB" w:rsidRDefault="6EA80DDB" w:rsidP="081E6426">
      <w:pPr>
        <w:spacing w:line="259" w:lineRule="auto"/>
        <w:jc w:val="both"/>
        <w:rPr>
          <w:lang w:val="en-GB"/>
        </w:rPr>
      </w:pPr>
      <w:r w:rsidRPr="081E6426">
        <w:rPr>
          <w:lang w:val="en-GB"/>
        </w:rPr>
        <w:t>In Learned Compression, our models are compared against the relevant baseline of JPEG, showcasing improvements in performance, especially at lower compression rates. Moreover, our models maintain image quality under high compression, avoiding the blocky artefacts which JPEG produces.</w:t>
      </w:r>
    </w:p>
    <w:p w14:paraId="691E3877" w14:textId="66334127" w:rsidR="009A24EB" w:rsidRDefault="6EA80DDB" w:rsidP="081E6426">
      <w:pPr>
        <w:spacing w:line="259" w:lineRule="auto"/>
        <w:jc w:val="both"/>
        <w:rPr>
          <w:lang w:val="en-GB"/>
        </w:rPr>
      </w:pPr>
      <w:r w:rsidRPr="7C65A861">
        <w:rPr>
          <w:lang w:val="en-GB"/>
        </w:rPr>
        <w:t xml:space="preserve">Beyond benchmarking, </w:t>
      </w:r>
      <w:commentRangeStart w:id="15"/>
      <w:commentRangeStart w:id="16"/>
      <w:commentRangeStart w:id="17"/>
      <w:r w:rsidRPr="7C65A861">
        <w:rPr>
          <w:lang w:val="en-GB"/>
        </w:rPr>
        <w:t xml:space="preserve">we outline </w:t>
      </w:r>
      <w:commentRangeStart w:id="18"/>
      <w:r w:rsidRPr="7C65A861">
        <w:rPr>
          <w:lang w:val="en-GB"/>
        </w:rPr>
        <w:t>collaboration</w:t>
      </w:r>
      <w:commentRangeEnd w:id="18"/>
      <w:r>
        <w:rPr>
          <w:rStyle w:val="CommentReference"/>
        </w:rPr>
        <w:commentReference w:id="18"/>
      </w:r>
      <w:r w:rsidRPr="7C65A861">
        <w:rPr>
          <w:lang w:val="en-GB"/>
        </w:rPr>
        <w:t xml:space="preserve"> plans with the Use-Case related WP5 of EO4EU's, aiming to evaluate the rea</w:t>
      </w:r>
      <w:commentRangeEnd w:id="15"/>
      <w:r>
        <w:rPr>
          <w:rStyle w:val="CommentReference"/>
        </w:rPr>
        <w:commentReference w:id="15"/>
      </w:r>
      <w:commentRangeEnd w:id="16"/>
      <w:r>
        <w:rPr>
          <w:rStyle w:val="CommentReference"/>
        </w:rPr>
        <w:commentReference w:id="16"/>
      </w:r>
      <w:commentRangeEnd w:id="17"/>
      <w:r>
        <w:rPr>
          <w:rStyle w:val="CommentReference"/>
        </w:rPr>
        <w:commentReference w:id="17"/>
      </w:r>
      <w:r w:rsidRPr="7C65A861">
        <w:rPr>
          <w:lang w:val="en-GB"/>
        </w:rPr>
        <w:t>l-world application of our models. This synergy aims to validate our contributions within the EO4EU framework, demonstrating their real-world impact.</w:t>
      </w:r>
    </w:p>
    <w:p w14:paraId="7BEACBE5" w14:textId="22EF6EBB" w:rsidR="009A24EB" w:rsidRDefault="009A24EB" w:rsidP="0714A0FF">
      <w:pPr>
        <w:spacing w:line="259" w:lineRule="auto"/>
        <w:jc w:val="both"/>
        <w:rPr>
          <w:lang w:val="en-GB"/>
        </w:rPr>
      </w:pPr>
    </w:p>
    <w:p w14:paraId="5EFB8010" w14:textId="08A12EC7" w:rsidR="009A24EB" w:rsidRDefault="6EA80DDB" w:rsidP="081E6426">
      <w:pPr>
        <w:spacing w:line="259" w:lineRule="auto"/>
        <w:jc w:val="both"/>
        <w:rPr>
          <w:lang w:val="en-GB"/>
        </w:rPr>
      </w:pPr>
      <w:r w:rsidRPr="081E6426">
        <w:rPr>
          <w:lang w:val="en-GB"/>
        </w:rPr>
        <w:t>In summary, this Deliverable highlights the tangible contributions made under Task "T3.3 - ML-based processing" of EO4EU. By designing and evaluating Self-Supervised Learning and Learned Compression models, we address EO data challenges effectively, offering enhanced compression, and reduced annotation demands. These advancements align seamlessly with EO4EU's overarching mission to transform Earth Observation data processing for the better.</w:t>
      </w:r>
    </w:p>
    <w:p w14:paraId="09B23E95" w14:textId="08A12EC7" w:rsidR="2F6F4507" w:rsidRDefault="2F6F4507">
      <w:r>
        <w:br w:type="page"/>
      </w:r>
    </w:p>
    <w:p w14:paraId="6360C3B5" w14:textId="08A12EC7" w:rsidR="31D9580B" w:rsidRDefault="2A382360" w:rsidP="1E8FE5D8">
      <w:pPr>
        <w:pStyle w:val="H1"/>
        <w:jc w:val="both"/>
        <w:rPr>
          <w:lang w:val="en-GB"/>
        </w:rPr>
      </w:pPr>
      <w:bookmarkStart w:id="19" w:name="_Toc140715211"/>
      <w:bookmarkStart w:id="20" w:name="_Toc1174282965"/>
      <w:bookmarkStart w:id="21" w:name="_Toc150941824"/>
      <w:r w:rsidRPr="2B8C5F46">
        <w:rPr>
          <w:lang w:val="en-GB"/>
        </w:rPr>
        <w:lastRenderedPageBreak/>
        <w:t>Introduction</w:t>
      </w:r>
      <w:bookmarkEnd w:id="19"/>
      <w:bookmarkEnd w:id="20"/>
      <w:bookmarkEnd w:id="21"/>
    </w:p>
    <w:p w14:paraId="6BD40973" w14:textId="2A0390B0" w:rsidR="6F7670B8" w:rsidRDefault="6F7670B8" w:rsidP="0353B00F">
      <w:pPr>
        <w:pStyle w:val="BodyText"/>
        <w:jc w:val="both"/>
        <w:rPr>
          <w:lang w:val="en-GB"/>
        </w:rPr>
      </w:pPr>
    </w:p>
    <w:p w14:paraId="13460CD7" w14:textId="08A12EC7" w:rsidR="31D9580B" w:rsidRDefault="4CA6A705" w:rsidP="0353B00F">
      <w:pPr>
        <w:pStyle w:val="Heading2"/>
        <w:jc w:val="both"/>
        <w:rPr>
          <w:lang w:val="en-GB"/>
        </w:rPr>
      </w:pPr>
      <w:bookmarkStart w:id="22" w:name="_Toc1194468173"/>
      <w:bookmarkStart w:id="23" w:name="_Toc1964892757"/>
      <w:bookmarkStart w:id="24" w:name="_Toc150941825"/>
      <w:r w:rsidRPr="2B8C5F46">
        <w:rPr>
          <w:lang w:val="en-GB"/>
        </w:rPr>
        <w:t>Scope of D3.</w:t>
      </w:r>
      <w:r w:rsidR="4C92DA42" w:rsidRPr="2B8C5F46">
        <w:rPr>
          <w:lang w:val="en-GB"/>
        </w:rPr>
        <w:t>4</w:t>
      </w:r>
      <w:bookmarkEnd w:id="22"/>
      <w:bookmarkEnd w:id="23"/>
      <w:bookmarkEnd w:id="24"/>
    </w:p>
    <w:p w14:paraId="523D243B" w14:textId="3D341204" w:rsidR="279697BD" w:rsidRDefault="279697BD" w:rsidP="279697BD">
      <w:pPr>
        <w:jc w:val="both"/>
        <w:rPr>
          <w:lang w:val="en-GB"/>
        </w:rPr>
      </w:pPr>
    </w:p>
    <w:p w14:paraId="2C54C4C7" w14:textId="401E632A" w:rsidR="1B4475A3" w:rsidRDefault="1B4475A3" w:rsidP="279697BD">
      <w:pPr>
        <w:jc w:val="both"/>
        <w:rPr>
          <w:lang w:val="en-GB"/>
        </w:rPr>
      </w:pPr>
      <w:r w:rsidRPr="279697BD">
        <w:rPr>
          <w:lang w:val="en-GB"/>
        </w:rPr>
        <w:t xml:space="preserve">Deliverable "D3.4 - ML Methods, Models, and Documentation" stands as a comprehensive report that distils the essence of the accomplishments of the work undertaken under the focused task “T3.3 - ML-based processing” of WP3 of the EO4EU project. This document casts a spotlight on the ML-related work performed under T3.3, weaving together the model development process, the findings, and the significance of the developed ML models within the realm of EO4EU. Embedded within the context of WP3's overarching mission of Data Orchestration &amp; Machine Learning, this deliverable unpacks the methodologies harnessed within T3.3. It delves into the cutting-edge techniques of Self-Supervised Learning (SSL), that utilise the concept of contrastive learning to offer actionable insights utilising the abundance of unannotated EO data. Moreover, the document presents the advancements brought about by Learned Compression (LC) models, which can play a role in redefining data storage and transmission practices, thanks to models that are tailored to the </w:t>
      </w:r>
      <w:proofErr w:type="gramStart"/>
      <w:r w:rsidRPr="279697BD">
        <w:rPr>
          <w:lang w:val="en-GB"/>
        </w:rPr>
        <w:t>particular data</w:t>
      </w:r>
      <w:proofErr w:type="gramEnd"/>
      <w:r w:rsidRPr="279697BD">
        <w:rPr>
          <w:lang w:val="en-GB"/>
        </w:rPr>
        <w:t xml:space="preserve"> distribution of the data of interest.</w:t>
      </w:r>
    </w:p>
    <w:p w14:paraId="5E0E6D05" w14:textId="62BFF38D" w:rsidR="1B4475A3" w:rsidRDefault="1B4475A3" w:rsidP="279697BD">
      <w:pPr>
        <w:spacing w:before="300" w:after="300"/>
        <w:jc w:val="both"/>
        <w:rPr>
          <w:lang w:val="en-GB"/>
        </w:rPr>
      </w:pPr>
      <w:r w:rsidRPr="279697BD">
        <w:rPr>
          <w:lang w:val="en-GB"/>
        </w:rPr>
        <w:t xml:space="preserve">Beyond a mere account of progress in the modelling front, the document accentuates the </w:t>
      </w:r>
      <w:r w:rsidR="7E44487E" w:rsidRPr="55C7D1A2">
        <w:rPr>
          <w:lang w:val="en-GB"/>
        </w:rPr>
        <w:t>importance of</w:t>
      </w:r>
      <w:r w:rsidR="68099122" w:rsidRPr="55C7D1A2">
        <w:rPr>
          <w:lang w:val="en-GB"/>
        </w:rPr>
        <w:t xml:space="preserve"> </w:t>
      </w:r>
      <w:r w:rsidRPr="279697BD">
        <w:rPr>
          <w:lang w:val="en-GB"/>
        </w:rPr>
        <w:t xml:space="preserve">meticulous documentation practices that characterise T3.3's work. </w:t>
      </w:r>
      <w:r w:rsidR="68099122" w:rsidRPr="55C7D1A2">
        <w:rPr>
          <w:lang w:val="en-GB"/>
        </w:rPr>
        <w:t xml:space="preserve">It </w:t>
      </w:r>
      <w:r w:rsidR="7CB732CF" w:rsidRPr="55C7D1A2">
        <w:rPr>
          <w:lang w:val="en-GB"/>
        </w:rPr>
        <w:t>describes</w:t>
      </w:r>
      <w:r w:rsidRPr="279697BD">
        <w:rPr>
          <w:lang w:val="en-GB"/>
        </w:rPr>
        <w:t xml:space="preserve"> a holistic strategy encompassing metadata provision, development</w:t>
      </w:r>
      <w:r w:rsidR="034382F2" w:rsidRPr="55C7D1A2">
        <w:rPr>
          <w:lang w:val="en-GB"/>
        </w:rPr>
        <w:t xml:space="preserve"> of self-explanatory </w:t>
      </w:r>
      <w:r w:rsidR="68099122" w:rsidRPr="55C7D1A2">
        <w:rPr>
          <w:lang w:val="en-GB"/>
        </w:rPr>
        <w:t>code</w:t>
      </w:r>
      <w:r w:rsidRPr="279697BD">
        <w:rPr>
          <w:lang w:val="en-GB"/>
        </w:rPr>
        <w:t xml:space="preserve">, and examples of model usage, complemented by this document's detailed elaboration. This multifaceted documentation approach ensures that the unique models and methodologies birthed under T3.3 are truly accessible, </w:t>
      </w:r>
      <w:proofErr w:type="gramStart"/>
      <w:r w:rsidRPr="279697BD">
        <w:rPr>
          <w:lang w:val="en-GB"/>
        </w:rPr>
        <w:t>reusable</w:t>
      </w:r>
      <w:proofErr w:type="gramEnd"/>
      <w:r w:rsidRPr="279697BD">
        <w:rPr>
          <w:lang w:val="en-GB"/>
        </w:rPr>
        <w:t xml:space="preserve"> and extensible, thereby paving the way for their strategic application across the diverse EO landscape.</w:t>
      </w:r>
    </w:p>
    <w:p w14:paraId="70FF14C5" w14:textId="42C07108" w:rsidR="1B4475A3" w:rsidRDefault="1B4475A3" w:rsidP="05859ED8">
      <w:pPr>
        <w:spacing w:before="300" w:after="300"/>
        <w:jc w:val="both"/>
        <w:rPr>
          <w:lang w:val="en-GB"/>
        </w:rPr>
      </w:pPr>
      <w:r w:rsidRPr="05859ED8">
        <w:rPr>
          <w:lang w:val="en-GB"/>
        </w:rPr>
        <w:t xml:space="preserve">In addition to the detailed modelling and documentation work, which is described in Section 2 of this Deliverable, we also delve deeper into the integration, interaction, and impact of these models in the following sections. Section 3 outlines the way the machine learning component is integrated in the technical architecture of the EO4EU platform, highlighting the collaboration between the ML Controller, Wrapper, and Inference Server. Section 4 elaborates on the way that the utility and the performance of these models are demonstrated within EO4EU, by evaluating their performance against common, relevant, existing baselines, and by synergising with a promising EO4EU Use Case. </w:t>
      </w:r>
      <w:r w:rsidR="50C6CE04" w:rsidRPr="55C7D1A2">
        <w:rPr>
          <w:lang w:val="en-GB"/>
        </w:rPr>
        <w:t>Moreover</w:t>
      </w:r>
      <w:r w:rsidRPr="05859ED8">
        <w:rPr>
          <w:lang w:val="en-GB"/>
        </w:rPr>
        <w:t xml:space="preserve">, Section 5 discusses the broader impact this work can have, elaborating on the ways users can benefit from them beyond EO4EU, and the democratising effect they have on Earth Observation </w:t>
      </w:r>
      <w:r w:rsidR="09EADBA9" w:rsidRPr="1591A0C1">
        <w:rPr>
          <w:lang w:val="en-GB"/>
        </w:rPr>
        <w:t>(EO)</w:t>
      </w:r>
      <w:r w:rsidRPr="1591A0C1">
        <w:rPr>
          <w:lang w:val="en-GB"/>
        </w:rPr>
        <w:t xml:space="preserve"> </w:t>
      </w:r>
      <w:r w:rsidRPr="05859ED8">
        <w:rPr>
          <w:lang w:val="en-GB"/>
        </w:rPr>
        <w:t>data access and processing.</w:t>
      </w:r>
      <w:r w:rsidR="7CD5EBC4" w:rsidRPr="55C7D1A2">
        <w:rPr>
          <w:lang w:val="en-GB"/>
        </w:rPr>
        <w:t xml:space="preserve"> Lastly, conclusions drawn are discussed in Section 6, which wraps up this Deliverable.</w:t>
      </w:r>
    </w:p>
    <w:p w14:paraId="648E3B6A" w14:textId="57EFDD06" w:rsidR="1B4475A3" w:rsidRDefault="1B4475A3" w:rsidP="1591A0C1">
      <w:pPr>
        <w:spacing w:before="300" w:after="300" w:line="259" w:lineRule="auto"/>
        <w:jc w:val="both"/>
      </w:pPr>
      <w:r w:rsidRPr="05859ED8">
        <w:rPr>
          <w:lang w:val="en-GB"/>
        </w:rPr>
        <w:t xml:space="preserve">In summary, the scope of this deliverable is to encapsulate T3.3’s efforts within EO4EU, showcasing the potential of Machine Learning for optimising </w:t>
      </w:r>
      <w:r w:rsidR="3F6BC47B" w:rsidRPr="1591A0C1">
        <w:rPr>
          <w:lang w:val="en-GB"/>
        </w:rPr>
        <w:t>EO</w:t>
      </w:r>
      <w:r w:rsidRPr="05859ED8">
        <w:rPr>
          <w:lang w:val="en-GB"/>
        </w:rPr>
        <w:t xml:space="preserve"> data processes. The particular focus is on its two model types: Self-Supervised Learning models and models of Learned Compression. Furthermore, it elaborates on documentation, technical integration, model utility, demonstration plans and on the broader impact capacity of this work on democratising </w:t>
      </w:r>
      <w:r w:rsidR="1E2FDBD8" w:rsidRPr="1591A0C1">
        <w:rPr>
          <w:lang w:val="en-GB"/>
        </w:rPr>
        <w:t>EO</w:t>
      </w:r>
      <w:r w:rsidRPr="05859ED8">
        <w:rPr>
          <w:lang w:val="en-GB"/>
        </w:rPr>
        <w:t xml:space="preserve"> data processing.</w:t>
      </w:r>
      <w:r>
        <w:br/>
      </w:r>
    </w:p>
    <w:p w14:paraId="240CBB6F" w14:textId="08A12EC7" w:rsidR="31D9580B" w:rsidRDefault="4CA6A705" w:rsidP="0353B00F">
      <w:pPr>
        <w:pStyle w:val="Heading2"/>
        <w:jc w:val="both"/>
        <w:rPr>
          <w:lang w:val="en-GB"/>
        </w:rPr>
      </w:pPr>
      <w:bookmarkStart w:id="25" w:name="_Toc2021148187"/>
      <w:bookmarkStart w:id="26" w:name="_Toc1516863613"/>
      <w:bookmarkStart w:id="27" w:name="_Toc150941826"/>
      <w:r w:rsidRPr="2B8C5F46">
        <w:rPr>
          <w:lang w:val="en-GB"/>
        </w:rPr>
        <w:t>Relation to other deliverables</w:t>
      </w:r>
      <w:bookmarkEnd w:id="25"/>
      <w:bookmarkEnd w:id="26"/>
      <w:bookmarkEnd w:id="27"/>
    </w:p>
    <w:p w14:paraId="01A2CC3E" w14:textId="527A11B9" w:rsidR="6F7670B8" w:rsidRDefault="6F7670B8" w:rsidP="1E8FE5D8">
      <w:pPr>
        <w:jc w:val="both"/>
        <w:rPr>
          <w:lang w:val="en-GB"/>
        </w:rPr>
      </w:pPr>
    </w:p>
    <w:p w14:paraId="1D62C5AC" w14:textId="6E6F28C2" w:rsidR="5BC19B73" w:rsidRDefault="5BC19B73" w:rsidP="279697BD">
      <w:pPr>
        <w:spacing w:line="259" w:lineRule="auto"/>
        <w:jc w:val="both"/>
        <w:rPr>
          <w:lang w:val="en-GB"/>
        </w:rPr>
      </w:pPr>
      <w:r w:rsidRPr="05859ED8">
        <w:rPr>
          <w:lang w:val="en-GB"/>
        </w:rPr>
        <w:lastRenderedPageBreak/>
        <w:t xml:space="preserve">Deliverable D3.4 - </w:t>
      </w:r>
      <w:r w:rsidR="6F8B847B" w:rsidRPr="55C7D1A2">
        <w:rPr>
          <w:lang w:val="en-GB"/>
        </w:rPr>
        <w:t>“</w:t>
      </w:r>
      <w:r w:rsidRPr="05859ED8">
        <w:rPr>
          <w:lang w:val="en-GB"/>
        </w:rPr>
        <w:t xml:space="preserve">ML Methods, Models and </w:t>
      </w:r>
      <w:r w:rsidR="08A99EC6" w:rsidRPr="55C7D1A2">
        <w:rPr>
          <w:lang w:val="en-GB"/>
        </w:rPr>
        <w:t>Documentation</w:t>
      </w:r>
      <w:r w:rsidR="4B53326C" w:rsidRPr="55C7D1A2">
        <w:rPr>
          <w:lang w:val="en-GB"/>
        </w:rPr>
        <w:t>”</w:t>
      </w:r>
      <w:r w:rsidR="08A99EC6" w:rsidRPr="55C7D1A2">
        <w:rPr>
          <w:lang w:val="en-GB"/>
        </w:rPr>
        <w:t>,</w:t>
      </w:r>
      <w:r w:rsidRPr="05859ED8">
        <w:rPr>
          <w:lang w:val="en-GB"/>
        </w:rPr>
        <w:t xml:space="preserve"> is inherently related </w:t>
      </w:r>
      <w:r w:rsidR="5CC80418" w:rsidRPr="05859ED8">
        <w:rPr>
          <w:lang w:val="en-GB"/>
        </w:rPr>
        <w:t xml:space="preserve">to </w:t>
      </w:r>
      <w:r w:rsidRPr="05859ED8">
        <w:rPr>
          <w:lang w:val="en-GB"/>
        </w:rPr>
        <w:t xml:space="preserve">the </w:t>
      </w:r>
      <w:r w:rsidR="03B665F3" w:rsidRPr="05859ED8">
        <w:rPr>
          <w:lang w:val="en-GB"/>
        </w:rPr>
        <w:t>r</w:t>
      </w:r>
      <w:r w:rsidRPr="05859ED8">
        <w:rPr>
          <w:lang w:val="en-GB"/>
        </w:rPr>
        <w:t xml:space="preserve">est of the WP3 </w:t>
      </w:r>
      <w:r w:rsidR="52A3C005" w:rsidRPr="05859ED8">
        <w:rPr>
          <w:lang w:val="en-GB"/>
        </w:rPr>
        <w:t>deliverables</w:t>
      </w:r>
      <w:r w:rsidRPr="05859ED8">
        <w:rPr>
          <w:lang w:val="en-GB"/>
        </w:rPr>
        <w:t>, as the</w:t>
      </w:r>
      <w:r w:rsidR="79A389C5" w:rsidRPr="05859ED8">
        <w:rPr>
          <w:lang w:val="en-GB"/>
        </w:rPr>
        <w:t>y</w:t>
      </w:r>
      <w:r w:rsidRPr="05859ED8">
        <w:rPr>
          <w:lang w:val="en-GB"/>
        </w:rPr>
        <w:t xml:space="preserve"> all deal with the</w:t>
      </w:r>
      <w:r w:rsidR="057DBBC2" w:rsidRPr="05859ED8">
        <w:rPr>
          <w:lang w:val="en-GB"/>
        </w:rPr>
        <w:t xml:space="preserve"> </w:t>
      </w:r>
      <w:r w:rsidR="1B5BF43E" w:rsidRPr="05859ED8">
        <w:rPr>
          <w:lang w:val="en-GB"/>
        </w:rPr>
        <w:t xml:space="preserve">core </w:t>
      </w:r>
      <w:r w:rsidR="526DFDFE" w:rsidRPr="05859ED8">
        <w:rPr>
          <w:lang w:val="en-GB"/>
        </w:rPr>
        <w:t>technical</w:t>
      </w:r>
      <w:r w:rsidR="5E842013" w:rsidRPr="05859ED8">
        <w:rPr>
          <w:lang w:val="en-GB"/>
        </w:rPr>
        <w:t xml:space="preserve"> and modelling</w:t>
      </w:r>
      <w:r w:rsidR="526DFDFE" w:rsidRPr="05859ED8">
        <w:rPr>
          <w:lang w:val="en-GB"/>
        </w:rPr>
        <w:t xml:space="preserve"> work of EO4EU. More particularly, D3.1 “Knowledge Graph Configuration Manual &amp; Deployment</w:t>
      </w:r>
      <w:r w:rsidR="2A62058A" w:rsidRPr="05859ED8">
        <w:rPr>
          <w:lang w:val="en-GB"/>
        </w:rPr>
        <w:t xml:space="preserve">” </w:t>
      </w:r>
      <w:r w:rsidR="526DFDFE" w:rsidRPr="05859ED8">
        <w:rPr>
          <w:lang w:val="en-GB"/>
        </w:rPr>
        <w:t xml:space="preserve">describes work employed to satisfy the semantic annotation models, bringing to light the </w:t>
      </w:r>
      <w:r w:rsidR="1FE03D2E" w:rsidRPr="5FBD6192">
        <w:rPr>
          <w:lang w:val="en-GB"/>
        </w:rPr>
        <w:t>semantic</w:t>
      </w:r>
      <w:r w:rsidR="5D35525A" w:rsidRPr="5FBD6192">
        <w:rPr>
          <w:lang w:val="en-GB"/>
        </w:rPr>
        <w:t>s</w:t>
      </w:r>
      <w:r w:rsidR="1FE03D2E" w:rsidRPr="05859ED8">
        <w:rPr>
          <w:lang w:val="en-GB"/>
        </w:rPr>
        <w:t xml:space="preserve"> of data that can be used by T3.3</w:t>
      </w:r>
      <w:r w:rsidR="605B6646" w:rsidRPr="05859ED8">
        <w:rPr>
          <w:lang w:val="en-GB"/>
        </w:rPr>
        <w:t>’s</w:t>
      </w:r>
      <w:r w:rsidR="1FE03D2E" w:rsidRPr="05859ED8">
        <w:rPr>
          <w:lang w:val="en-GB"/>
        </w:rPr>
        <w:t xml:space="preserve"> ML models. Moreover, D3.2 </w:t>
      </w:r>
      <w:r w:rsidR="6D7C825D" w:rsidRPr="05859ED8">
        <w:rPr>
          <w:lang w:val="en-GB"/>
        </w:rPr>
        <w:t>“</w:t>
      </w:r>
      <w:r w:rsidR="1FE03D2E" w:rsidRPr="05859ED8">
        <w:rPr>
          <w:lang w:val="en-GB"/>
        </w:rPr>
        <w:t>EO4EU automated systems and services (a)</w:t>
      </w:r>
      <w:r w:rsidR="2480A35B" w:rsidRPr="05859ED8">
        <w:rPr>
          <w:lang w:val="en-GB"/>
        </w:rPr>
        <w:t>”</w:t>
      </w:r>
      <w:r w:rsidR="1FE03D2E" w:rsidRPr="05859ED8">
        <w:rPr>
          <w:lang w:val="en-GB"/>
        </w:rPr>
        <w:t xml:space="preserve"> </w:t>
      </w:r>
      <w:r w:rsidR="1E6F3131" w:rsidRPr="05859ED8">
        <w:rPr>
          <w:lang w:val="en-GB"/>
        </w:rPr>
        <w:t xml:space="preserve">which describes the services and systems developed, </w:t>
      </w:r>
      <w:proofErr w:type="gramStart"/>
      <w:r w:rsidR="1E6F3131" w:rsidRPr="05859ED8">
        <w:rPr>
          <w:lang w:val="en-GB"/>
        </w:rPr>
        <w:t>integrated</w:t>
      </w:r>
      <w:proofErr w:type="gramEnd"/>
      <w:r w:rsidR="1E6F3131" w:rsidRPr="05859ED8">
        <w:rPr>
          <w:lang w:val="en-GB"/>
        </w:rPr>
        <w:t xml:space="preserve"> and tested in EO4EU platform, has an overlap with this deliverable, when it comes to the de</w:t>
      </w:r>
      <w:r w:rsidR="33C7CE2B" w:rsidRPr="05859ED8">
        <w:rPr>
          <w:lang w:val="en-GB"/>
        </w:rPr>
        <w:t>ve</w:t>
      </w:r>
      <w:r w:rsidR="1E6F3131" w:rsidRPr="05859ED8">
        <w:rPr>
          <w:lang w:val="en-GB"/>
        </w:rPr>
        <w:t>lopment and the integration of the ML models.</w:t>
      </w:r>
      <w:r w:rsidR="22440762" w:rsidRPr="05859ED8">
        <w:rPr>
          <w:lang w:val="en-GB"/>
        </w:rPr>
        <w:t xml:space="preserve"> Lastly, there is an interplay with the work reported on D3.5 </w:t>
      </w:r>
      <w:r w:rsidR="13F167E3" w:rsidRPr="05859ED8">
        <w:rPr>
          <w:lang w:val="en-GB"/>
        </w:rPr>
        <w:t>“</w:t>
      </w:r>
      <w:r w:rsidR="22440762" w:rsidRPr="05859ED8">
        <w:rPr>
          <w:lang w:val="en-GB"/>
        </w:rPr>
        <w:t>Customer facing services increased information uptake (a)</w:t>
      </w:r>
      <w:r w:rsidR="592EE06E" w:rsidRPr="05859ED8">
        <w:rPr>
          <w:lang w:val="en-GB"/>
        </w:rPr>
        <w:t>”</w:t>
      </w:r>
      <w:r w:rsidR="22440762" w:rsidRPr="05859ED8">
        <w:rPr>
          <w:lang w:val="en-GB"/>
        </w:rPr>
        <w:t xml:space="preserve"> since ML-based models are utilized in the AI/ML Marketplace as a software instance</w:t>
      </w:r>
      <w:r w:rsidR="45D55276" w:rsidRPr="7D62246D">
        <w:rPr>
          <w:lang w:val="en-GB"/>
        </w:rPr>
        <w:t>,</w:t>
      </w:r>
      <w:r w:rsidR="22440762" w:rsidRPr="05859ED8">
        <w:rPr>
          <w:lang w:val="en-GB"/>
        </w:rPr>
        <w:t xml:space="preserve"> including the ML models as function calls to the inference server</w:t>
      </w:r>
      <w:r w:rsidR="32C6D985" w:rsidRPr="7D62246D">
        <w:rPr>
          <w:lang w:val="en-GB"/>
        </w:rPr>
        <w:t>,</w:t>
      </w:r>
      <w:r w:rsidR="22440762" w:rsidRPr="05859ED8">
        <w:rPr>
          <w:lang w:val="en-GB"/>
        </w:rPr>
        <w:t xml:space="preserve"> and </w:t>
      </w:r>
      <w:r w:rsidR="6D4F84DB" w:rsidRPr="05859ED8">
        <w:rPr>
          <w:lang w:val="en-GB"/>
        </w:rPr>
        <w:t xml:space="preserve">are </w:t>
      </w:r>
      <w:r w:rsidR="22440762" w:rsidRPr="05859ED8">
        <w:rPr>
          <w:lang w:val="en-GB"/>
        </w:rPr>
        <w:t>to be used in the customer-facing services, such as in the dashboard-data visualization.</w:t>
      </w:r>
      <w:r w:rsidR="5646F71F" w:rsidRPr="05859ED8">
        <w:rPr>
          <w:lang w:val="en-GB"/>
        </w:rPr>
        <w:t xml:space="preserve"> </w:t>
      </w:r>
    </w:p>
    <w:p w14:paraId="12210541" w14:textId="21190E82" w:rsidR="279697BD" w:rsidRDefault="279697BD" w:rsidP="05859ED8">
      <w:pPr>
        <w:spacing w:line="259" w:lineRule="auto"/>
        <w:jc w:val="both"/>
        <w:rPr>
          <w:lang w:val="en-GB"/>
        </w:rPr>
      </w:pPr>
    </w:p>
    <w:p w14:paraId="5FA3BC82" w14:textId="1B70D12D" w:rsidR="279697BD" w:rsidRDefault="5646F71F" w:rsidP="05859ED8">
      <w:pPr>
        <w:spacing w:line="259" w:lineRule="auto"/>
        <w:jc w:val="both"/>
        <w:rPr>
          <w:lang w:val="en-GB"/>
        </w:rPr>
      </w:pPr>
      <w:r w:rsidRPr="05859ED8">
        <w:rPr>
          <w:lang w:val="en-GB"/>
        </w:rPr>
        <w:t>Apart from the inherent relation among the WP3 deliverables, D3.4 is also related to deliverables from other WPs of EO4EU</w:t>
      </w:r>
      <w:r w:rsidR="35285C15" w:rsidRPr="5CD07031">
        <w:rPr>
          <w:lang w:val="en-GB"/>
        </w:rPr>
        <w:t xml:space="preserve"> as well.</w:t>
      </w:r>
      <w:r w:rsidR="7BFF7865" w:rsidRPr="05859ED8">
        <w:rPr>
          <w:lang w:val="en-GB"/>
        </w:rPr>
        <w:t xml:space="preserve"> </w:t>
      </w:r>
      <w:r w:rsidR="5931695E" w:rsidRPr="05859ED8">
        <w:rPr>
          <w:lang w:val="en-GB"/>
        </w:rPr>
        <w:t>Particularly, in D2.4 “Technical, Operational and Interoperability specifications and Architecture” the exact way that the ML-processing module interplays with the rest of the EO4EU platform and its components is described</w:t>
      </w:r>
      <w:r w:rsidR="4954A7C7" w:rsidRPr="05859ED8">
        <w:rPr>
          <w:lang w:val="en-GB"/>
        </w:rPr>
        <w:t xml:space="preserve">, </w:t>
      </w:r>
      <w:r w:rsidR="4E00CB54" w:rsidRPr="128814C8">
        <w:rPr>
          <w:lang w:val="en-GB"/>
        </w:rPr>
        <w:t xml:space="preserve">while relevant </w:t>
      </w:r>
      <w:r w:rsidR="4954A7C7" w:rsidRPr="128814C8">
        <w:rPr>
          <w:lang w:val="en-GB"/>
        </w:rPr>
        <w:t>sequence</w:t>
      </w:r>
      <w:r w:rsidR="4954A7C7" w:rsidRPr="05859ED8">
        <w:rPr>
          <w:lang w:val="en-GB"/>
        </w:rPr>
        <w:t xml:space="preserve"> diagrams describe the way a user can use the trained models to </w:t>
      </w:r>
      <w:r w:rsidR="7DAD4F73" w:rsidRPr="128814C8">
        <w:rPr>
          <w:lang w:val="en-GB"/>
        </w:rPr>
        <w:t>execute</w:t>
      </w:r>
      <w:r w:rsidR="4954A7C7" w:rsidRPr="05859ED8">
        <w:rPr>
          <w:lang w:val="en-GB"/>
        </w:rPr>
        <w:t xml:space="preserve"> inference tasks</w:t>
      </w:r>
      <w:r w:rsidR="5931695E" w:rsidRPr="05859ED8">
        <w:rPr>
          <w:lang w:val="en-GB"/>
        </w:rPr>
        <w:t>.</w:t>
      </w:r>
      <w:r w:rsidR="6FBEBD8A" w:rsidRPr="05859ED8">
        <w:rPr>
          <w:lang w:val="en-GB"/>
        </w:rPr>
        <w:t xml:space="preserve"> </w:t>
      </w:r>
      <w:r w:rsidR="10B79743" w:rsidRPr="05859ED8">
        <w:rPr>
          <w:lang w:val="en-GB"/>
        </w:rPr>
        <w:t>Moreover,</w:t>
      </w:r>
      <w:r w:rsidR="09A1EFE4" w:rsidRPr="05859ED8">
        <w:rPr>
          <w:lang w:val="en-GB"/>
        </w:rPr>
        <w:t xml:space="preserve"> </w:t>
      </w:r>
      <w:r w:rsidR="09A1EFE4" w:rsidRPr="05859ED8">
        <w:rPr>
          <w:rFonts w:eastAsia="Calibri" w:cs="Calibri"/>
          <w:lang w:val="en-GB"/>
        </w:rPr>
        <w:t>D3.4</w:t>
      </w:r>
      <w:r w:rsidR="10B79743" w:rsidRPr="05859ED8">
        <w:rPr>
          <w:lang w:val="en-GB"/>
        </w:rPr>
        <w:t xml:space="preserve"> </w:t>
      </w:r>
      <w:r w:rsidR="63DDCCC5" w:rsidRPr="05859ED8">
        <w:rPr>
          <w:lang w:val="en-GB"/>
        </w:rPr>
        <w:t xml:space="preserve">is related to </w:t>
      </w:r>
      <w:r w:rsidR="6ECAB24D" w:rsidRPr="05859ED8">
        <w:rPr>
          <w:lang w:val="en-GB"/>
        </w:rPr>
        <w:t xml:space="preserve">D4.1 “Infrastructure &amp; Services Definition (a)” </w:t>
      </w:r>
      <w:r w:rsidR="525F31C4" w:rsidRPr="05859ED8">
        <w:rPr>
          <w:lang w:val="en-GB"/>
        </w:rPr>
        <w:t xml:space="preserve">as it </w:t>
      </w:r>
      <w:r w:rsidR="393F7CC4" w:rsidRPr="05859ED8">
        <w:rPr>
          <w:lang w:val="en-GB"/>
        </w:rPr>
        <w:t>concerns</w:t>
      </w:r>
      <w:r w:rsidR="6ECAB24D" w:rsidRPr="05859ED8">
        <w:rPr>
          <w:lang w:val="en-GB"/>
        </w:rPr>
        <w:t xml:space="preserve"> </w:t>
      </w:r>
      <w:r w:rsidR="2330302F" w:rsidRPr="05859ED8">
        <w:rPr>
          <w:lang w:val="en-GB"/>
        </w:rPr>
        <w:t>multiple aspect</w:t>
      </w:r>
      <w:r w:rsidR="64E265E8" w:rsidRPr="05859ED8">
        <w:rPr>
          <w:lang w:val="en-GB"/>
        </w:rPr>
        <w:t>s</w:t>
      </w:r>
      <w:r w:rsidR="2330302F" w:rsidRPr="05859ED8">
        <w:rPr>
          <w:lang w:val="en-GB"/>
        </w:rPr>
        <w:t xml:space="preserve"> of integration</w:t>
      </w:r>
      <w:r w:rsidR="0B7B5F4B" w:rsidRPr="05859ED8">
        <w:rPr>
          <w:lang w:val="en-GB"/>
        </w:rPr>
        <w:t xml:space="preserve"> plannin</w:t>
      </w:r>
      <w:r w:rsidR="391AD16F" w:rsidRPr="05859ED8">
        <w:rPr>
          <w:lang w:val="en-GB"/>
        </w:rPr>
        <w:t>g and</w:t>
      </w:r>
      <w:r w:rsidR="0B7B5F4B" w:rsidRPr="05859ED8">
        <w:rPr>
          <w:lang w:val="en-GB"/>
        </w:rPr>
        <w:t xml:space="preserve"> services </w:t>
      </w:r>
      <w:r w:rsidR="7F52CA88" w:rsidRPr="05859ED8">
        <w:rPr>
          <w:lang w:val="en-GB"/>
        </w:rPr>
        <w:t>specifications</w:t>
      </w:r>
      <w:r w:rsidR="23E219C8" w:rsidRPr="05859ED8">
        <w:rPr>
          <w:lang w:val="en-GB"/>
        </w:rPr>
        <w:t xml:space="preserve">, with the ML module being </w:t>
      </w:r>
      <w:r w:rsidR="1822B8DF" w:rsidRPr="05859ED8">
        <w:rPr>
          <w:lang w:val="en-GB"/>
        </w:rPr>
        <w:t xml:space="preserve">a </w:t>
      </w:r>
      <w:r w:rsidR="23E219C8" w:rsidRPr="05859ED8">
        <w:rPr>
          <w:lang w:val="en-GB"/>
        </w:rPr>
        <w:t>part of this ensemble</w:t>
      </w:r>
      <w:r w:rsidR="5ADEF7ED" w:rsidRPr="05859ED8">
        <w:rPr>
          <w:lang w:val="en-GB"/>
        </w:rPr>
        <w:t>.</w:t>
      </w:r>
      <w:r w:rsidR="68DF6A5A" w:rsidRPr="05859ED8">
        <w:rPr>
          <w:lang w:val="en-GB"/>
        </w:rPr>
        <w:t xml:space="preserve"> Moreover, as we describe within </w:t>
      </w:r>
      <w:r w:rsidR="6CE89E83" w:rsidRPr="05859ED8">
        <w:rPr>
          <w:lang w:val="en-GB"/>
        </w:rPr>
        <w:t>S</w:t>
      </w:r>
      <w:r w:rsidR="68DF6A5A" w:rsidRPr="05859ED8">
        <w:rPr>
          <w:lang w:val="en-GB"/>
        </w:rPr>
        <w:t xml:space="preserve">ection </w:t>
      </w:r>
      <w:r w:rsidR="0A417679" w:rsidRPr="05859ED8">
        <w:rPr>
          <w:lang w:val="en-GB"/>
        </w:rPr>
        <w:t xml:space="preserve">4 of this deliverable, </w:t>
      </w:r>
      <w:r w:rsidR="52BE6FFA" w:rsidRPr="05859ED8">
        <w:rPr>
          <w:lang w:val="en-GB"/>
        </w:rPr>
        <w:t>the leaders</w:t>
      </w:r>
      <w:r w:rsidR="6E600C24" w:rsidRPr="05859ED8">
        <w:rPr>
          <w:lang w:val="en-GB"/>
        </w:rPr>
        <w:t xml:space="preserve"> of </w:t>
      </w:r>
      <w:r w:rsidR="517EF87D" w:rsidRPr="05859ED8">
        <w:rPr>
          <w:lang w:val="en-GB"/>
        </w:rPr>
        <w:t>T3.3 have</w:t>
      </w:r>
      <w:r w:rsidR="6E600C24" w:rsidRPr="05859ED8">
        <w:rPr>
          <w:lang w:val="en-GB"/>
        </w:rPr>
        <w:t xml:space="preserve"> opted to closely assist the activities of WP5, regarding the Use Case (UC) Definition and Technical Alignment (T5.1)</w:t>
      </w:r>
      <w:r w:rsidR="7E12499A" w:rsidRPr="05859ED8">
        <w:rPr>
          <w:lang w:val="en-GB"/>
        </w:rPr>
        <w:t xml:space="preserve"> and the resulting Deliverables</w:t>
      </w:r>
      <w:r w:rsidR="5E464C61" w:rsidRPr="05859ED8">
        <w:rPr>
          <w:lang w:val="en-GB"/>
        </w:rPr>
        <w:t xml:space="preserve"> D5.1 and D5.2 “Pilot Implementation methodology and release of evaluation </w:t>
      </w:r>
      <w:r w:rsidR="6B8BEC91" w:rsidRPr="05859ED8">
        <w:rPr>
          <w:lang w:val="en-GB"/>
        </w:rPr>
        <w:t>guidelines” (</w:t>
      </w:r>
      <w:r w:rsidR="5E464C61" w:rsidRPr="05859ED8">
        <w:rPr>
          <w:lang w:val="en-GB"/>
        </w:rPr>
        <w:t>versions a and b)</w:t>
      </w:r>
      <w:r w:rsidR="55F083C4" w:rsidRPr="05859ED8">
        <w:rPr>
          <w:lang w:val="en-GB"/>
        </w:rPr>
        <w:t>.</w:t>
      </w:r>
      <w:r w:rsidR="6E600C24" w:rsidRPr="05859ED8">
        <w:rPr>
          <w:lang w:val="en-GB"/>
        </w:rPr>
        <w:t xml:space="preserve"> </w:t>
      </w:r>
      <w:r w:rsidR="2A0D6ACE" w:rsidRPr="05859ED8">
        <w:rPr>
          <w:lang w:val="en-GB"/>
        </w:rPr>
        <w:t xml:space="preserve">The motivation was </w:t>
      </w:r>
      <w:r w:rsidR="6E600C24" w:rsidRPr="05859ED8">
        <w:rPr>
          <w:lang w:val="en-GB"/>
        </w:rPr>
        <w:t>to be able to identify the best way that the proposed models developed within T3.3, can be used to assist an EO4EU Use Case.</w:t>
      </w:r>
      <w:r w:rsidR="73919707" w:rsidRPr="05859ED8">
        <w:rPr>
          <w:lang w:val="en-GB"/>
        </w:rPr>
        <w:t xml:space="preserve"> Regarding the ML module, the Use Case 6 has been identified as the most relevant</w:t>
      </w:r>
      <w:r w:rsidR="09EF7AE9" w:rsidRPr="3ECF3E5B">
        <w:rPr>
          <w:lang w:val="en-GB"/>
        </w:rPr>
        <w:t xml:space="preserve"> UC, </w:t>
      </w:r>
      <w:r w:rsidR="2D5A6E4B" w:rsidRPr="52B3D57E">
        <w:rPr>
          <w:lang w:val="en-GB"/>
        </w:rPr>
        <w:t>offering</w:t>
      </w:r>
      <w:r w:rsidR="09EF7AE9" w:rsidRPr="52B3D57E">
        <w:rPr>
          <w:lang w:val="en-GB"/>
        </w:rPr>
        <w:t xml:space="preserve"> the ground</w:t>
      </w:r>
      <w:r w:rsidR="11792C2A" w:rsidRPr="52B3D57E">
        <w:rPr>
          <w:lang w:val="en-GB"/>
        </w:rPr>
        <w:t xml:space="preserve">s for </w:t>
      </w:r>
      <w:r w:rsidR="09EF7AE9" w:rsidRPr="3ECF3E5B">
        <w:rPr>
          <w:lang w:val="en-GB"/>
        </w:rPr>
        <w:t xml:space="preserve">a </w:t>
      </w:r>
      <w:r w:rsidR="09EF7AE9" w:rsidRPr="52B3D57E">
        <w:rPr>
          <w:lang w:val="en-GB"/>
        </w:rPr>
        <w:t>suitable demonstration</w:t>
      </w:r>
      <w:r w:rsidR="09EF7AE9" w:rsidRPr="3ECF3E5B">
        <w:rPr>
          <w:lang w:val="en-GB"/>
        </w:rPr>
        <w:t xml:space="preserve"> of ML </w:t>
      </w:r>
      <w:r w:rsidR="09EF7AE9" w:rsidRPr="52B3D57E">
        <w:rPr>
          <w:lang w:val="en-GB"/>
        </w:rPr>
        <w:t>models’</w:t>
      </w:r>
      <w:r w:rsidR="09EF7AE9" w:rsidRPr="3ECF3E5B">
        <w:rPr>
          <w:lang w:val="en-GB"/>
        </w:rPr>
        <w:t xml:space="preserve"> applicability</w:t>
      </w:r>
      <w:r w:rsidR="73919707" w:rsidRPr="3ECF3E5B">
        <w:rPr>
          <w:lang w:val="en-GB"/>
        </w:rPr>
        <w:t>.</w:t>
      </w:r>
      <w:r w:rsidR="73919707" w:rsidRPr="05859ED8">
        <w:rPr>
          <w:lang w:val="en-GB"/>
        </w:rPr>
        <w:t xml:space="preserve"> The</w:t>
      </w:r>
      <w:r w:rsidR="4B3D0B7D" w:rsidRPr="05859ED8">
        <w:rPr>
          <w:lang w:val="en-GB"/>
        </w:rPr>
        <w:t xml:space="preserve"> ML </w:t>
      </w:r>
      <w:r w:rsidR="73919707" w:rsidRPr="05859ED8">
        <w:rPr>
          <w:lang w:val="en-GB"/>
        </w:rPr>
        <w:t xml:space="preserve">modelling </w:t>
      </w:r>
      <w:r w:rsidR="0A803A8E" w:rsidRPr="05859ED8">
        <w:rPr>
          <w:lang w:val="en-GB"/>
        </w:rPr>
        <w:t xml:space="preserve">approach of UC6 is meant to </w:t>
      </w:r>
      <w:r w:rsidR="73919707" w:rsidRPr="05859ED8">
        <w:rPr>
          <w:lang w:val="en-GB"/>
        </w:rPr>
        <w:t xml:space="preserve">be </w:t>
      </w:r>
      <w:r w:rsidR="0387A209" w:rsidRPr="05859ED8">
        <w:rPr>
          <w:lang w:val="en-GB"/>
        </w:rPr>
        <w:t>initially</w:t>
      </w:r>
      <w:r w:rsidR="2F942D71" w:rsidRPr="05859ED8">
        <w:rPr>
          <w:lang w:val="en-GB"/>
        </w:rPr>
        <w:t xml:space="preserve"> evaluated </w:t>
      </w:r>
      <w:r w:rsidR="73919707" w:rsidRPr="05859ED8">
        <w:rPr>
          <w:lang w:val="en-GB"/>
        </w:rPr>
        <w:t xml:space="preserve">and reported in </w:t>
      </w:r>
      <w:r w:rsidR="3BDF744F" w:rsidRPr="05859ED8">
        <w:rPr>
          <w:lang w:val="en-GB"/>
        </w:rPr>
        <w:t xml:space="preserve">M18 withing </w:t>
      </w:r>
      <w:r w:rsidR="3BDF744F" w:rsidRPr="14D6A842">
        <w:rPr>
          <w:lang w:val="en-GB"/>
        </w:rPr>
        <w:t>D</w:t>
      </w:r>
      <w:r w:rsidR="0FA97889" w:rsidRPr="14D6A842">
        <w:rPr>
          <w:lang w:val="en-GB"/>
        </w:rPr>
        <w:t>5</w:t>
      </w:r>
      <w:r w:rsidR="3BDF744F" w:rsidRPr="05859ED8">
        <w:rPr>
          <w:lang w:val="en-GB"/>
        </w:rPr>
        <w:t>.5 “Demonstrator's performance evaluation &amp; appraisal reports (a)”, while</w:t>
      </w:r>
      <w:r w:rsidR="0E478A0F" w:rsidRPr="05859ED8">
        <w:rPr>
          <w:lang w:val="en-GB"/>
        </w:rPr>
        <w:t xml:space="preserve"> for the second iteration we </w:t>
      </w:r>
      <w:r w:rsidR="4083B1FD" w:rsidRPr="08ABDE35">
        <w:rPr>
          <w:lang w:val="en-GB"/>
        </w:rPr>
        <w:t>inten</w:t>
      </w:r>
      <w:r w:rsidR="7029DAE4" w:rsidRPr="08ABDE35">
        <w:rPr>
          <w:lang w:val="en-GB"/>
        </w:rPr>
        <w:t>d</w:t>
      </w:r>
      <w:r w:rsidR="0E478A0F" w:rsidRPr="05859ED8">
        <w:rPr>
          <w:lang w:val="en-GB"/>
        </w:rPr>
        <w:t xml:space="preserve"> to report the delta from the potential improvements that UC6 may enjoy from integrating the innovations of T3.3 reported in this deliverabl</w:t>
      </w:r>
      <w:r w:rsidR="5BD04B73" w:rsidRPr="05859ED8">
        <w:rPr>
          <w:lang w:val="en-GB"/>
        </w:rPr>
        <w:t>e.</w:t>
      </w:r>
      <w:r w:rsidR="350139F7" w:rsidRPr="05859ED8">
        <w:rPr>
          <w:lang w:val="en-GB"/>
        </w:rPr>
        <w:t xml:space="preserve"> </w:t>
      </w:r>
    </w:p>
    <w:p w14:paraId="50D51FAF" w14:textId="797DF5A8" w:rsidR="05859ED8" w:rsidRDefault="05859ED8" w:rsidP="05859ED8">
      <w:pPr>
        <w:spacing w:line="259" w:lineRule="auto"/>
        <w:jc w:val="both"/>
        <w:rPr>
          <w:lang w:val="en-GB"/>
        </w:rPr>
      </w:pPr>
    </w:p>
    <w:p w14:paraId="56949B8B" w14:textId="71AFE2A9" w:rsidR="350139F7" w:rsidRDefault="350139F7" w:rsidP="05859ED8">
      <w:pPr>
        <w:spacing w:line="259" w:lineRule="auto"/>
        <w:jc w:val="both"/>
        <w:rPr>
          <w:lang w:val="en-GB"/>
        </w:rPr>
      </w:pPr>
      <w:r w:rsidRPr="5194D5EC">
        <w:rPr>
          <w:lang w:val="en-GB"/>
        </w:rPr>
        <w:t xml:space="preserve">Overall, the current Deliverable can be </w:t>
      </w:r>
      <w:r w:rsidR="5ACB8B5C" w:rsidRPr="5194D5EC">
        <w:rPr>
          <w:lang w:val="en-GB"/>
        </w:rPr>
        <w:t>read</w:t>
      </w:r>
      <w:r w:rsidRPr="5194D5EC">
        <w:rPr>
          <w:lang w:val="en-GB"/>
        </w:rPr>
        <w:t xml:space="preserve"> </w:t>
      </w:r>
      <w:r w:rsidR="58CEDBC3" w:rsidRPr="5194D5EC">
        <w:rPr>
          <w:lang w:val="en-GB"/>
        </w:rPr>
        <w:t xml:space="preserve">independently </w:t>
      </w:r>
      <w:r w:rsidR="7F9B2237" w:rsidRPr="5194D5EC">
        <w:rPr>
          <w:lang w:val="en-GB"/>
        </w:rPr>
        <w:t xml:space="preserve">as a stand-alone document, as it </w:t>
      </w:r>
      <w:r w:rsidRPr="5194D5EC">
        <w:rPr>
          <w:lang w:val="en-GB"/>
        </w:rPr>
        <w:t xml:space="preserve">is </w:t>
      </w:r>
      <w:r w:rsidR="6CF864C3" w:rsidRPr="5194D5EC">
        <w:rPr>
          <w:lang w:val="en-GB"/>
        </w:rPr>
        <w:t>self-contained</w:t>
      </w:r>
      <w:r w:rsidRPr="5194D5EC">
        <w:rPr>
          <w:lang w:val="en-GB"/>
        </w:rPr>
        <w:t xml:space="preserve"> with respect to the core </w:t>
      </w:r>
      <w:r w:rsidR="15DD6AC6" w:rsidRPr="5194D5EC">
        <w:rPr>
          <w:lang w:val="en-GB"/>
        </w:rPr>
        <w:t>subjects</w:t>
      </w:r>
      <w:r w:rsidRPr="5194D5EC">
        <w:rPr>
          <w:lang w:val="en-GB"/>
        </w:rPr>
        <w:t xml:space="preserve"> it discusses.</w:t>
      </w:r>
      <w:r w:rsidR="6999308B" w:rsidRPr="5194D5EC">
        <w:rPr>
          <w:lang w:val="en-GB"/>
        </w:rPr>
        <w:t xml:space="preserve"> </w:t>
      </w:r>
      <w:r w:rsidR="782DF052" w:rsidRPr="5194D5EC">
        <w:rPr>
          <w:lang w:val="en-GB"/>
        </w:rPr>
        <w:t xml:space="preserve">The </w:t>
      </w:r>
      <w:r w:rsidR="0F903FF1" w:rsidRPr="5194D5EC">
        <w:rPr>
          <w:lang w:val="en-GB"/>
        </w:rPr>
        <w:t xml:space="preserve">parallel consideration of the </w:t>
      </w:r>
      <w:r w:rsidR="782DF052" w:rsidRPr="5194D5EC">
        <w:rPr>
          <w:lang w:val="en-GB"/>
        </w:rPr>
        <w:t>above-mentioned related Deliverable</w:t>
      </w:r>
      <w:r w:rsidR="23466C7C" w:rsidRPr="5194D5EC">
        <w:rPr>
          <w:lang w:val="en-GB"/>
        </w:rPr>
        <w:t>s</w:t>
      </w:r>
      <w:r w:rsidR="782DF052" w:rsidRPr="5194D5EC">
        <w:rPr>
          <w:lang w:val="en-GB"/>
        </w:rPr>
        <w:t xml:space="preserve"> </w:t>
      </w:r>
      <w:r w:rsidR="6F39D867" w:rsidRPr="5194D5EC">
        <w:rPr>
          <w:lang w:val="en-GB"/>
        </w:rPr>
        <w:t>weaves</w:t>
      </w:r>
      <w:r w:rsidR="782DF052" w:rsidRPr="5194D5EC">
        <w:rPr>
          <w:lang w:val="en-GB"/>
        </w:rPr>
        <w:t xml:space="preserve"> a </w:t>
      </w:r>
      <w:r w:rsidR="2021C44C" w:rsidRPr="5194D5EC">
        <w:rPr>
          <w:lang w:val="en-GB"/>
        </w:rPr>
        <w:t xml:space="preserve">network of relations that can </w:t>
      </w:r>
      <w:r w:rsidR="435A0832" w:rsidRPr="5194D5EC">
        <w:rPr>
          <w:lang w:val="en-GB"/>
        </w:rPr>
        <w:t xml:space="preserve">further </w:t>
      </w:r>
      <w:r w:rsidR="2021C44C" w:rsidRPr="5194D5EC">
        <w:rPr>
          <w:lang w:val="en-GB"/>
        </w:rPr>
        <w:t xml:space="preserve">help identify the place of T3.3’s work within the wider context of the multitude of activities of </w:t>
      </w:r>
      <w:r w:rsidR="05CF0920" w:rsidRPr="5194D5EC">
        <w:rPr>
          <w:lang w:val="en-GB"/>
        </w:rPr>
        <w:t xml:space="preserve">the </w:t>
      </w:r>
      <w:r w:rsidR="2021C44C" w:rsidRPr="5194D5EC">
        <w:rPr>
          <w:lang w:val="en-GB"/>
        </w:rPr>
        <w:t>EO4EU project</w:t>
      </w:r>
      <w:r w:rsidR="603C0DA8" w:rsidRPr="5194D5EC">
        <w:rPr>
          <w:lang w:val="en-GB"/>
        </w:rPr>
        <w:t>.</w:t>
      </w:r>
    </w:p>
    <w:p w14:paraId="34486DB0" w14:textId="71AFE2A9" w:rsidR="5194D5EC" w:rsidRDefault="5194D5EC" w:rsidP="5194D5EC">
      <w:pPr>
        <w:spacing w:line="259" w:lineRule="auto"/>
        <w:jc w:val="both"/>
        <w:rPr>
          <w:lang w:val="en-GB"/>
        </w:rPr>
      </w:pPr>
    </w:p>
    <w:p w14:paraId="4D1F02A3" w14:textId="08A12EC7" w:rsidR="45660906" w:rsidRDefault="37842430" w:rsidP="0353B00F">
      <w:pPr>
        <w:pStyle w:val="H1"/>
        <w:jc w:val="both"/>
        <w:rPr>
          <w:lang w:val="en-GB"/>
        </w:rPr>
      </w:pPr>
      <w:bookmarkStart w:id="28" w:name="_Toc1151554572"/>
      <w:bookmarkStart w:id="29" w:name="_Toc1565737988"/>
      <w:bookmarkStart w:id="30" w:name="_Toc150941827"/>
      <w:r w:rsidRPr="2B8C5F46">
        <w:rPr>
          <w:lang w:val="en-GB"/>
        </w:rPr>
        <w:t xml:space="preserve">Development of </w:t>
      </w:r>
      <w:r w:rsidR="4192A60A" w:rsidRPr="2B8C5F46">
        <w:rPr>
          <w:lang w:val="en-GB"/>
        </w:rPr>
        <w:t>ML Models</w:t>
      </w:r>
      <w:bookmarkEnd w:id="28"/>
      <w:bookmarkEnd w:id="29"/>
      <w:bookmarkEnd w:id="30"/>
      <w:r w:rsidR="4E8E9328" w:rsidRPr="2B8C5F46">
        <w:rPr>
          <w:lang w:val="en-GB"/>
        </w:rPr>
        <w:t xml:space="preserve"> </w:t>
      </w:r>
    </w:p>
    <w:p w14:paraId="1DE25F75" w14:textId="08A12EC7" w:rsidR="1FE2A709" w:rsidRDefault="722D86F9" w:rsidP="0353B00F">
      <w:pPr>
        <w:pStyle w:val="Heading2"/>
        <w:spacing w:line="259" w:lineRule="auto"/>
        <w:jc w:val="both"/>
        <w:rPr>
          <w:lang w:val="en-GB"/>
        </w:rPr>
      </w:pPr>
      <w:bookmarkStart w:id="31" w:name="_Toc1113552590"/>
      <w:bookmarkStart w:id="32" w:name="_Toc1414063410"/>
      <w:bookmarkStart w:id="33" w:name="_Toc150941828"/>
      <w:commentRangeStart w:id="34"/>
      <w:commentRangeStart w:id="35"/>
      <w:r w:rsidRPr="05B5A481">
        <w:rPr>
          <w:lang w:val="en-GB"/>
        </w:rPr>
        <w:t>Introduction</w:t>
      </w:r>
      <w:bookmarkEnd w:id="31"/>
      <w:bookmarkEnd w:id="32"/>
      <w:commentRangeEnd w:id="34"/>
      <w:r>
        <w:rPr>
          <w:rStyle w:val="CommentReference"/>
        </w:rPr>
        <w:commentReference w:id="34"/>
      </w:r>
      <w:bookmarkEnd w:id="33"/>
      <w:commentRangeEnd w:id="35"/>
      <w:r w:rsidR="008D14E5">
        <w:rPr>
          <w:rStyle w:val="CommentReference"/>
          <w:rFonts w:cs="Times New Roman"/>
          <w:color w:val="auto"/>
          <w:lang w:eastAsia="it-IT"/>
        </w:rPr>
        <w:commentReference w:id="35"/>
      </w:r>
    </w:p>
    <w:p w14:paraId="7B301457" w14:textId="551A10ED" w:rsidR="5E4B5855" w:rsidRDefault="1403A7DC" w:rsidP="69A786C2">
      <w:pPr>
        <w:jc w:val="both"/>
        <w:rPr>
          <w:lang w:val="en-GB"/>
        </w:rPr>
      </w:pPr>
      <w:r w:rsidRPr="05B5A481">
        <w:rPr>
          <w:lang w:val="en-GB"/>
        </w:rPr>
        <w:t>In today's data-rich landscape, Earth Observation (EO) data has become abundant, offering a wealth of information about our planet. These data are vast and varied, painting a detailed picture of Earth's surface and atmosphere.</w:t>
      </w:r>
      <w:commentRangeStart w:id="36"/>
      <w:r w:rsidRPr="05B5A481">
        <w:rPr>
          <w:lang w:val="en-GB"/>
        </w:rPr>
        <w:t xml:space="preserve"> However, </w:t>
      </w:r>
      <w:r w:rsidR="002D7613" w:rsidRPr="1591A0C1">
        <w:rPr>
          <w:lang w:val="en-GB"/>
        </w:rPr>
        <w:t>the practitioner is very often hindered by a significant hurdle</w:t>
      </w:r>
      <w:r w:rsidRPr="05B5A481">
        <w:rPr>
          <w:lang w:val="en-GB"/>
        </w:rPr>
        <w:t xml:space="preserve">: much of this data arrives without accompanying labels or annotations, leaving a significant untapped resource. </w:t>
      </w:r>
      <w:commentRangeEnd w:id="36"/>
      <w:r>
        <w:rPr>
          <w:rStyle w:val="CommentReference"/>
        </w:rPr>
        <w:commentReference w:id="36"/>
      </w:r>
      <w:r w:rsidRPr="05B5A481">
        <w:rPr>
          <w:lang w:val="en-GB"/>
        </w:rPr>
        <w:t>Recognizing the vastness and complexity of EO data, the EO4EU initiative sets out to harness the power of Machine Learning (ML) method</w:t>
      </w:r>
      <w:r w:rsidR="7DEAC0FA" w:rsidRPr="05B5A481">
        <w:rPr>
          <w:lang w:val="en-GB"/>
        </w:rPr>
        <w:t>s</w:t>
      </w:r>
      <w:r w:rsidRPr="05B5A481">
        <w:rPr>
          <w:lang w:val="en-GB"/>
        </w:rPr>
        <w:t xml:space="preserve"> to stitch together a new narrative of discovery and understanding.</w:t>
      </w:r>
      <w:r w:rsidRPr="05B5A481">
        <w:rPr>
          <w:color w:val="DEEAF6" w:themeColor="accent5" w:themeTint="33"/>
          <w:lang w:val="en-GB"/>
        </w:rPr>
        <w:t xml:space="preserve"> </w:t>
      </w:r>
      <w:r w:rsidRPr="05B5A481">
        <w:rPr>
          <w:lang w:val="en-GB"/>
        </w:rPr>
        <w:t>At its core lies the artful use of two key ML approaches:</w:t>
      </w:r>
      <w:r w:rsidR="6F05C661" w:rsidRPr="05B5A481">
        <w:rPr>
          <w:lang w:val="en-GB"/>
        </w:rPr>
        <w:t xml:space="preserve"> </w:t>
      </w:r>
      <w:r w:rsidR="2CCD836C" w:rsidRPr="05B5A481">
        <w:rPr>
          <w:lang w:val="en-GB"/>
        </w:rPr>
        <w:t xml:space="preserve">enabling </w:t>
      </w:r>
      <w:r w:rsidR="6F05C661" w:rsidRPr="05B5A481">
        <w:rPr>
          <w:lang w:val="en-GB"/>
        </w:rPr>
        <w:t>label</w:t>
      </w:r>
      <w:r w:rsidR="0080455D" w:rsidRPr="05B5A481">
        <w:rPr>
          <w:lang w:val="en-GB"/>
        </w:rPr>
        <w:t xml:space="preserve">-efficient </w:t>
      </w:r>
      <w:r w:rsidR="0080455D" w:rsidRPr="05B5A481">
        <w:rPr>
          <w:lang w:val="en-GB"/>
        </w:rPr>
        <w:lastRenderedPageBreak/>
        <w:t xml:space="preserve">semantic annotation through the lens of </w:t>
      </w:r>
      <w:r w:rsidRPr="05B5A481">
        <w:rPr>
          <w:lang w:val="en-GB"/>
        </w:rPr>
        <w:t>Self-Supervised Learning (SSL</w:t>
      </w:r>
      <w:r w:rsidR="097E5001" w:rsidRPr="05B5A481">
        <w:rPr>
          <w:lang w:val="en-GB"/>
        </w:rPr>
        <w:t>)</w:t>
      </w:r>
      <w:r w:rsidRPr="05B5A481">
        <w:rPr>
          <w:lang w:val="en-GB"/>
        </w:rPr>
        <w:t xml:space="preserve"> and Learned Compression (LC). As manually labelling every data point becomes increasingly impractical </w:t>
      </w:r>
      <w:r w:rsidR="13A3B62E" w:rsidRPr="05B5A481">
        <w:rPr>
          <w:lang w:val="en-GB"/>
        </w:rPr>
        <w:t>consider</w:t>
      </w:r>
      <w:r w:rsidR="42BE2EC0" w:rsidRPr="05B5A481">
        <w:rPr>
          <w:lang w:val="en-GB"/>
        </w:rPr>
        <w:t>ing</w:t>
      </w:r>
      <w:r w:rsidR="172738B6" w:rsidRPr="05B5A481">
        <w:rPr>
          <w:lang w:val="en-GB"/>
        </w:rPr>
        <w:t xml:space="preserve"> the volume of the available data and</w:t>
      </w:r>
      <w:r w:rsidR="6AE39F97" w:rsidRPr="05B5A481">
        <w:rPr>
          <w:lang w:val="en-GB"/>
        </w:rPr>
        <w:t xml:space="preserve"> the task’s increasing </w:t>
      </w:r>
      <w:r w:rsidRPr="05B5A481">
        <w:rPr>
          <w:lang w:val="en-GB"/>
        </w:rPr>
        <w:t xml:space="preserve">complexity, </w:t>
      </w:r>
      <w:r w:rsidR="68041713" w:rsidRPr="05B5A481">
        <w:rPr>
          <w:lang w:val="en-GB"/>
        </w:rPr>
        <w:t xml:space="preserve">tailored </w:t>
      </w:r>
      <w:r w:rsidRPr="05B5A481">
        <w:rPr>
          <w:lang w:val="en-GB"/>
        </w:rPr>
        <w:t xml:space="preserve">SSL </w:t>
      </w:r>
      <w:r w:rsidR="7FEB009B" w:rsidRPr="05B5A481">
        <w:rPr>
          <w:lang w:val="en-GB"/>
        </w:rPr>
        <w:t xml:space="preserve">methods </w:t>
      </w:r>
      <w:r w:rsidRPr="05B5A481">
        <w:rPr>
          <w:lang w:val="en-GB"/>
        </w:rPr>
        <w:t>provide efficient alternative</w:t>
      </w:r>
      <w:r w:rsidR="73186918" w:rsidRPr="05B5A481">
        <w:rPr>
          <w:lang w:val="en-GB"/>
        </w:rPr>
        <w:t>s</w:t>
      </w:r>
      <w:r w:rsidR="3213C075" w:rsidRPr="05B5A481">
        <w:rPr>
          <w:lang w:val="en-GB"/>
        </w:rPr>
        <w:t>, facilitating downstream supervised task</w:t>
      </w:r>
      <w:r w:rsidR="6673457F" w:rsidRPr="05B5A481">
        <w:rPr>
          <w:lang w:val="en-GB"/>
        </w:rPr>
        <w:t>s</w:t>
      </w:r>
      <w:r w:rsidR="3213C075" w:rsidRPr="05B5A481">
        <w:rPr>
          <w:lang w:val="en-GB"/>
        </w:rPr>
        <w:t xml:space="preserve"> to</w:t>
      </w:r>
      <w:r w:rsidR="05B3562B" w:rsidRPr="05B5A481">
        <w:rPr>
          <w:lang w:val="en-GB"/>
        </w:rPr>
        <w:t xml:space="preserve"> semantically annotate datapoints </w:t>
      </w:r>
      <w:r w:rsidR="4BDBA4D9" w:rsidRPr="05B5A481">
        <w:rPr>
          <w:lang w:val="en-GB"/>
        </w:rPr>
        <w:t xml:space="preserve">thanks to the utilization of </w:t>
      </w:r>
      <w:r w:rsidR="05B3562B" w:rsidRPr="05B5A481">
        <w:rPr>
          <w:lang w:val="en-GB"/>
        </w:rPr>
        <w:t>salient and reusable representations</w:t>
      </w:r>
      <w:r w:rsidRPr="05B5A481">
        <w:rPr>
          <w:lang w:val="en-GB"/>
        </w:rPr>
        <w:t>. By leveraging inherent patterns and relationships within the data itself, SSL enables ML algorithms to extract meaningful insights. This self-guided learning process enhances the value of EO data, making it accessible for various applications. Complementing SSL is LC, a technique f</w:t>
      </w:r>
      <w:r w:rsidR="7827CA5B" w:rsidRPr="05B5A481">
        <w:rPr>
          <w:lang w:val="en-GB"/>
        </w:rPr>
        <w:t>acilitating</w:t>
      </w:r>
      <w:r w:rsidRPr="05B5A481">
        <w:rPr>
          <w:lang w:val="en-GB"/>
        </w:rPr>
        <w:t xml:space="preserve"> efficient data storage and transfer. LC involves teaching a model to compress data in a way that preserves its essential information</w:t>
      </w:r>
      <w:r w:rsidR="1E9877D8" w:rsidRPr="05B5A481">
        <w:rPr>
          <w:lang w:val="en-GB"/>
        </w:rPr>
        <w:t>, in a way that is tailored to the data modality on which it is trained</w:t>
      </w:r>
      <w:r w:rsidRPr="05B5A481">
        <w:rPr>
          <w:lang w:val="en-GB"/>
        </w:rPr>
        <w:t xml:space="preserve">. This compressed data can be efficiently stored and transmitted, ensuring that valuable insights can be extracted and disseminated effectively. We have designed and implemented </w:t>
      </w:r>
      <w:r w:rsidR="14C75617" w:rsidRPr="05B5A481">
        <w:rPr>
          <w:lang w:val="en-GB"/>
        </w:rPr>
        <w:t xml:space="preserve">models </w:t>
      </w:r>
      <w:r w:rsidRPr="05B5A481">
        <w:rPr>
          <w:lang w:val="en-GB"/>
        </w:rPr>
        <w:t>of these two types, adapting them</w:t>
      </w:r>
      <w:r w:rsidR="0BA02E8A" w:rsidRPr="05B5A481">
        <w:rPr>
          <w:lang w:val="en-GB"/>
        </w:rPr>
        <w:t xml:space="preserve"> </w:t>
      </w:r>
      <w:r w:rsidR="0BA02E8A" w:rsidRPr="05B5A481">
        <w:rPr>
          <w:rFonts w:eastAsia="Calibri" w:cs="Calibri"/>
          <w:lang w:val="en-GB"/>
        </w:rPr>
        <w:t>specifically</w:t>
      </w:r>
      <w:r w:rsidRPr="05B5A481">
        <w:rPr>
          <w:lang w:val="en-GB"/>
        </w:rPr>
        <w:t xml:space="preserve"> to EO data. We report our</w:t>
      </w:r>
      <w:r w:rsidR="08274665" w:rsidRPr="05B5A481">
        <w:rPr>
          <w:lang w:val="en-GB"/>
        </w:rPr>
        <w:t xml:space="preserve"> work and our</w:t>
      </w:r>
      <w:r w:rsidRPr="05B5A481">
        <w:rPr>
          <w:lang w:val="en-GB"/>
        </w:rPr>
        <w:t xml:space="preserve"> findings in what follows.</w:t>
      </w:r>
    </w:p>
    <w:p w14:paraId="4DF8D0D0" w14:textId="08A12EC7" w:rsidR="112AFE06" w:rsidRDefault="2485C41D" w:rsidP="0353B00F">
      <w:pPr>
        <w:pStyle w:val="Heading2"/>
        <w:spacing w:line="259" w:lineRule="auto"/>
        <w:jc w:val="both"/>
        <w:rPr>
          <w:lang w:val="en-GB"/>
        </w:rPr>
      </w:pPr>
      <w:bookmarkStart w:id="37" w:name="_Toc1372215032"/>
      <w:bookmarkStart w:id="38" w:name="_Toc662712030"/>
      <w:bookmarkStart w:id="39" w:name="_Toc150941829"/>
      <w:r w:rsidRPr="2B8C5F46">
        <w:rPr>
          <w:lang w:val="en-GB"/>
        </w:rPr>
        <w:t>Self-Supervised Learning (SSL) models</w:t>
      </w:r>
      <w:bookmarkEnd w:id="37"/>
      <w:bookmarkEnd w:id="38"/>
      <w:bookmarkEnd w:id="39"/>
    </w:p>
    <w:p w14:paraId="6C414051" w14:textId="08A12EC7" w:rsidR="0B6FDB2E" w:rsidRDefault="58FAD575" w:rsidP="00817353">
      <w:pPr>
        <w:pStyle w:val="Heading3"/>
        <w:numPr>
          <w:ilvl w:val="2"/>
          <w:numId w:val="35"/>
        </w:numPr>
        <w:jc w:val="both"/>
        <w:rPr>
          <w:lang w:val="en-GB"/>
        </w:rPr>
      </w:pPr>
      <w:bookmarkStart w:id="40" w:name="_Toc408083733"/>
      <w:bookmarkStart w:id="41" w:name="_Toc2063992700"/>
      <w:bookmarkStart w:id="42" w:name="_Toc150941830"/>
      <w:r w:rsidRPr="2B8C5F46">
        <w:rPr>
          <w:lang w:val="en-GB"/>
        </w:rPr>
        <w:t>Introduction to Self-Supervised Learning</w:t>
      </w:r>
      <w:bookmarkEnd w:id="40"/>
      <w:bookmarkEnd w:id="41"/>
      <w:bookmarkEnd w:id="42"/>
      <w:r w:rsidRPr="2B8C5F46">
        <w:rPr>
          <w:lang w:val="en-GB"/>
        </w:rPr>
        <w:t xml:space="preserve"> </w:t>
      </w:r>
    </w:p>
    <w:p w14:paraId="4EFB63BD" w14:textId="519DC43A" w:rsidR="517BB69C" w:rsidRDefault="709213AF" w:rsidP="0353B00F">
      <w:pPr>
        <w:jc w:val="both"/>
        <w:rPr>
          <w:lang w:val="en-GB"/>
        </w:rPr>
      </w:pPr>
      <w:r w:rsidRPr="1E2C9F42">
        <w:rPr>
          <w:lang w:val="en-GB"/>
        </w:rPr>
        <w:t>In recent years, contrastive learning has rapidly emerged as an essential element of the machine learning practitioner’s toolkit, mainly due to annotation-efficiency benefits in low data regimes. In essence, contrastive learning is a machine learning technique that can learn the general features of a collection of data points without any annotations or labels. It works by telling the model about similarities and differences between points in the dataset, while not giving any hint to the model as to what characterizes each point in isolation (e.g. to what category such a point might belong). The model learns features about a data point only relatively to the other points (and augmentations thereof, as we will see below).</w:t>
      </w:r>
      <w:r w:rsidR="6B97F216" w:rsidRPr="1E2C9F42">
        <w:rPr>
          <w:lang w:val="en-GB"/>
        </w:rPr>
        <w:t xml:space="preserve"> The features learnt by SSL can then be used in downstream learning tasks, e.g. a supervised learning task, and significantly reduce the amount of supervisory information required compared to the standard learning approaches that do not exploit SSL learnt feature</w:t>
      </w:r>
      <w:r w:rsidR="52829C79" w:rsidRPr="1E2C9F42">
        <w:rPr>
          <w:lang w:val="en-GB"/>
        </w:rPr>
        <w:t>s</w:t>
      </w:r>
      <w:r w:rsidR="6B97F216" w:rsidRPr="1E2C9F42">
        <w:rPr>
          <w:lang w:val="en-GB"/>
        </w:rPr>
        <w:t>.</w:t>
      </w:r>
    </w:p>
    <w:p w14:paraId="12D39F03" w14:textId="150BBE1B" w:rsidR="517BB69C" w:rsidRDefault="465E519C" w:rsidP="0353B00F">
      <w:pPr>
        <w:jc w:val="both"/>
      </w:pPr>
      <w:r w:rsidRPr="0353B00F">
        <w:rPr>
          <w:lang w:val="en-GB"/>
        </w:rPr>
        <w:t xml:space="preserve"> </w:t>
      </w:r>
    </w:p>
    <w:p w14:paraId="17D93E90" w14:textId="26032EC8" w:rsidR="5B0E7BA5" w:rsidRDefault="02D0AF11" w:rsidP="0353B00F">
      <w:pPr>
        <w:jc w:val="both"/>
        <w:rPr>
          <w:lang w:val="en-GB"/>
        </w:rPr>
      </w:pPr>
      <w:r w:rsidRPr="69A786C2">
        <w:rPr>
          <w:lang w:val="en-GB"/>
        </w:rPr>
        <w:t xml:space="preserve">Similarly </w:t>
      </w:r>
      <w:r w:rsidR="218516FA" w:rsidRPr="69A786C2">
        <w:rPr>
          <w:lang w:val="en-GB"/>
        </w:rPr>
        <w:t xml:space="preserve">to how the human brain can learn high-level, general features simply by trying to recognize what makes two scenes different and similar, an AI model trained on </w:t>
      </w:r>
      <w:r w:rsidR="3D6B3EE4" w:rsidRPr="1591A0C1">
        <w:rPr>
          <w:lang w:val="en-GB"/>
        </w:rPr>
        <w:t>EO</w:t>
      </w:r>
      <w:r w:rsidR="218516FA" w:rsidRPr="69A786C2">
        <w:rPr>
          <w:lang w:val="en-GB"/>
        </w:rPr>
        <w:t xml:space="preserve"> by contrastive learning can extract general features if it is trained to tell how different or similar earth scenes are. For example, by “contrasting” </w:t>
      </w:r>
      <w:r w:rsidR="7AE47B07" w:rsidRPr="1591A0C1">
        <w:rPr>
          <w:lang w:val="en-GB"/>
        </w:rPr>
        <w:t>EO</w:t>
      </w:r>
      <w:r w:rsidR="218516FA" w:rsidRPr="1591A0C1">
        <w:rPr>
          <w:lang w:val="en-GB"/>
        </w:rPr>
        <w:t xml:space="preserve"> </w:t>
      </w:r>
      <w:r w:rsidR="218516FA" w:rsidRPr="69A786C2">
        <w:rPr>
          <w:lang w:val="en-GB"/>
        </w:rPr>
        <w:t xml:space="preserve">containing healthy forests with ones containing burned areas, the model has the means to extract and learn what features characterize </w:t>
      </w:r>
      <w:r w:rsidR="2E82EEEB" w:rsidRPr="69A786C2">
        <w:rPr>
          <w:lang w:val="en-GB"/>
        </w:rPr>
        <w:t>either type</w:t>
      </w:r>
      <w:r w:rsidR="218516FA" w:rsidRPr="69A786C2">
        <w:rPr>
          <w:lang w:val="en-GB"/>
        </w:rPr>
        <w:t xml:space="preserve"> of scenes, while also learning (providing enough data points are fed to the model) their common features</w:t>
      </w:r>
      <w:r w:rsidR="5B6C5BC1" w:rsidRPr="69A786C2">
        <w:rPr>
          <w:lang w:val="en-GB"/>
        </w:rPr>
        <w:t xml:space="preserve"> </w:t>
      </w:r>
      <w:r w:rsidR="5B6C5BC1">
        <w:rPr>
          <w:lang w:val="en-GB"/>
        </w:rPr>
        <w:t>(cf.</w:t>
      </w:r>
      <w:r w:rsidR="5B80C666">
        <w:rPr>
          <w:lang w:val="en-GB"/>
        </w:rPr>
        <w:t xml:space="preserve"> Figure 1)</w:t>
      </w:r>
      <w:r w:rsidR="5DC7EEB4" w:rsidRPr="00F5509D">
        <w:rPr>
          <w:lang w:val="en-GB"/>
        </w:rPr>
        <w:t>.</w:t>
      </w:r>
    </w:p>
    <w:p w14:paraId="172A5B3D" w14:textId="662A3967" w:rsidR="69A786C2" w:rsidRDefault="69A786C2" w:rsidP="69A786C2">
      <w:pPr>
        <w:jc w:val="both"/>
        <w:rPr>
          <w:lang w:val="en-GB"/>
        </w:rPr>
      </w:pPr>
    </w:p>
    <w:p w14:paraId="6AB20E3E" w14:textId="77777777" w:rsidR="00F5509D" w:rsidRDefault="14654986" w:rsidP="00F5509D">
      <w:pPr>
        <w:keepNext/>
        <w:jc w:val="center"/>
      </w:pPr>
      <w:r>
        <w:rPr>
          <w:noProof/>
        </w:rPr>
        <w:lastRenderedPageBreak/>
        <w:drawing>
          <wp:inline distT="0" distB="0" distL="0" distR="0" wp14:anchorId="3A164EE1" wp14:editId="4876F6CF">
            <wp:extent cx="2769989" cy="3143250"/>
            <wp:effectExtent l="0" t="0" r="0" b="0"/>
            <wp:docPr id="119871076" name="Picture 11987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1076"/>
                    <pic:cNvPicPr/>
                  </pic:nvPicPr>
                  <pic:blipFill>
                    <a:blip r:embed="rId19">
                      <a:extLst>
                        <a:ext uri="{28A0092B-C50C-407E-A947-70E740481C1C}">
                          <a14:useLocalDpi xmlns:a14="http://schemas.microsoft.com/office/drawing/2010/main" val="0"/>
                        </a:ext>
                      </a:extLst>
                    </a:blip>
                    <a:stretch>
                      <a:fillRect/>
                    </a:stretch>
                  </pic:blipFill>
                  <pic:spPr>
                    <a:xfrm>
                      <a:off x="0" y="0"/>
                      <a:ext cx="2769989" cy="3143250"/>
                    </a:xfrm>
                    <a:prstGeom prst="rect">
                      <a:avLst/>
                    </a:prstGeom>
                  </pic:spPr>
                </pic:pic>
              </a:graphicData>
            </a:graphic>
          </wp:inline>
        </w:drawing>
      </w:r>
    </w:p>
    <w:p w14:paraId="6C616CDE" w14:textId="63266594" w:rsidR="6E334BF8" w:rsidRDefault="00F5509D" w:rsidP="00F5509D">
      <w:pPr>
        <w:pStyle w:val="Caption"/>
        <w:rPr>
          <w:lang w:val="en-GB"/>
        </w:rPr>
      </w:pPr>
      <w:bookmarkStart w:id="43" w:name="_Ref144284279"/>
      <w:bookmarkStart w:id="44" w:name="_Toc144285659"/>
      <w:bookmarkStart w:id="45" w:name="_Toc150941858"/>
      <w:r>
        <w:t xml:space="preserve">Figure </w:t>
      </w:r>
      <w:r>
        <w:fldChar w:fldCharType="begin"/>
      </w:r>
      <w:r>
        <w:instrText xml:space="preserve"> SEQ Figure \* ARABIC </w:instrText>
      </w:r>
      <w:r>
        <w:fldChar w:fldCharType="separate"/>
      </w:r>
      <w:r w:rsidR="005724D7">
        <w:rPr>
          <w:noProof/>
        </w:rPr>
        <w:t>1</w:t>
      </w:r>
      <w:r>
        <w:fldChar w:fldCharType="end"/>
      </w:r>
      <w:r>
        <w:t xml:space="preserve">: </w:t>
      </w:r>
      <w:proofErr w:type="spellStart"/>
      <w:r>
        <w:t>SimCLR</w:t>
      </w:r>
      <w:proofErr w:type="spellEnd"/>
      <w:r>
        <w:t xml:space="preserve"> contrastive self-supervised architecture with </w:t>
      </w:r>
      <w:r w:rsidR="6E905F34">
        <w:t>EO</w:t>
      </w:r>
      <w:r>
        <w:t xml:space="preserve"> inputs</w:t>
      </w:r>
      <w:r>
        <w:rPr>
          <w:rStyle w:val="FootnoteReference"/>
        </w:rPr>
        <w:footnoteReference w:id="2"/>
      </w:r>
      <w:bookmarkEnd w:id="43"/>
      <w:bookmarkEnd w:id="44"/>
      <w:bookmarkEnd w:id="45"/>
    </w:p>
    <w:p w14:paraId="6F0ABAFE" w14:textId="2BEE0627" w:rsidR="517BB69C" w:rsidRDefault="465E519C" w:rsidP="0353B00F">
      <w:pPr>
        <w:jc w:val="both"/>
      </w:pPr>
      <w:r w:rsidRPr="0353B00F">
        <w:rPr>
          <w:lang w:val="en-GB"/>
        </w:rPr>
        <w:t xml:space="preserve"> </w:t>
      </w:r>
    </w:p>
    <w:p w14:paraId="0198243C" w14:textId="04E2E23E" w:rsidR="517BB69C" w:rsidRDefault="465E519C" w:rsidP="0353B00F">
      <w:pPr>
        <w:jc w:val="both"/>
        <w:rPr>
          <w:lang w:val="en-GB"/>
        </w:rPr>
      </w:pPr>
      <w:r w:rsidRPr="0353B00F">
        <w:rPr>
          <w:lang w:val="en-GB"/>
        </w:rPr>
        <w:t>Importantly, such a contrastive learner extracts general features simply by contrasting datum pairs; it does not see any annotations or labels like a model trained in a supervised way (e.g</w:t>
      </w:r>
      <w:r w:rsidR="7E1AD6E5" w:rsidRPr="05859ED8">
        <w:rPr>
          <w:lang w:val="en-GB"/>
        </w:rPr>
        <w:t>.,</w:t>
      </w:r>
      <w:r w:rsidRPr="0353B00F">
        <w:rPr>
          <w:lang w:val="en-GB"/>
        </w:rPr>
        <w:t xml:space="preserve"> to solve a classification task) would. Since the contrastive model is trained in a completely unsupervised manner, one could say that it learns “by itself” without help from the practitioner. As such, it is “self”-supervised.</w:t>
      </w:r>
      <w:r w:rsidR="5A20D24F" w:rsidRPr="0353B00F">
        <w:rPr>
          <w:lang w:val="en-GB"/>
        </w:rPr>
        <w:t xml:space="preserve"> Such models deal with the absence of labe</w:t>
      </w:r>
      <w:r w:rsidR="3CE44034" w:rsidRPr="0353B00F">
        <w:rPr>
          <w:lang w:val="en-GB"/>
        </w:rPr>
        <w:t>ls by carrying out data augmentations such that images can be compared to their augmented selves</w:t>
      </w:r>
      <w:r w:rsidR="15D55724" w:rsidRPr="0353B00F">
        <w:rPr>
          <w:lang w:val="en-GB"/>
        </w:rPr>
        <w:t xml:space="preserve">. The augmentations (also referred to as transformations) </w:t>
      </w:r>
      <w:r w:rsidR="0E5160EA" w:rsidRPr="0353B00F">
        <w:rPr>
          <w:lang w:val="en-GB"/>
        </w:rPr>
        <w:t xml:space="preserve">are designed such that the desideratum of having an image and its augmentation have similar representation is a sensible </w:t>
      </w:r>
      <w:r w:rsidR="14154B46" w:rsidRPr="0353B00F">
        <w:rPr>
          <w:lang w:val="en-GB"/>
        </w:rPr>
        <w:t>thing to want. In such a scenario, the contrastive loss compares the augmented input to their twins</w:t>
      </w:r>
      <w:r w:rsidR="0E443CC6" w:rsidRPr="0353B00F">
        <w:rPr>
          <w:lang w:val="en-GB"/>
        </w:rPr>
        <w:t>, semantically representing the same underlying objects or entities, but under different “view</w:t>
      </w:r>
      <w:r w:rsidR="20A3DBE8" w:rsidRPr="0353B00F">
        <w:rPr>
          <w:lang w:val="en-GB"/>
        </w:rPr>
        <w:t>s”.</w:t>
      </w:r>
    </w:p>
    <w:p w14:paraId="65B7C109" w14:textId="36722C30" w:rsidR="517BB69C" w:rsidRDefault="465E519C" w:rsidP="0353B00F">
      <w:pPr>
        <w:jc w:val="both"/>
        <w:rPr>
          <w:lang w:val="en-GB"/>
        </w:rPr>
      </w:pPr>
      <w:r w:rsidRPr="0353B00F">
        <w:rPr>
          <w:lang w:val="en-GB"/>
        </w:rPr>
        <w:t xml:space="preserve"> </w:t>
      </w:r>
    </w:p>
    <w:p w14:paraId="5C3B8C77" w14:textId="30B34396" w:rsidR="005B11F4" w:rsidRDefault="465E519C" w:rsidP="0353B00F">
      <w:pPr>
        <w:jc w:val="both"/>
        <w:rPr>
          <w:lang w:val="en-GB"/>
        </w:rPr>
      </w:pPr>
      <w:r w:rsidRPr="0353B00F">
        <w:rPr>
          <w:lang w:val="en-GB"/>
        </w:rPr>
        <w:t xml:space="preserve">The learning methods leveraging contrastive learning that have emerged as the go-to staples in recent years have been </w:t>
      </w:r>
      <w:proofErr w:type="spellStart"/>
      <w:r w:rsidRPr="0353B00F">
        <w:rPr>
          <w:lang w:val="en-GB"/>
        </w:rPr>
        <w:t>SimCLR</w:t>
      </w:r>
      <w:proofErr w:type="spellEnd"/>
      <w:r w:rsidRPr="0353B00F">
        <w:rPr>
          <w:lang w:val="en-GB"/>
        </w:rPr>
        <w:t xml:space="preserve"> from the Google Brain team —the original version is SimCLRv1</w:t>
      </w:r>
      <w:r w:rsidRPr="05859ED8">
        <w:rPr>
          <w:rStyle w:val="FootnoteReference"/>
          <w:lang w:val="en-GB"/>
        </w:rPr>
        <w:footnoteReference w:id="3"/>
      </w:r>
      <w:r w:rsidRPr="05859ED8">
        <w:rPr>
          <w:lang w:val="en-GB"/>
        </w:rPr>
        <w:t>,</w:t>
      </w:r>
      <w:r w:rsidRPr="0353B00F">
        <w:rPr>
          <w:lang w:val="en-GB"/>
        </w:rPr>
        <w:t xml:space="preserve"> followed by a subsequent version, SimCLRv2, whose pipeline has been significantly scaled up, described in</w:t>
      </w:r>
      <w:r w:rsidRPr="05859ED8">
        <w:rPr>
          <w:rStyle w:val="FootnoteReference"/>
          <w:lang w:val="en-GB"/>
        </w:rPr>
        <w:footnoteReference w:id="4"/>
      </w:r>
      <w:r w:rsidRPr="05859ED8">
        <w:rPr>
          <w:lang w:val="en-GB"/>
        </w:rPr>
        <w:t>—</w:t>
      </w:r>
      <w:r w:rsidRPr="0353B00F">
        <w:rPr>
          <w:lang w:val="en-GB"/>
        </w:rPr>
        <w:t xml:space="preserve"> and Momentum Contrast (MoCo)</w:t>
      </w:r>
      <w:r w:rsidRPr="05859ED8">
        <w:rPr>
          <w:rStyle w:val="FootnoteReference"/>
          <w:lang w:val="en-GB"/>
        </w:rPr>
        <w:footnoteReference w:id="5"/>
      </w:r>
      <w:r w:rsidRPr="0353B00F">
        <w:rPr>
          <w:lang w:val="en-GB"/>
        </w:rPr>
        <w:t xml:space="preserve"> from Meta (still called Facebook at the time of release). Following the steps of the Google Brain team, the authors of MoCo also proposed an improved version of their technique which they analogously named MoCo-v2</w:t>
      </w:r>
      <w:r w:rsidRPr="05859ED8">
        <w:rPr>
          <w:rStyle w:val="FootnoteReference"/>
          <w:lang w:val="en-GB"/>
        </w:rPr>
        <w:footnoteReference w:id="6"/>
      </w:r>
      <w:r w:rsidRPr="05859ED8">
        <w:rPr>
          <w:lang w:val="en-GB"/>
        </w:rPr>
        <w:t>.</w:t>
      </w:r>
      <w:r w:rsidRPr="0353B00F">
        <w:rPr>
          <w:lang w:val="en-GB"/>
        </w:rPr>
        <w:t xml:space="preserve"> The latter, among other minor additions, notably improves the data augmentation, and adds a projection head similarly to </w:t>
      </w:r>
      <w:proofErr w:type="spellStart"/>
      <w:r w:rsidRPr="0353B00F">
        <w:rPr>
          <w:lang w:val="en-GB"/>
        </w:rPr>
        <w:t>SimCLR’s</w:t>
      </w:r>
      <w:proofErr w:type="spellEnd"/>
      <w:r w:rsidRPr="0353B00F">
        <w:rPr>
          <w:lang w:val="en-GB"/>
        </w:rPr>
        <w:t xml:space="preserve"> second iteration.</w:t>
      </w:r>
      <w:r w:rsidR="004D6CF7">
        <w:rPr>
          <w:lang w:val="en-GB"/>
        </w:rPr>
        <w:t xml:space="preserve"> Due to their </w:t>
      </w:r>
      <w:r w:rsidR="005B11F4">
        <w:rPr>
          <w:lang w:val="en-GB"/>
        </w:rPr>
        <w:t xml:space="preserve">continual revisions and evolutions, these approaches are still considered as being part of </w:t>
      </w:r>
      <w:r w:rsidR="005B11F4">
        <w:rPr>
          <w:lang w:val="en-GB"/>
        </w:rPr>
        <w:lastRenderedPageBreak/>
        <w:t xml:space="preserve">the state-of-the-art in </w:t>
      </w:r>
      <w:r w:rsidR="00625644">
        <w:rPr>
          <w:lang w:val="en-GB"/>
        </w:rPr>
        <w:t>self-supervised learning</w:t>
      </w:r>
      <w:r w:rsidR="00B06697">
        <w:rPr>
          <w:lang w:val="en-GB"/>
        </w:rPr>
        <w:t xml:space="preserve"> based on contrastive learning.</w:t>
      </w:r>
      <w:r w:rsidR="007B0C38">
        <w:rPr>
          <w:lang w:val="en-GB"/>
        </w:rPr>
        <w:t xml:space="preserve"> We now give a brief account of the adoption of such </w:t>
      </w:r>
      <w:r w:rsidR="00D770B6">
        <w:rPr>
          <w:lang w:val="en-GB"/>
        </w:rPr>
        <w:t xml:space="preserve">approaches in the domain of remote sensing, before </w:t>
      </w:r>
      <w:r w:rsidR="00BB5047">
        <w:rPr>
          <w:lang w:val="en-GB"/>
        </w:rPr>
        <w:t xml:space="preserve">describing the method </w:t>
      </w:r>
      <w:r w:rsidR="00DE101D">
        <w:rPr>
          <w:lang w:val="en-GB"/>
        </w:rPr>
        <w:t>we chose to carry out our investigation.</w:t>
      </w:r>
    </w:p>
    <w:p w14:paraId="20DA7D1F" w14:textId="77777777" w:rsidR="0056035A" w:rsidRDefault="0056035A" w:rsidP="0353B00F">
      <w:pPr>
        <w:jc w:val="both"/>
        <w:rPr>
          <w:lang w:val="en-GB"/>
        </w:rPr>
      </w:pPr>
    </w:p>
    <w:p w14:paraId="614416DB" w14:textId="5CE39AC9" w:rsidR="0056035A" w:rsidRDefault="42E6AABE" w:rsidP="00EB6666">
      <w:pPr>
        <w:spacing w:line="259" w:lineRule="auto"/>
        <w:jc w:val="both"/>
        <w:rPr>
          <w:lang w:val="en-GB"/>
        </w:rPr>
      </w:pPr>
      <w:r w:rsidRPr="00EB7104">
        <w:rPr>
          <w:b/>
          <w:bCs/>
          <w:lang w:val="en-GB"/>
        </w:rPr>
        <w:t xml:space="preserve">Self-supervised learning with </w:t>
      </w:r>
      <w:r w:rsidR="5D8AAA43" w:rsidRPr="1591A0C1">
        <w:rPr>
          <w:b/>
          <w:bCs/>
          <w:lang w:val="en-GB"/>
        </w:rPr>
        <w:t>EO</w:t>
      </w:r>
      <w:r w:rsidR="636F0060" w:rsidRPr="00EB7104">
        <w:rPr>
          <w:b/>
          <w:bCs/>
          <w:lang w:val="en-GB"/>
        </w:rPr>
        <w:t>.</w:t>
      </w:r>
      <w:r w:rsidR="206F9E75">
        <w:rPr>
          <w:lang w:val="en-GB"/>
        </w:rPr>
        <w:t xml:space="preserve"> </w:t>
      </w:r>
      <w:r w:rsidR="7E640767" w:rsidRPr="00EB7104">
        <w:t>Even though</w:t>
      </w:r>
      <w:r w:rsidR="206F9E75" w:rsidRPr="00EB7104">
        <w:t xml:space="preserve"> the appellation of self-supervised is recent, the use of contrastive learning in remote sensing is neither new nor has seen limited adoption. On the contrary, it has been widely used throughout the field</w:t>
      </w:r>
      <w:r w:rsidR="001B407C">
        <w:rPr>
          <w:rStyle w:val="FootnoteReference"/>
        </w:rPr>
        <w:footnoteReference w:id="7"/>
      </w:r>
      <w:r w:rsidR="5F86CD1C">
        <w:t>,</w:t>
      </w:r>
      <w:r w:rsidR="00B6178C">
        <w:rPr>
          <w:rStyle w:val="FootnoteReference"/>
        </w:rPr>
        <w:footnoteReference w:id="8"/>
      </w:r>
      <w:r w:rsidR="15F060E2">
        <w:t>,</w:t>
      </w:r>
      <w:r w:rsidR="00CB1515">
        <w:rPr>
          <w:rStyle w:val="FootnoteReference"/>
        </w:rPr>
        <w:footnoteReference w:id="9"/>
      </w:r>
      <w:r w:rsidR="76D58B75">
        <w:t>,</w:t>
      </w:r>
      <w:r w:rsidR="00020FC4">
        <w:rPr>
          <w:rStyle w:val="FootnoteReference"/>
        </w:rPr>
        <w:footnoteReference w:id="10"/>
      </w:r>
      <w:r w:rsidR="76D58B75">
        <w:t>,</w:t>
      </w:r>
      <w:r w:rsidR="00020FC4">
        <w:rPr>
          <w:rStyle w:val="FootnoteReference"/>
        </w:rPr>
        <w:footnoteReference w:id="11"/>
      </w:r>
      <w:r w:rsidR="30398EC9">
        <w:t>,</w:t>
      </w:r>
      <w:r w:rsidR="00D526E1">
        <w:rPr>
          <w:rStyle w:val="FootnoteReference"/>
        </w:rPr>
        <w:footnoteReference w:id="12"/>
      </w:r>
      <w:r w:rsidR="206F9E75" w:rsidRPr="00EB7104">
        <w:t xml:space="preserve"> and its origins can be traced back to</w:t>
      </w:r>
      <w:r w:rsidR="14048A1C">
        <w:t xml:space="preserve"> Cheng et al.</w:t>
      </w:r>
      <w:r w:rsidR="00DF097C">
        <w:rPr>
          <w:rStyle w:val="FootnoteReference"/>
        </w:rPr>
        <w:footnoteReference w:id="13"/>
      </w:r>
      <w:r w:rsidR="206F9E75" w:rsidRPr="00EB7104">
        <w:t>, as outlined in the recent review paper on self-supervised learning in remote sensing from Wang et al</w:t>
      </w:r>
      <w:r w:rsidR="14048A1C">
        <w:t>.</w:t>
      </w:r>
      <w:r w:rsidR="00F22DED">
        <w:rPr>
          <w:rStyle w:val="FootnoteReference"/>
        </w:rPr>
        <w:footnoteReference w:id="14"/>
      </w:r>
      <w:r w:rsidR="206F9E75" w:rsidRPr="00EB7104">
        <w:t xml:space="preserve">. In </w:t>
      </w:r>
      <w:r w:rsidR="46196184">
        <w:t xml:space="preserve">the work of </w:t>
      </w:r>
      <w:r w:rsidR="206F9E75" w:rsidRPr="00EB7104">
        <w:t>Cheng et al</w:t>
      </w:r>
      <w:r w:rsidR="46196184">
        <w:t>.</w:t>
      </w:r>
      <w:r w:rsidR="206F9E75" w:rsidRPr="00EB7104">
        <w:t xml:space="preserve">, the authors regularized the features of a </w:t>
      </w:r>
      <w:proofErr w:type="spellStart"/>
      <w:r w:rsidR="206F9E75" w:rsidRPr="00EB7104">
        <w:t>ConvNet</w:t>
      </w:r>
      <w:proofErr w:type="spellEnd"/>
      <w:r w:rsidR="206F9E75" w:rsidRPr="00EB7104">
        <w:t xml:space="preserve"> trained for remote sensing scene classification, where the regularization term constraining the features was based on the contrastive loss discussed earlier in this section. Albeit technically using a contrastive cost as a regularization term to shape the intermediary representation vectors towards more general yet salient features, Cheng et al.</w:t>
      </w:r>
      <w:r w:rsidR="46196184">
        <w:t xml:space="preserve"> </w:t>
      </w:r>
      <w:r w:rsidR="206F9E75" w:rsidRPr="00EB7104">
        <w:t>is not per se proposing a self-supervised learning technique: it proposes a supervised learning technique assisted by an unsupervised, contrastive constraint. By contrast, Tile2Vec</w:t>
      </w:r>
      <w:r w:rsidR="00A408EA">
        <w:rPr>
          <w:rStyle w:val="FootnoteReference"/>
        </w:rPr>
        <w:footnoteReference w:id="15"/>
      </w:r>
      <w:r w:rsidR="206F9E75" w:rsidRPr="00EB7104">
        <w:t xml:space="preserve"> seems to be the first pure self-supervised work and leverages contrastive learning to learn a salient image representation for remote sensing image. As the name hints at, Tile2Vec is inspired by Word2Vec.</w:t>
      </w:r>
    </w:p>
    <w:p w14:paraId="5F12F632" w14:textId="1F76611C" w:rsidR="1E8FE5D8" w:rsidRDefault="1E8FE5D8" w:rsidP="0353B00F">
      <w:pPr>
        <w:jc w:val="both"/>
        <w:rPr>
          <w:lang w:val="en-GB"/>
        </w:rPr>
      </w:pPr>
    </w:p>
    <w:p w14:paraId="01B7275C" w14:textId="5A342140" w:rsidR="765DD6EC" w:rsidRDefault="0469203C" w:rsidP="0353B00F">
      <w:pPr>
        <w:jc w:val="both"/>
        <w:rPr>
          <w:lang w:val="en-GB"/>
        </w:rPr>
      </w:pPr>
      <w:r w:rsidRPr="0353B00F">
        <w:rPr>
          <w:lang w:val="en-GB"/>
        </w:rPr>
        <w:t xml:space="preserve">Standing as a state-of-the-art contrastive learning technique, the data processing and learning mechanism pipeline of SimCLRv2 can be described in three stages through which every input image is piped: </w:t>
      </w:r>
    </w:p>
    <w:p w14:paraId="6DCD8BA9" w14:textId="7AF7A0D2" w:rsidR="765DD6EC" w:rsidRDefault="0469203C" w:rsidP="0353B00F">
      <w:pPr>
        <w:spacing w:line="259" w:lineRule="auto"/>
        <w:jc w:val="both"/>
      </w:pPr>
      <w:r w:rsidRPr="0353B00F">
        <w:rPr>
          <w:lang w:val="en-GB"/>
        </w:rPr>
        <w:t xml:space="preserve"> 1. </w:t>
      </w:r>
      <w:r w:rsidRPr="00C02F6A">
        <w:rPr>
          <w:b/>
          <w:bCs/>
          <w:lang w:val="en-GB"/>
        </w:rPr>
        <w:t>Transform each input image in the dataset into a pair of augmented images</w:t>
      </w:r>
      <w:r w:rsidRPr="0353B00F">
        <w:rPr>
          <w:lang w:val="en-GB"/>
        </w:rPr>
        <w:t xml:space="preserve">. Each augmented positive pair is to be understood by the model as depicting similar scenes and objects, since the two </w:t>
      </w:r>
      <w:r w:rsidRPr="0353B00F">
        <w:rPr>
          <w:lang w:val="en-GB"/>
        </w:rPr>
        <w:lastRenderedPageBreak/>
        <w:t xml:space="preserve">items of the augmented positive pair are in effect different versions (alternative views) of the same image. To augment an image, the latter is fed through a stack of image transformations carefully designed by the practitioner to allow the contrastive model to grasp the relevant features for </w:t>
      </w:r>
      <w:r w:rsidR="589CFF80" w:rsidRPr="0353B00F">
        <w:rPr>
          <w:lang w:val="en-GB"/>
        </w:rPr>
        <w:t xml:space="preserve">the widest range of potential downstream tasks, </w:t>
      </w:r>
      <w:r w:rsidRPr="0353B00F">
        <w:rPr>
          <w:lang w:val="en-GB"/>
        </w:rPr>
        <w:t>while remaining invariant to features that are irrelevant</w:t>
      </w:r>
      <w:r w:rsidR="2B63B073" w:rsidRPr="0353B00F">
        <w:rPr>
          <w:lang w:val="en-GB"/>
        </w:rPr>
        <w:t xml:space="preserve"> for any of the said potential downstream</w:t>
      </w:r>
      <w:r w:rsidRPr="0353B00F">
        <w:rPr>
          <w:lang w:val="en-GB"/>
        </w:rPr>
        <w:t xml:space="preserve"> task. For example, to allow the learner to understand the concept of burned area, allowing the stack of transforms to involve a grayscale filter is probably something to avoid as the model would otherwise be encouraged (by the practitioner) to think that colours are an irrelevant feature for the unsupervised task of contrastive learning.</w:t>
      </w:r>
      <w:r w:rsidRPr="0353B00F">
        <w:rPr>
          <w:color w:val="FF0000"/>
          <w:lang w:val="en-GB"/>
        </w:rPr>
        <w:t xml:space="preserve"> </w:t>
      </w:r>
      <w:r w:rsidRPr="0353B00F">
        <w:rPr>
          <w:lang w:val="en-GB"/>
        </w:rPr>
        <w:t xml:space="preserve">In terms of inputs for the unsupervised contrastive task, the augmented pair for each input image (likely different augmentations since at least one transform in the stack is stochastic in nature) form a positive pair, while negative pairs are obtained by creating pairings between either of the two augmented images and every other image in our minibatch. The mini-batch size (set as a hyper-parameter of the machine learning task) therefore plays a significantly greater role: it determines the ratio of positive and negative pairs that are available to the contrastive model at a given step. Imbalances in positive-negative pairings naturally cause numerous issues in training dynamics. </w:t>
      </w:r>
    </w:p>
    <w:p w14:paraId="3FD142E9" w14:textId="7D14FCB0" w:rsidR="765DD6EC" w:rsidRDefault="53E08CA1" w:rsidP="0353B00F">
      <w:pPr>
        <w:jc w:val="both"/>
        <w:rPr>
          <w:lang w:val="en-GB"/>
        </w:rPr>
      </w:pPr>
      <w:r w:rsidRPr="28BBEEF1">
        <w:rPr>
          <w:lang w:val="en-GB"/>
        </w:rPr>
        <w:t xml:space="preserve"> 2. </w:t>
      </w:r>
      <w:r w:rsidRPr="004D1E24">
        <w:rPr>
          <w:b/>
          <w:bCs/>
          <w:lang w:val="en-GB"/>
        </w:rPr>
        <w:t>Feed the pairs to a deep neural network backbone</w:t>
      </w:r>
      <w:r w:rsidRPr="28BBEEF1">
        <w:rPr>
          <w:lang w:val="en-GB"/>
        </w:rPr>
        <w:t xml:space="preserve"> (each image of a pair goes into the same feature extractor modelled with the said neural network) and obtain a (feature) vector representation of each image as </w:t>
      </w:r>
      <w:r w:rsidR="68371760" w:rsidRPr="28BBEEF1">
        <w:rPr>
          <w:lang w:val="en-GB"/>
        </w:rPr>
        <w:t>the</w:t>
      </w:r>
      <w:r w:rsidRPr="28BBEEF1">
        <w:rPr>
          <w:lang w:val="en-GB"/>
        </w:rPr>
        <w:t xml:space="preserve"> result of the extraction. The “</w:t>
      </w:r>
      <w:proofErr w:type="spellStart"/>
      <w:r w:rsidRPr="28BBEEF1">
        <w:rPr>
          <w:lang w:val="en-GB"/>
        </w:rPr>
        <w:t>ResNet</w:t>
      </w:r>
      <w:proofErr w:type="spellEnd"/>
      <w:r w:rsidRPr="28BBEEF1">
        <w:rPr>
          <w:lang w:val="en-GB"/>
        </w:rPr>
        <w:t>” architecture</w:t>
      </w:r>
      <w:r w:rsidR="31292FDB" w:rsidRPr="05859ED8">
        <w:rPr>
          <w:rStyle w:val="FootnoteReference"/>
          <w:lang w:val="en-GB"/>
        </w:rPr>
        <w:footnoteReference w:id="16"/>
      </w:r>
      <w:r w:rsidRPr="28BBEEF1">
        <w:rPr>
          <w:lang w:val="en-GB"/>
        </w:rPr>
        <w:t xml:space="preserve"> is a prime candidate. </w:t>
      </w:r>
    </w:p>
    <w:p w14:paraId="401A3A61" w14:textId="6493131E" w:rsidR="1E8FE5D8" w:rsidRDefault="5A1DD4FB" w:rsidP="0353B00F">
      <w:pPr>
        <w:jc w:val="both"/>
        <w:rPr>
          <w:lang w:val="en-GB"/>
        </w:rPr>
      </w:pPr>
      <w:r w:rsidRPr="0353B00F">
        <w:rPr>
          <w:lang w:val="en-GB"/>
        </w:rPr>
        <w:t xml:space="preserve">3. </w:t>
      </w:r>
      <w:r w:rsidR="3B4A0833" w:rsidRPr="004D1E24">
        <w:rPr>
          <w:b/>
          <w:bCs/>
          <w:lang w:val="en-GB"/>
        </w:rPr>
        <w:t>Minimize the contrastive loss</w:t>
      </w:r>
      <w:r w:rsidR="3B4A0833" w:rsidRPr="0353B00F">
        <w:rPr>
          <w:lang w:val="en-GB"/>
        </w:rPr>
        <w:t>. It involves both positive and negative pairs, and its optimization pushes the contrastive model towards returning similar representations for similar images (positive pairs) and different representation for different images (negative pairs). Through the lens of metric learning, Sohn introduced the “NT-</w:t>
      </w:r>
      <w:proofErr w:type="spellStart"/>
      <w:r w:rsidR="3B4A0833" w:rsidRPr="0353B00F">
        <w:rPr>
          <w:lang w:val="en-GB"/>
        </w:rPr>
        <w:t>Xent</w:t>
      </w:r>
      <w:proofErr w:type="spellEnd"/>
      <w:r w:rsidR="3B4A0833" w:rsidRPr="0353B00F">
        <w:rPr>
          <w:lang w:val="en-GB"/>
        </w:rPr>
        <w:t>” loss, or Normalized Temperature-scaled Cross Entropy Loss, which is a prime candidate for the loss function used to solve the contrastive learning task</w:t>
      </w:r>
      <w:r w:rsidR="5E01A2FD" w:rsidRPr="05859ED8">
        <w:rPr>
          <w:rStyle w:val="FootnoteReference"/>
          <w:lang w:val="en-GB"/>
        </w:rPr>
        <w:footnoteReference w:id="17"/>
      </w:r>
      <w:r w:rsidR="3B4A0833" w:rsidRPr="05859ED8">
        <w:rPr>
          <w:lang w:val="en-GB"/>
        </w:rPr>
        <w:t>.</w:t>
      </w:r>
      <w:r w:rsidR="3B4A0833" w:rsidRPr="0353B00F">
        <w:rPr>
          <w:lang w:val="en-GB"/>
        </w:rPr>
        <w:t xml:space="preserve"> In addition, it is possible to fend off and counteract the imbalances in positive-</w:t>
      </w:r>
      <w:r w:rsidR="78574781" w:rsidRPr="0353B00F">
        <w:rPr>
          <w:lang w:val="en-GB"/>
        </w:rPr>
        <w:t xml:space="preserve"> </w:t>
      </w:r>
      <w:r w:rsidR="3B4A0833" w:rsidRPr="0353B00F">
        <w:rPr>
          <w:lang w:val="en-GB"/>
        </w:rPr>
        <w:t>negative pairings by applying a data-dependent scaling rule at the level of the loss function as it is being optimized.</w:t>
      </w:r>
    </w:p>
    <w:p w14:paraId="0929CBD4" w14:textId="3F84E6B1" w:rsidR="1E8FE5D8" w:rsidRDefault="1E8FE5D8" w:rsidP="0353B00F">
      <w:pPr>
        <w:jc w:val="both"/>
        <w:rPr>
          <w:lang w:val="en-GB"/>
        </w:rPr>
      </w:pPr>
    </w:p>
    <w:p w14:paraId="15531C3D" w14:textId="5928A9F8" w:rsidR="765DD6EC" w:rsidRDefault="3B4A0833" w:rsidP="0353B00F">
      <w:pPr>
        <w:jc w:val="both"/>
        <w:rPr>
          <w:lang w:val="en-GB"/>
        </w:rPr>
      </w:pPr>
      <w:r w:rsidRPr="69A786C2">
        <w:rPr>
          <w:lang w:val="en-GB"/>
        </w:rPr>
        <w:t xml:space="preserve">By being trained in such a way, a contrastive </w:t>
      </w:r>
      <w:r w:rsidR="60DDCA91" w:rsidRPr="69A786C2">
        <w:rPr>
          <w:lang w:val="en-GB"/>
        </w:rPr>
        <w:t xml:space="preserve">SSL </w:t>
      </w:r>
      <w:r w:rsidRPr="69A786C2">
        <w:rPr>
          <w:lang w:val="en-GB"/>
        </w:rPr>
        <w:t xml:space="preserve">model learns vector representations that enable it to distinguish between images </w:t>
      </w:r>
      <w:r w:rsidR="7EF991DE" w:rsidRPr="69A786C2">
        <w:rPr>
          <w:lang w:val="en-GB"/>
        </w:rPr>
        <w:t xml:space="preserve">by grouping similar ones closely </w:t>
      </w:r>
      <w:r w:rsidR="16AEC302" w:rsidRPr="69A786C2">
        <w:rPr>
          <w:lang w:val="en-GB"/>
        </w:rPr>
        <w:t>together</w:t>
      </w:r>
      <w:r w:rsidR="7EF991DE" w:rsidRPr="69A786C2">
        <w:rPr>
          <w:lang w:val="en-GB"/>
        </w:rPr>
        <w:t xml:space="preserve"> in this vector </w:t>
      </w:r>
      <w:r w:rsidR="7C59C0F1" w:rsidRPr="69A786C2">
        <w:rPr>
          <w:lang w:val="en-GB"/>
        </w:rPr>
        <w:t>representation space</w:t>
      </w:r>
      <w:r w:rsidR="7EF991DE" w:rsidRPr="69A786C2">
        <w:rPr>
          <w:lang w:val="en-GB"/>
        </w:rPr>
        <w:t xml:space="preserve">, </w:t>
      </w:r>
      <w:r w:rsidRPr="69A786C2">
        <w:rPr>
          <w:lang w:val="en-GB"/>
        </w:rPr>
        <w:t>without ever being told what those images are or contain. This ability is particularly appealing when labels are scarce and data points are bare, without any annotation, which is a situation often met when label</w:t>
      </w:r>
      <w:r w:rsidR="374ACEE8" w:rsidRPr="69A786C2">
        <w:rPr>
          <w:lang w:val="en-GB"/>
        </w:rPr>
        <w:t>l</w:t>
      </w:r>
      <w:r w:rsidR="27368A6F" w:rsidRPr="69A786C2">
        <w:rPr>
          <w:lang w:val="en-GB"/>
        </w:rPr>
        <w:t>ing</w:t>
      </w:r>
      <w:r w:rsidRPr="69A786C2">
        <w:rPr>
          <w:lang w:val="en-GB"/>
        </w:rPr>
        <w:t xml:space="preserve"> </w:t>
      </w:r>
      <w:r w:rsidR="4C7912D4" w:rsidRPr="69A786C2">
        <w:rPr>
          <w:lang w:val="en-GB"/>
        </w:rPr>
        <w:t xml:space="preserve">is </w:t>
      </w:r>
      <w:r w:rsidRPr="69A786C2">
        <w:rPr>
          <w:lang w:val="en-GB"/>
        </w:rPr>
        <w:t>expensive or technologically difficult to obtain for the data points.</w:t>
      </w:r>
    </w:p>
    <w:p w14:paraId="4D2C4E17" w14:textId="647766FD" w:rsidR="1E8FE5D8" w:rsidRDefault="1E8FE5D8" w:rsidP="0353B00F">
      <w:pPr>
        <w:jc w:val="both"/>
        <w:rPr>
          <w:lang w:val="en-GB"/>
        </w:rPr>
      </w:pPr>
    </w:p>
    <w:p w14:paraId="1E226885" w14:textId="356ED9E1" w:rsidR="765DD6EC" w:rsidRDefault="2D1E14DA" w:rsidP="69A786C2">
      <w:pPr>
        <w:jc w:val="both"/>
        <w:rPr>
          <w:lang w:val="en-GB"/>
        </w:rPr>
      </w:pPr>
      <w:r w:rsidRPr="28BBEEF1">
        <w:rPr>
          <w:lang w:val="en-GB"/>
        </w:rPr>
        <w:t>Due to its ability to capture vector-embedded semantics from unannotated data, self-supervised learning</w:t>
      </w:r>
      <w:r w:rsidR="1F80A2CA" w:rsidRPr="28BBEEF1">
        <w:rPr>
          <w:lang w:val="en-GB"/>
        </w:rPr>
        <w:t xml:space="preserve">, </w:t>
      </w:r>
      <w:r w:rsidRPr="28BBEEF1">
        <w:rPr>
          <w:lang w:val="en-GB"/>
        </w:rPr>
        <w:t xml:space="preserve">and </w:t>
      </w:r>
      <w:r w:rsidR="02A25AC2" w:rsidRPr="28BBEEF1">
        <w:rPr>
          <w:lang w:val="en-GB"/>
        </w:rPr>
        <w:t>spe</w:t>
      </w:r>
      <w:r w:rsidR="128515C6" w:rsidRPr="28BBEEF1">
        <w:rPr>
          <w:lang w:val="en-GB"/>
        </w:rPr>
        <w:t xml:space="preserve">cifically </w:t>
      </w:r>
      <w:r w:rsidRPr="28BBEEF1">
        <w:rPr>
          <w:lang w:val="en-GB"/>
        </w:rPr>
        <w:t>contrastive</w:t>
      </w:r>
      <w:r w:rsidR="2D945EF4" w:rsidRPr="28BBEEF1">
        <w:rPr>
          <w:lang w:val="en-GB"/>
        </w:rPr>
        <w:t xml:space="preserve"> SSL</w:t>
      </w:r>
      <w:r w:rsidRPr="28BBEEF1">
        <w:rPr>
          <w:lang w:val="en-GB"/>
        </w:rPr>
        <w:t xml:space="preserve"> learning</w:t>
      </w:r>
      <w:r w:rsidR="200F8A31" w:rsidRPr="28BBEEF1">
        <w:rPr>
          <w:lang w:val="en-GB"/>
        </w:rPr>
        <w:t>,</w:t>
      </w:r>
      <w:r w:rsidRPr="28BBEEF1">
        <w:rPr>
          <w:lang w:val="en-GB"/>
        </w:rPr>
        <w:t xml:space="preserve"> naturally shines in semi-supervised learning: the label-scarcity-facing practitioner can use a self-supervised learning approach as a pre-processing step. First, the model learns general features from (a priori abundant) unlabelled data by attempting to solve a self-supervised </w:t>
      </w:r>
      <w:r w:rsidR="4D79995D" w:rsidRPr="69A786C2">
        <w:rPr>
          <w:lang w:val="en-GB"/>
        </w:rPr>
        <w:t>contrastive learning</w:t>
      </w:r>
      <w:r w:rsidR="4D79995D" w:rsidRPr="28BBEEF1">
        <w:rPr>
          <w:lang w:val="en-GB"/>
        </w:rPr>
        <w:t xml:space="preserve"> </w:t>
      </w:r>
      <w:r w:rsidRPr="28BBEEF1">
        <w:rPr>
          <w:lang w:val="en-GB"/>
        </w:rPr>
        <w:t>task. Then, the practitioner fine-tunes the parameters of the “pre-trained” neural network model by subsequently trying to solve a (supervised) image classification task using the limited labelled data that is available. It has been demonstrated</w:t>
      </w:r>
      <w:r w:rsidR="31292FDB" w:rsidRPr="05859ED8">
        <w:rPr>
          <w:rStyle w:val="FootnoteReference"/>
          <w:lang w:val="en-GB"/>
        </w:rPr>
        <w:footnoteReference w:id="18"/>
      </w:r>
      <w:r w:rsidRPr="28BBEEF1">
        <w:rPr>
          <w:lang w:val="en-GB"/>
        </w:rPr>
        <w:t>￼ that such a semi-supervised approach is very label efficient. Self-</w:t>
      </w:r>
      <w:r w:rsidR="43BACB92" w:rsidRPr="28BBEEF1">
        <w:rPr>
          <w:lang w:val="en-GB"/>
        </w:rPr>
        <w:t xml:space="preserve"> </w:t>
      </w:r>
      <w:r w:rsidRPr="28BBEEF1">
        <w:rPr>
          <w:lang w:val="en-GB"/>
        </w:rPr>
        <w:t>supervised learning enables the practitioner to leverage large amounts of unlabelled data to learn general features that can then be refined for a supervised task for which labels are scarce. It is also not uncommon for this two-stage label-efficient approach to surpass purely supervised methods</w:t>
      </w:r>
      <w:r w:rsidR="061F8153" w:rsidRPr="28BBEEF1">
        <w:rPr>
          <w:lang w:val="en-GB"/>
        </w:rPr>
        <w:t xml:space="preserve"> </w:t>
      </w:r>
      <w:r w:rsidR="061F8153" w:rsidRPr="00F974BA">
        <w:rPr>
          <w:lang w:val="en-GB"/>
        </w:rPr>
        <w:t>(cf.</w:t>
      </w:r>
      <w:r w:rsidR="2AF60E70" w:rsidRPr="00F974BA">
        <w:rPr>
          <w:lang w:val="en-GB"/>
        </w:rPr>
        <w:t xml:space="preserve"> Figure 2</w:t>
      </w:r>
      <w:r w:rsidR="061F8153" w:rsidRPr="00F974BA">
        <w:rPr>
          <w:lang w:val="en-GB"/>
        </w:rPr>
        <w:t>)</w:t>
      </w:r>
      <w:r w:rsidRPr="00F974BA">
        <w:rPr>
          <w:lang w:val="en-GB"/>
        </w:rPr>
        <w:t>.</w:t>
      </w:r>
    </w:p>
    <w:p w14:paraId="1F95E2F0" w14:textId="47CB38FB" w:rsidR="28BBEEF1" w:rsidRDefault="28BBEEF1" w:rsidP="28BBEEF1">
      <w:pPr>
        <w:jc w:val="both"/>
        <w:rPr>
          <w:lang w:val="en-GB"/>
        </w:rPr>
      </w:pPr>
    </w:p>
    <w:p w14:paraId="6A33C33A" w14:textId="77777777" w:rsidR="00E72830" w:rsidRDefault="514B0267" w:rsidP="00E72830">
      <w:pPr>
        <w:keepNext/>
        <w:jc w:val="center"/>
      </w:pPr>
      <w:r>
        <w:rPr>
          <w:noProof/>
        </w:rPr>
        <w:drawing>
          <wp:inline distT="0" distB="0" distL="0" distR="0" wp14:anchorId="6E4A71E2" wp14:editId="56E4B3C1">
            <wp:extent cx="4572000" cy="3381375"/>
            <wp:effectExtent l="0" t="0" r="0" b="0"/>
            <wp:docPr id="2054807992" name="Picture 2054807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807992"/>
                    <pic:cNvPicPr/>
                  </pic:nvPicPr>
                  <pic:blipFill>
                    <a:blip r:embed="rId20">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5FF8B2AA" w14:textId="1E988469" w:rsidR="0AF1F673" w:rsidRDefault="00E72830" w:rsidP="00E72830">
      <w:pPr>
        <w:pStyle w:val="Caption"/>
        <w:rPr>
          <w:lang w:val="en-GB"/>
        </w:rPr>
      </w:pPr>
      <w:bookmarkStart w:id="46" w:name="_Ref144285203"/>
      <w:bookmarkStart w:id="47" w:name="_Toc144285660"/>
      <w:bookmarkStart w:id="48" w:name="_Toc150941859"/>
      <w:r>
        <w:t xml:space="preserve">Figure </w:t>
      </w:r>
      <w:r>
        <w:fldChar w:fldCharType="begin"/>
      </w:r>
      <w:r>
        <w:instrText xml:space="preserve"> SEQ Figure \* ARABIC </w:instrText>
      </w:r>
      <w:r>
        <w:fldChar w:fldCharType="separate"/>
      </w:r>
      <w:r w:rsidR="005724D7">
        <w:rPr>
          <w:noProof/>
        </w:rPr>
        <w:t>2</w:t>
      </w:r>
      <w:r>
        <w:fldChar w:fldCharType="end"/>
      </w:r>
      <w:r>
        <w:t xml:space="preserve">: </w:t>
      </w:r>
      <w:r w:rsidR="4A6A24EC">
        <w:t>H</w:t>
      </w:r>
      <w:r>
        <w:t xml:space="preserve">ow </w:t>
      </w:r>
      <w:proofErr w:type="spellStart"/>
      <w:r>
        <w:t>SimCLR</w:t>
      </w:r>
      <w:proofErr w:type="spellEnd"/>
      <w:r>
        <w:t xml:space="preserve"> fares among scaling laws of various algorithms in terms</w:t>
      </w:r>
      <w:r>
        <w:rPr>
          <w:noProof/>
        </w:rPr>
        <w:t xml:space="preserve"> the evolution of ImageNet Top-1 Accuracy with respect to the number of parameters</w:t>
      </w:r>
      <w:r w:rsidR="00FF0F49">
        <w:rPr>
          <w:rStyle w:val="FootnoteReference"/>
          <w:noProof/>
        </w:rPr>
        <w:footnoteReference w:id="19"/>
      </w:r>
      <w:bookmarkEnd w:id="46"/>
      <w:bookmarkEnd w:id="47"/>
      <w:bookmarkEnd w:id="48"/>
    </w:p>
    <w:p w14:paraId="11B3A23B" w14:textId="59C78057" w:rsidR="1E8FE5D8" w:rsidRDefault="1E8FE5D8" w:rsidP="0353B00F">
      <w:pPr>
        <w:jc w:val="both"/>
        <w:rPr>
          <w:lang w:val="en-GB"/>
        </w:rPr>
      </w:pPr>
    </w:p>
    <w:p w14:paraId="573781AA" w14:textId="6A838098" w:rsidR="00D4A452" w:rsidRDefault="5A0F9BE1" w:rsidP="0353B00F">
      <w:pPr>
        <w:jc w:val="both"/>
        <w:rPr>
          <w:lang w:val="en-GB"/>
        </w:rPr>
      </w:pPr>
      <w:r w:rsidRPr="05B5A481">
        <w:rPr>
          <w:lang w:val="en-GB"/>
        </w:rPr>
        <w:t xml:space="preserve">In the context of the </w:t>
      </w:r>
      <w:r w:rsidR="7998A86D" w:rsidRPr="05B5A481">
        <w:rPr>
          <w:lang w:val="en-GB"/>
        </w:rPr>
        <w:t xml:space="preserve">EO4EU </w:t>
      </w:r>
      <w:r w:rsidRPr="05B5A481">
        <w:rPr>
          <w:lang w:val="en-GB"/>
        </w:rPr>
        <w:t>project, as outlined in the proposal, we have set out to take the self-</w:t>
      </w:r>
      <w:r w:rsidR="00A3F044" w:rsidRPr="05B5A481">
        <w:rPr>
          <w:lang w:val="en-GB"/>
        </w:rPr>
        <w:t xml:space="preserve"> </w:t>
      </w:r>
      <w:r w:rsidRPr="05B5A481">
        <w:rPr>
          <w:lang w:val="en-GB"/>
        </w:rPr>
        <w:t xml:space="preserve">supervised learning route to benefit from the label-efficient training it can boast in certain domains. Despite being inherently intricate and complex through the lens of computer vision, the satellite images that are dealt with in remote sensing usually display a high degree of repetition of small motifs and low-level visual features that self-supervised models have been shown to excel at isolating in their learned feature bank. The self-supervised learning models that we have deployed through the inference server set up in the context of the </w:t>
      </w:r>
      <w:r w:rsidR="30FC48F1" w:rsidRPr="05B5A481">
        <w:rPr>
          <w:lang w:val="en-GB"/>
        </w:rPr>
        <w:t xml:space="preserve">EO4EU </w:t>
      </w:r>
      <w:r w:rsidRPr="05B5A481">
        <w:rPr>
          <w:lang w:val="en-GB"/>
        </w:rPr>
        <w:t>platform have been implemented following the teachings of the main players in this sub-field of machine learning. Notably, we adopted</w:t>
      </w:r>
      <w:r w:rsidR="2F474279" w:rsidRPr="05B5A481">
        <w:rPr>
          <w:lang w:val="en-GB"/>
        </w:rPr>
        <w:t>, and adapted when needed,</w:t>
      </w:r>
      <w:r w:rsidRPr="05B5A481">
        <w:rPr>
          <w:lang w:val="en-GB"/>
        </w:rPr>
        <w:t xml:space="preserve"> the self-proclaimed “simple” modelling paradigm of </w:t>
      </w:r>
      <w:proofErr w:type="spellStart"/>
      <w:r w:rsidRPr="05B5A481">
        <w:rPr>
          <w:lang w:val="en-GB"/>
        </w:rPr>
        <w:t>SimCLR</w:t>
      </w:r>
      <w:proofErr w:type="spellEnd"/>
      <w:r w:rsidRPr="05B5A481">
        <w:rPr>
          <w:lang w:val="en-GB"/>
        </w:rPr>
        <w:t xml:space="preserve"> described earlier. We made it a point to approach the </w:t>
      </w:r>
      <w:commentRangeStart w:id="49"/>
      <w:commentRangeStart w:id="50"/>
      <w:r w:rsidRPr="05B5A481">
        <w:rPr>
          <w:lang w:val="en-GB"/>
        </w:rPr>
        <w:t>state-of-the-art p</w:t>
      </w:r>
      <w:commentRangeEnd w:id="49"/>
      <w:r>
        <w:rPr>
          <w:rStyle w:val="CommentReference"/>
        </w:rPr>
        <w:commentReference w:id="49"/>
      </w:r>
      <w:commentRangeEnd w:id="50"/>
      <w:r w:rsidR="00B874B8">
        <w:rPr>
          <w:rStyle w:val="CommentReference"/>
        </w:rPr>
        <w:commentReference w:id="50"/>
      </w:r>
      <w:r w:rsidRPr="05B5A481">
        <w:rPr>
          <w:lang w:val="en-GB"/>
        </w:rPr>
        <w:t>ractices as closely as possible</w:t>
      </w:r>
      <w:r w:rsidR="3EC0F9F0" w:rsidRPr="05B5A481">
        <w:rPr>
          <w:lang w:val="en-GB"/>
        </w:rPr>
        <w:t xml:space="preserve"> </w:t>
      </w:r>
      <w:r w:rsidRPr="05B5A481">
        <w:rPr>
          <w:lang w:val="en-GB"/>
        </w:rPr>
        <w:t>and found that the only hurdles left to cross were hardware related. Within the boundaries of the project, this frontier will not be crossed (e.g.</w:t>
      </w:r>
      <w:r w:rsidR="0E0DB285" w:rsidRPr="05B5A481">
        <w:rPr>
          <w:lang w:val="en-GB"/>
        </w:rPr>
        <w:t>,</w:t>
      </w:r>
      <w:r w:rsidRPr="05B5A481">
        <w:rPr>
          <w:lang w:val="en-GB"/>
        </w:rPr>
        <w:t xml:space="preserve"> through the usage of ASIC,</w:t>
      </w:r>
      <w:r w:rsidR="2DA87E47" w:rsidRPr="05B5A481">
        <w:rPr>
          <w:lang w:val="en-GB"/>
        </w:rPr>
        <w:t xml:space="preserve"> or Application-Specific Integrated Circuits,</w:t>
      </w:r>
      <w:r w:rsidRPr="05B5A481">
        <w:rPr>
          <w:lang w:val="en-GB"/>
        </w:rPr>
        <w:t xml:space="preserve"> such as T</w:t>
      </w:r>
      <w:r w:rsidR="7C30F648" w:rsidRPr="05B5A481">
        <w:rPr>
          <w:lang w:val="en-GB"/>
        </w:rPr>
        <w:t>ensor Processing Units, abbreviated TPU</w:t>
      </w:r>
      <w:r w:rsidRPr="05B5A481">
        <w:rPr>
          <w:lang w:val="en-GB"/>
        </w:rPr>
        <w:t>). On that front, we might still extend the models in directions not yet explored such as model and pipeline parallelism as we gain access to more sophisticated HPC-enabled infrastructures. In its current form, the models are already implementing a data parallelism paradigm, allowing them to load and flush data samples faster to and from GPU memory, where the heavy-lifting matrix-multiply-based processing is carried out throughout the entire learning process.</w:t>
      </w:r>
    </w:p>
    <w:p w14:paraId="64E1FB5D" w14:textId="08A12EC7" w:rsidR="56DDB574" w:rsidRDefault="6E3FCC7F" w:rsidP="00817353">
      <w:pPr>
        <w:pStyle w:val="Heading3"/>
        <w:numPr>
          <w:ilvl w:val="2"/>
          <w:numId w:val="35"/>
        </w:numPr>
        <w:jc w:val="both"/>
        <w:rPr>
          <w:lang w:val="en-GB"/>
        </w:rPr>
      </w:pPr>
      <w:bookmarkStart w:id="51" w:name="_Toc167288477"/>
      <w:bookmarkStart w:id="52" w:name="_Toc911921509"/>
      <w:bookmarkStart w:id="53" w:name="_Toc150941831"/>
      <w:r w:rsidRPr="2B8C5F46">
        <w:rPr>
          <w:lang w:val="en-GB"/>
        </w:rPr>
        <w:t>Data type selection and data preparation</w:t>
      </w:r>
      <w:bookmarkEnd w:id="51"/>
      <w:bookmarkEnd w:id="52"/>
      <w:bookmarkEnd w:id="53"/>
    </w:p>
    <w:p w14:paraId="2F1CD8F7" w14:textId="22B5F6D9" w:rsidR="3A8B8591" w:rsidRDefault="50953BB4" w:rsidP="05859ED8">
      <w:pPr>
        <w:jc w:val="both"/>
        <w:rPr>
          <w:lang w:val="en-GB"/>
        </w:rPr>
      </w:pPr>
      <w:r w:rsidRPr="1E2C9F42">
        <w:rPr>
          <w:lang w:val="en-GB"/>
        </w:rPr>
        <w:t>For the task of learning salient hidden representations via self-supervision,</w:t>
      </w:r>
      <w:r w:rsidR="0D7CD441" w:rsidRPr="1E2C9F42">
        <w:rPr>
          <w:lang w:val="en-GB"/>
        </w:rPr>
        <w:t xml:space="preserve"> we opted for the use of </w:t>
      </w:r>
      <w:r w:rsidR="039AB5B7" w:rsidRPr="1E2C9F42">
        <w:rPr>
          <w:lang w:val="en-GB"/>
        </w:rPr>
        <w:t xml:space="preserve">the </w:t>
      </w:r>
      <w:r w:rsidR="0D7CD441" w:rsidRPr="1E2C9F42">
        <w:rPr>
          <w:lang w:val="en-GB"/>
        </w:rPr>
        <w:t>multispectral Sentinel-2 satellite images</w:t>
      </w:r>
      <w:r w:rsidR="597B6CAF" w:rsidRPr="1E2C9F42">
        <w:rPr>
          <w:lang w:val="en-GB"/>
        </w:rPr>
        <w:t xml:space="preserve">, since they are some of the most popular </w:t>
      </w:r>
      <w:r w:rsidR="2C404E08" w:rsidRPr="1591A0C1">
        <w:rPr>
          <w:lang w:val="en-GB"/>
        </w:rPr>
        <w:t>EO</w:t>
      </w:r>
      <w:r w:rsidR="597B6CAF" w:rsidRPr="1E2C9F42">
        <w:rPr>
          <w:lang w:val="en-GB"/>
        </w:rPr>
        <w:t xml:space="preserve"> data available</w:t>
      </w:r>
      <w:r w:rsidR="1F4AC346" w:rsidRPr="1E2C9F42">
        <w:rPr>
          <w:lang w:val="en-GB"/>
        </w:rPr>
        <w:t>.</w:t>
      </w:r>
      <w:r w:rsidR="6BBE17FF" w:rsidRPr="1E2C9F42">
        <w:rPr>
          <w:lang w:val="en-GB"/>
        </w:rPr>
        <w:t xml:space="preserve"> Having successfully completed the SSL model development and evaluation on them, we will </w:t>
      </w:r>
      <w:r w:rsidR="6BBE17FF" w:rsidRPr="1E2C9F42">
        <w:rPr>
          <w:lang w:val="en-GB"/>
        </w:rPr>
        <w:lastRenderedPageBreak/>
        <w:t>deploy the selected architectures and models on other EO data such as volumetric data of similar spatial structure, 2D or 3D over</w:t>
      </w:r>
      <w:r w:rsidR="7CFC9D0C" w:rsidRPr="1E2C9F42">
        <w:rPr>
          <w:lang w:val="en-GB"/>
        </w:rPr>
        <w:t xml:space="preserve"> multiple channels/bands.</w:t>
      </w:r>
    </w:p>
    <w:p w14:paraId="121D8CC0" w14:textId="3EB7295D" w:rsidR="3A8B8591" w:rsidRDefault="3A8B8591" w:rsidP="05859ED8">
      <w:pPr>
        <w:jc w:val="both"/>
        <w:rPr>
          <w:lang w:val="en-GB"/>
        </w:rPr>
      </w:pPr>
    </w:p>
    <w:p w14:paraId="14F20658" w14:textId="2EF6BA71" w:rsidR="3A8B8591" w:rsidRDefault="46344CC6" w:rsidP="0353B00F">
      <w:pPr>
        <w:jc w:val="both"/>
        <w:rPr>
          <w:lang w:val="en-GB"/>
        </w:rPr>
      </w:pPr>
      <w:r w:rsidRPr="05B5A481">
        <w:rPr>
          <w:lang w:val="en-GB"/>
        </w:rPr>
        <w:t>To ease the setup process and results comparison and alignment, we d</w:t>
      </w:r>
      <w:commentRangeStart w:id="54"/>
      <w:commentRangeStart w:id="55"/>
      <w:r w:rsidRPr="05B5A481">
        <w:rPr>
          <w:lang w:val="en-GB"/>
        </w:rPr>
        <w:t xml:space="preserve">ecided to work with </w:t>
      </w:r>
      <w:r w:rsidR="35987EC6" w:rsidRPr="05B5A481">
        <w:rPr>
          <w:lang w:val="en-GB"/>
        </w:rPr>
        <w:t xml:space="preserve">the </w:t>
      </w:r>
      <w:proofErr w:type="spellStart"/>
      <w:r w:rsidR="35987EC6" w:rsidRPr="05B5A481">
        <w:rPr>
          <w:lang w:val="en-GB"/>
        </w:rPr>
        <w:t>BigEarthNet</w:t>
      </w:r>
      <w:proofErr w:type="spellEnd"/>
      <w:r w:rsidR="35987EC6" w:rsidRPr="05B5A481">
        <w:rPr>
          <w:lang w:val="en-GB"/>
        </w:rPr>
        <w:t xml:space="preserve"> (BEN) dataset, </w:t>
      </w:r>
      <w:r w:rsidR="77241012" w:rsidRPr="05B5A481">
        <w:rPr>
          <w:lang w:val="en-GB"/>
        </w:rPr>
        <w:t xml:space="preserve">a </w:t>
      </w:r>
      <w:r w:rsidR="35987EC6" w:rsidRPr="05B5A481">
        <w:rPr>
          <w:lang w:val="en-GB"/>
        </w:rPr>
        <w:t xml:space="preserve">well-known </w:t>
      </w:r>
      <w:r w:rsidR="7F949957" w:rsidRPr="05B5A481">
        <w:rPr>
          <w:lang w:val="en-GB"/>
        </w:rPr>
        <w:t xml:space="preserve">reference benchmark </w:t>
      </w:r>
      <w:r w:rsidR="35987EC6" w:rsidRPr="05B5A481">
        <w:rPr>
          <w:lang w:val="en-GB"/>
        </w:rPr>
        <w:t>in remote sensing spheres.</w:t>
      </w:r>
      <w:r w:rsidR="324E5C2A" w:rsidRPr="05B5A481">
        <w:rPr>
          <w:lang w:val="en-GB"/>
        </w:rPr>
        <w:t xml:space="preserve"> BEN is effectively a curated and consolidated collections of such multispectral Sentinel-2 satellite images.</w:t>
      </w:r>
      <w:r w:rsidR="5B2D71D4" w:rsidRPr="05B5A481">
        <w:rPr>
          <w:lang w:val="en-GB"/>
        </w:rPr>
        <w:t xml:space="preserve"> Our motivation for selecting to work with the BEN dataset is for </w:t>
      </w:r>
      <w:r w:rsidR="552543EF" w:rsidRPr="05B5A481">
        <w:rPr>
          <w:lang w:val="en-GB"/>
        </w:rPr>
        <w:t>allowing the evaluation of a downstream task with and without the use of the SSL-provided f</w:t>
      </w:r>
      <w:r w:rsidR="13CA2921" w:rsidRPr="05B5A481">
        <w:rPr>
          <w:lang w:val="en-GB"/>
        </w:rPr>
        <w:t>eatures</w:t>
      </w:r>
      <w:r w:rsidR="552543EF" w:rsidRPr="05B5A481">
        <w:rPr>
          <w:lang w:val="en-GB"/>
        </w:rPr>
        <w:t>, thr</w:t>
      </w:r>
      <w:commentRangeEnd w:id="54"/>
      <w:r>
        <w:rPr>
          <w:rStyle w:val="CommentReference"/>
        </w:rPr>
        <w:commentReference w:id="54"/>
      </w:r>
      <w:commentRangeEnd w:id="55"/>
      <w:r w:rsidR="00DF58A8">
        <w:rPr>
          <w:rStyle w:val="CommentReference"/>
        </w:rPr>
        <w:commentReference w:id="55"/>
      </w:r>
      <w:r w:rsidR="552543EF" w:rsidRPr="05B5A481">
        <w:rPr>
          <w:lang w:val="en-GB"/>
        </w:rPr>
        <w:t xml:space="preserve">ough the evaluation of which we can </w:t>
      </w:r>
      <w:r w:rsidR="4476F4C2" w:rsidRPr="05B5A481">
        <w:rPr>
          <w:lang w:val="en-GB"/>
        </w:rPr>
        <w:t>demonstrate the impact of SSL in such tasks. Therefore, the label information of BEN datas</w:t>
      </w:r>
      <w:r w:rsidR="28B2EE04" w:rsidRPr="05B5A481">
        <w:rPr>
          <w:lang w:val="en-GB"/>
        </w:rPr>
        <w:t>et</w:t>
      </w:r>
      <w:r w:rsidR="4476F4C2" w:rsidRPr="05B5A481">
        <w:rPr>
          <w:lang w:val="en-GB"/>
        </w:rPr>
        <w:t xml:space="preserve"> is not indented for the SSL </w:t>
      </w:r>
      <w:r w:rsidR="03EC581D" w:rsidRPr="05B5A481">
        <w:rPr>
          <w:lang w:val="en-GB"/>
        </w:rPr>
        <w:t>itself</w:t>
      </w:r>
      <w:r w:rsidR="4476F4C2" w:rsidRPr="05B5A481">
        <w:rPr>
          <w:lang w:val="en-GB"/>
        </w:rPr>
        <w:t>, but simply</w:t>
      </w:r>
      <w:r w:rsidR="3886C235" w:rsidRPr="05B5A481">
        <w:rPr>
          <w:lang w:val="en-GB"/>
        </w:rPr>
        <w:t xml:space="preserve"> for the possibility to evaluate a subsequent downstream supervised task that benefits form the SSL features.</w:t>
      </w:r>
    </w:p>
    <w:p w14:paraId="27937374" w14:textId="23E3CAF8" w:rsidR="3A8B8591" w:rsidRDefault="3A8B8591" w:rsidP="0353B00F">
      <w:pPr>
        <w:jc w:val="both"/>
        <w:rPr>
          <w:lang w:val="en-GB"/>
        </w:rPr>
      </w:pPr>
    </w:p>
    <w:p w14:paraId="614EEB5A" w14:textId="77002D7B" w:rsidR="3A8B8591" w:rsidRDefault="50953BB4" w:rsidP="0353B00F">
      <w:pPr>
        <w:jc w:val="both"/>
        <w:rPr>
          <w:lang w:val="en-GB"/>
        </w:rPr>
      </w:pPr>
      <w:r w:rsidRPr="511DD614">
        <w:rPr>
          <w:lang w:val="en-GB"/>
        </w:rPr>
        <w:t xml:space="preserve">The dataset and data-loading helper routines have been designed and developed by a team from TU Berlin and released to the public. The code is in Python, and the pieces relating to machine learning have been developed using the TensorFlow library. We chose to work with the </w:t>
      </w:r>
      <w:proofErr w:type="spellStart"/>
      <w:r w:rsidRPr="511DD614">
        <w:rPr>
          <w:lang w:val="en-GB"/>
        </w:rPr>
        <w:t>PyTorch</w:t>
      </w:r>
      <w:proofErr w:type="spellEnd"/>
      <w:r w:rsidRPr="511DD614">
        <w:rPr>
          <w:lang w:val="en-GB"/>
        </w:rPr>
        <w:t xml:space="preserve"> framework instead due our higher degrees of familiarity with the latter. We took inspiration from their codebase nonetheless when it comes to how they pre-process the data before it is loaded for ingestion in a machine learning pipeline. The data cleaning that the authors carry out and explain briefly in the companion paper they published alongside the dataset is particularly crucial to the successful development of learning methods with the dataset</w:t>
      </w:r>
      <w:r w:rsidRPr="6DC14C00">
        <w:rPr>
          <w:rStyle w:val="FootnoteReference"/>
          <w:lang w:val="en-GB"/>
        </w:rPr>
        <w:footnoteReference w:id="20"/>
      </w:r>
      <w:r w:rsidRPr="511DD614">
        <w:rPr>
          <w:lang w:val="en-GB"/>
        </w:rPr>
        <w:t xml:space="preserve">. Indeed, the BEN dataset consists of 590326 Sentinel-2 image patches annotated by multi-labels for RS image understanding, but the authors note that, by visual inspection, they have identified that 70987 images are fully covered by seasonal snow, </w:t>
      </w:r>
      <w:proofErr w:type="gramStart"/>
      <w:r w:rsidRPr="511DD614">
        <w:rPr>
          <w:lang w:val="en-GB"/>
        </w:rPr>
        <w:t>cloud</w:t>
      </w:r>
      <w:proofErr w:type="gramEnd"/>
      <w:r w:rsidRPr="511DD614">
        <w:rPr>
          <w:lang w:val="en-GB"/>
        </w:rPr>
        <w:t xml:space="preserve"> and cloud shadow. Following the same tracks as the authors did when they used the BEN dataset, we filter out these images before using the dataset for machine learning tasks. We consider that these images are corrupted, but they might prove useful for other types of tasks. For benchmarks to be somewhat comparable, we therefore use the exact same splits (train, validation, and test) as they did in their codebase. The standard version of the BEN dataset presents samples with 43 labels. Still, the authors give the option to use 19 clusters of these labels instead, effectively simplifying the task at hand from a 43-label classification to a 19-label one. We considered the standard 43-label setting</w:t>
      </w:r>
      <w:r w:rsidR="06D0867B" w:rsidRPr="511DD614">
        <w:rPr>
          <w:lang w:val="en-GB"/>
        </w:rPr>
        <w:t xml:space="preserve"> first and extended the code to handle the 19-l</w:t>
      </w:r>
      <w:r w:rsidR="0CE2D7A3" w:rsidRPr="511DD614">
        <w:rPr>
          <w:lang w:val="en-GB"/>
        </w:rPr>
        <w:t>abel setting</w:t>
      </w:r>
      <w:r w:rsidRPr="6DC14C00">
        <w:rPr>
          <w:rStyle w:val="FootnoteReference"/>
          <w:lang w:val="en-GB"/>
        </w:rPr>
        <w:footnoteReference w:id="21"/>
      </w:r>
      <w:r w:rsidR="0CE2D7A3" w:rsidRPr="511DD614">
        <w:rPr>
          <w:lang w:val="en-GB"/>
        </w:rPr>
        <w:t xml:space="preserve"> as well later. In our experiments laid out below, we report on the 19-label setting because we deem the class imbalance </w:t>
      </w:r>
      <w:r w:rsidR="3E07CB1D" w:rsidRPr="511DD614">
        <w:rPr>
          <w:lang w:val="en-GB"/>
        </w:rPr>
        <w:t>present</w:t>
      </w:r>
      <w:r w:rsidR="0CE2D7A3" w:rsidRPr="511DD614">
        <w:rPr>
          <w:lang w:val="en-GB"/>
        </w:rPr>
        <w:t xml:space="preserve"> in the </w:t>
      </w:r>
      <w:r w:rsidR="31F0B270" w:rsidRPr="511DD614">
        <w:rPr>
          <w:lang w:val="en-GB"/>
        </w:rPr>
        <w:t>43-label setting too severe for the results to be easily interpretable.</w:t>
      </w:r>
    </w:p>
    <w:p w14:paraId="63AB2117" w14:textId="266769A1" w:rsidR="1E8FE5D8" w:rsidRDefault="1E8FE5D8" w:rsidP="0353B00F">
      <w:pPr>
        <w:jc w:val="both"/>
        <w:rPr>
          <w:lang w:val="en-GB"/>
        </w:rPr>
      </w:pPr>
    </w:p>
    <w:p w14:paraId="72EFDB19" w14:textId="17282A62" w:rsidR="33241E86" w:rsidRDefault="65C52906" w:rsidP="0353B00F">
      <w:pPr>
        <w:jc w:val="both"/>
        <w:rPr>
          <w:lang w:val="en-GB"/>
        </w:rPr>
      </w:pPr>
      <w:r w:rsidRPr="05B5A481">
        <w:rPr>
          <w:b/>
          <w:bCs/>
          <w:lang w:val="en-GB"/>
        </w:rPr>
        <w:t>Multi-class vs. multi-label:</w:t>
      </w:r>
      <w:r w:rsidRPr="05B5A481">
        <w:rPr>
          <w:lang w:val="en-GB"/>
        </w:rPr>
        <w:t xml:space="preserve"> in multiclass classification, each data point belongs to one and only one </w:t>
      </w:r>
      <w:r w:rsidR="779C44F4" w:rsidRPr="05B5A481">
        <w:rPr>
          <w:lang w:val="en-GB"/>
        </w:rPr>
        <w:t xml:space="preserve">of the many </w:t>
      </w:r>
      <w:r w:rsidRPr="05B5A481">
        <w:rPr>
          <w:lang w:val="en-GB"/>
        </w:rPr>
        <w:t>class</w:t>
      </w:r>
      <w:r w:rsidR="4FDCF396" w:rsidRPr="05B5A481">
        <w:rPr>
          <w:lang w:val="en-GB"/>
        </w:rPr>
        <w:t>es</w:t>
      </w:r>
      <w:r w:rsidRPr="05B5A481">
        <w:rPr>
          <w:lang w:val="en-GB"/>
        </w:rPr>
        <w:t xml:space="preserve"> or </w:t>
      </w:r>
      <w:r w:rsidR="05E49FD0" w:rsidRPr="05B5A481">
        <w:rPr>
          <w:lang w:val="en-GB"/>
        </w:rPr>
        <w:t xml:space="preserve">categories that </w:t>
      </w:r>
      <w:r w:rsidR="21B7F5DF" w:rsidRPr="05B5A481">
        <w:rPr>
          <w:lang w:val="en-GB"/>
        </w:rPr>
        <w:t xml:space="preserve">might </w:t>
      </w:r>
      <w:r w:rsidR="05E49FD0" w:rsidRPr="05B5A481">
        <w:rPr>
          <w:lang w:val="en-GB"/>
        </w:rPr>
        <w:t>relevant</w:t>
      </w:r>
      <w:r w:rsidRPr="05B5A481">
        <w:rPr>
          <w:lang w:val="en-GB"/>
        </w:rPr>
        <w:t>. The task involves assigning a single label to each data point from a set of multiple possible labels. The goal is to correctly predict the most appropriate class for each input. By contrast, in multilabel classification, each data point can be associated with multiple labels simultaneously</w:t>
      </w:r>
      <w:r w:rsidR="5FDB0D90" w:rsidRPr="05B5A481">
        <w:rPr>
          <w:lang w:val="en-GB"/>
        </w:rPr>
        <w:t>, which are not mutually exclusive as in the multi-class case</w:t>
      </w:r>
      <w:r w:rsidRPr="05B5A481">
        <w:rPr>
          <w:lang w:val="en-GB"/>
        </w:rPr>
        <w:t xml:space="preserve">. The task involves predicting a set of labels for each data point, where the labels can be from a predefined set of categories. This is particularly useful when an item can belong to more than one category or class. Since BEN is originally designed to benchmark multi-label classifiers, we are dealing with samples to which the associated label vectors can be represented as multi-hot vectors, since each sample often belongs to more than one class simultaneously. This is in contrast with the more common one-hot vector representation used when dealing with the considerably easier multi-class setting (subsuming </w:t>
      </w:r>
      <w:r w:rsidRPr="05B5A481">
        <w:rPr>
          <w:lang w:val="en-GB"/>
        </w:rPr>
        <w:lastRenderedPageBreak/>
        <w:t>multi-label). In practise, this means that instead of mode</w:t>
      </w:r>
      <w:r w:rsidR="7878D359" w:rsidRPr="05B5A481">
        <w:rPr>
          <w:lang w:val="en-GB"/>
        </w:rPr>
        <w:t>l</w:t>
      </w:r>
      <w:r w:rsidRPr="05B5A481">
        <w:rPr>
          <w:lang w:val="en-GB"/>
        </w:rPr>
        <w:t xml:space="preserve">ling the output of the model (deep neural network) with </w:t>
      </w:r>
      <w:proofErr w:type="spellStart"/>
      <w:r w:rsidRPr="05B5A481">
        <w:rPr>
          <w:lang w:val="en-GB"/>
        </w:rPr>
        <w:t>softmax</w:t>
      </w:r>
      <w:proofErr w:type="spellEnd"/>
      <w:r w:rsidRPr="05B5A481">
        <w:rPr>
          <w:lang w:val="en-GB"/>
        </w:rPr>
        <w:t xml:space="preserve"> function of dimension 43 —which transforms a vector of logits of size 43 into a normalized vector that can be interpreted as a probability vector over the 43 labels— we model pass the 43 output logits through an element-wise sigmoid vector. In effect, this </w:t>
      </w:r>
      <w:r w:rsidR="65A44619" w:rsidRPr="05B5A481">
        <w:rPr>
          <w:lang w:val="en-GB"/>
        </w:rPr>
        <w:t xml:space="preserve">does not </w:t>
      </w:r>
      <w:r w:rsidRPr="05B5A481">
        <w:rPr>
          <w:lang w:val="en-GB"/>
        </w:rPr>
        <w:t>transform</w:t>
      </w:r>
      <w:r w:rsidR="67A23009" w:rsidRPr="05B5A481">
        <w:rPr>
          <w:lang w:val="en-GB"/>
        </w:rPr>
        <w:t xml:space="preserve"> </w:t>
      </w:r>
      <w:r w:rsidRPr="05B5A481">
        <w:rPr>
          <w:lang w:val="en-GB"/>
        </w:rPr>
        <w:t xml:space="preserve">the vector of logits into a probability vector over the labels like is desired in the multi-class setting, but </w:t>
      </w:r>
      <w:r w:rsidR="34BD76ED" w:rsidRPr="05B5A481">
        <w:rPr>
          <w:lang w:val="en-GB"/>
        </w:rPr>
        <w:t xml:space="preserve">instead transforms </w:t>
      </w:r>
      <w:r w:rsidRPr="05B5A481">
        <w:rPr>
          <w:lang w:val="en-GB"/>
        </w:rPr>
        <w:t>each of the 43 logits into what is interpretable as a probability (since the sigmoid squashes its input between 0 and 1). This is more suitable for the multi-label setting we tackle.</w:t>
      </w:r>
    </w:p>
    <w:p w14:paraId="78069473" w14:textId="6E52D3C9" w:rsidR="1E8FE5D8" w:rsidRDefault="1E8FE5D8" w:rsidP="0353B00F">
      <w:pPr>
        <w:jc w:val="both"/>
        <w:rPr>
          <w:lang w:val="en-GB"/>
        </w:rPr>
      </w:pPr>
    </w:p>
    <w:p w14:paraId="3D1F476F" w14:textId="0F462FB3" w:rsidR="33241E86" w:rsidRDefault="65C52906" w:rsidP="69A786C2">
      <w:pPr>
        <w:jc w:val="both"/>
        <w:rPr>
          <w:lang w:val="en-GB"/>
        </w:rPr>
      </w:pPr>
      <w:r w:rsidRPr="69A786C2">
        <w:rPr>
          <w:b/>
          <w:bCs/>
          <w:lang w:val="en-GB"/>
        </w:rPr>
        <w:t>Heterogeneous input image resolutions</w:t>
      </w:r>
      <w:r w:rsidRPr="69A786C2">
        <w:rPr>
          <w:lang w:val="en-GB"/>
        </w:rPr>
        <w:t xml:space="preserve">: </w:t>
      </w:r>
      <w:r w:rsidR="4D3C754C" w:rsidRPr="69A786C2">
        <w:rPr>
          <w:lang w:val="en-GB"/>
        </w:rPr>
        <w:t xml:space="preserve">as in Sentinel-2 convention, </w:t>
      </w:r>
      <w:r w:rsidRPr="69A786C2">
        <w:rPr>
          <w:lang w:val="en-GB"/>
        </w:rPr>
        <w:t>in the BEN dataset</w:t>
      </w:r>
      <w:r w:rsidR="03429FAE" w:rsidRPr="69A786C2">
        <w:rPr>
          <w:lang w:val="en-GB"/>
        </w:rPr>
        <w:t xml:space="preserve"> as well</w:t>
      </w:r>
      <w:r w:rsidRPr="69A786C2">
        <w:rPr>
          <w:lang w:val="en-GB"/>
        </w:rPr>
        <w:t xml:space="preserve">, an input is a collection of 13 bands. Concretely, </w:t>
      </w:r>
      <w:r w:rsidR="4D9942BC" w:rsidRPr="69A786C2">
        <w:rPr>
          <w:lang w:val="en-GB"/>
        </w:rPr>
        <w:t xml:space="preserve">in the BEN dataset </w:t>
      </w:r>
      <w:r w:rsidRPr="69A786C2">
        <w:rPr>
          <w:lang w:val="en-GB"/>
        </w:rPr>
        <w:t xml:space="preserve">each of these bands is a TIFF file (technically, a </w:t>
      </w:r>
      <w:proofErr w:type="spellStart"/>
      <w:r w:rsidRPr="69A786C2">
        <w:rPr>
          <w:lang w:val="en-GB"/>
        </w:rPr>
        <w:t>GeoTIFF</w:t>
      </w:r>
      <w:proofErr w:type="spellEnd"/>
      <w:r w:rsidRPr="69A786C2">
        <w:rPr>
          <w:lang w:val="en-GB"/>
        </w:rPr>
        <w:t xml:space="preserve"> file —containing geo-location overlay with the pixel content of the image). Each collection of 13 bands is associated with a JSON file which contains metadata and the label (technically, one or more labels) associated with the said input. The training set is far too big to fit in memory entirely; we therefore designed the data loader around this constraint and constructed it such that it would iterate (in a distributed fashion) over thousands of files on the fly as the model learns in </w:t>
      </w:r>
      <w:r w:rsidRPr="6DC14C00">
        <w:rPr>
          <w:lang w:val="en-GB"/>
        </w:rPr>
        <w:t>minibatch</w:t>
      </w:r>
      <w:r w:rsidR="496F10CD" w:rsidRPr="6DC14C00">
        <w:rPr>
          <w:lang w:val="en-GB"/>
        </w:rPr>
        <w:t>.</w:t>
      </w:r>
      <w:r w:rsidRPr="69A786C2">
        <w:rPr>
          <w:lang w:val="en-GB"/>
        </w:rPr>
        <w:t xml:space="preserve"> </w:t>
      </w:r>
      <w:r w:rsidR="76BC213F" w:rsidRPr="69A786C2">
        <w:rPr>
          <w:lang w:val="en-GB"/>
        </w:rPr>
        <w:t xml:space="preserve">This </w:t>
      </w:r>
      <w:r w:rsidRPr="69A786C2">
        <w:rPr>
          <w:lang w:val="en-GB"/>
        </w:rPr>
        <w:t>means that only a small portion of the training data is treated by the learning algorithm at a given iteration throughout the learning process. The 13 bands correspond to geo-aligned bands from the Sentinel-2 data source</w:t>
      </w:r>
      <w:r w:rsidR="000063D0">
        <w:rPr>
          <w:lang w:val="en-GB"/>
        </w:rPr>
        <w:t xml:space="preserve"> (</w:t>
      </w:r>
      <w:r w:rsidR="00327CFF">
        <w:rPr>
          <w:lang w:val="en-GB"/>
        </w:rPr>
        <w:t xml:space="preserve">cf. </w:t>
      </w:r>
      <w:r w:rsidR="00311857">
        <w:rPr>
          <w:lang w:val="en-GB"/>
        </w:rPr>
        <w:fldChar w:fldCharType="begin"/>
      </w:r>
      <w:r w:rsidR="00311857">
        <w:rPr>
          <w:lang w:val="en-GB"/>
        </w:rPr>
        <w:instrText xml:space="preserve"> REF _Ref144285432 \h </w:instrText>
      </w:r>
      <w:r w:rsidR="00311857">
        <w:rPr>
          <w:lang w:val="en-GB"/>
        </w:rPr>
      </w:r>
      <w:r w:rsidR="00311857">
        <w:rPr>
          <w:lang w:val="en-GB"/>
        </w:rPr>
        <w:fldChar w:fldCharType="separate"/>
      </w:r>
      <w:r w:rsidR="005724D7">
        <w:t xml:space="preserve">Figure </w:t>
      </w:r>
      <w:r w:rsidR="005724D7">
        <w:rPr>
          <w:noProof/>
        </w:rPr>
        <w:t>3</w:t>
      </w:r>
      <w:r w:rsidR="005724D7">
        <w:t>: Sentinel-2 bands</w:t>
      </w:r>
      <w:r w:rsidR="00311857">
        <w:rPr>
          <w:lang w:val="en-GB"/>
        </w:rPr>
        <w:fldChar w:fldCharType="end"/>
      </w:r>
      <w:r w:rsidR="000063D0">
        <w:rPr>
          <w:lang w:val="en-GB"/>
        </w:rPr>
        <w:t>)</w:t>
      </w:r>
      <w:r w:rsidRPr="6DC14C00">
        <w:rPr>
          <w:lang w:val="en-GB"/>
        </w:rPr>
        <w:t>.</w:t>
      </w:r>
      <w:r w:rsidRPr="69A786C2">
        <w:rPr>
          <w:lang w:val="en-GB"/>
        </w:rPr>
        <w:t xml:space="preserve"> While aligned in terms of the geographic area </w:t>
      </w:r>
      <w:r w:rsidR="67BCAC7E" w:rsidRPr="69A786C2">
        <w:rPr>
          <w:lang w:val="en-GB"/>
        </w:rPr>
        <w:t xml:space="preserve">that </w:t>
      </w:r>
      <w:r w:rsidRPr="69A786C2">
        <w:rPr>
          <w:lang w:val="en-GB"/>
        </w:rPr>
        <w:t>they cover for a given instance, they are not the same size in terms of pixels; said differently, not all the bands are depictions of a given area with the same resolution. The discrepancy in resolution between bands (a total of three different resolutions among the 13) can be addressed in various ways when tasked with feeding the data into a machine learning pipeline.</w:t>
      </w:r>
    </w:p>
    <w:p w14:paraId="149F8F45" w14:textId="6F80AB5F" w:rsidR="33241E86" w:rsidRDefault="33241E86" w:rsidP="69A786C2">
      <w:pPr>
        <w:jc w:val="both"/>
        <w:rPr>
          <w:lang w:val="en-GB"/>
        </w:rPr>
      </w:pPr>
    </w:p>
    <w:p w14:paraId="120A2931" w14:textId="0AC4F438" w:rsidR="33241E86" w:rsidRDefault="65C52906" w:rsidP="0353B00F">
      <w:pPr>
        <w:jc w:val="both"/>
        <w:rPr>
          <w:lang w:val="en-GB"/>
        </w:rPr>
      </w:pPr>
      <w:r w:rsidRPr="69A786C2">
        <w:rPr>
          <w:lang w:val="en-GB"/>
        </w:rPr>
        <w:t xml:space="preserve">The original attempt to solve the problem of classification with BEN (whose authors are the researchers who released the dataset) involved the design of a model with several </w:t>
      </w:r>
      <w:r w:rsidR="0FB18098" w:rsidRPr="69A786C2">
        <w:rPr>
          <w:lang w:val="en-GB"/>
        </w:rPr>
        <w:t xml:space="preserve">(learnable) </w:t>
      </w:r>
      <w:r w:rsidRPr="69A786C2">
        <w:rPr>
          <w:lang w:val="en-GB"/>
        </w:rPr>
        <w:t>features extractor</w:t>
      </w:r>
      <w:r w:rsidR="07963508" w:rsidRPr="69A786C2">
        <w:rPr>
          <w:lang w:val="en-GB"/>
        </w:rPr>
        <w:t>s</w:t>
      </w:r>
      <w:r w:rsidRPr="69A786C2">
        <w:rPr>
          <w:lang w:val="en-GB"/>
        </w:rPr>
        <w:t xml:space="preserve"> organized in branches, one per resolution, for a total of three branches in total, before being aggregated into a unified trunk, and processed further by a shallow neural architecture. This branch-based architecture can be found online in one of the codebases released by the originating lab, along with their most recent architecture which abandons the idea of processing the bands per resolution and working with branches. Instead </w:t>
      </w:r>
      <w:r w:rsidR="447CC963" w:rsidRPr="69A786C2">
        <w:rPr>
          <w:lang w:val="en-GB"/>
        </w:rPr>
        <w:t>---</w:t>
      </w:r>
      <w:r w:rsidRPr="69A786C2">
        <w:rPr>
          <w:lang w:val="en-GB"/>
        </w:rPr>
        <w:t>and this is the approach we adopt</w:t>
      </w:r>
      <w:r w:rsidR="75220331" w:rsidRPr="69A786C2">
        <w:rPr>
          <w:lang w:val="en-GB"/>
        </w:rPr>
        <w:t>-</w:t>
      </w:r>
      <w:r w:rsidR="0B245C42" w:rsidRPr="69A786C2">
        <w:rPr>
          <w:lang w:val="en-GB"/>
        </w:rPr>
        <w:t>--</w:t>
      </w:r>
      <w:r w:rsidRPr="69A786C2">
        <w:rPr>
          <w:lang w:val="en-GB"/>
        </w:rPr>
        <w:t xml:space="preserve"> the three channels of resolution 60</w:t>
      </w:r>
      <w:r w:rsidRPr="6DC14C00">
        <w:rPr>
          <w:rStyle w:val="FootnoteReference"/>
          <w:lang w:val="en-GB"/>
        </w:rPr>
        <w:footnoteReference w:id="22"/>
      </w:r>
      <w:r w:rsidR="126D3B6A" w:rsidRPr="6DC14C00">
        <w:rPr>
          <w:lang w:val="en-GB"/>
        </w:rPr>
        <w:t xml:space="preserve"> </w:t>
      </w:r>
      <w:r w:rsidRPr="69A786C2">
        <w:rPr>
          <w:lang w:val="en-GB"/>
        </w:rPr>
        <w:t xml:space="preserve">are eliminated, and the bands of resolution 20 are upscaled (by bilinear interpolation with OpenCV) to match the resolution 10. </w:t>
      </w:r>
      <w:r w:rsidR="6FB21557" w:rsidRPr="69A786C2">
        <w:rPr>
          <w:lang w:val="en-GB"/>
        </w:rPr>
        <w:t>To learn more about each of the bands, refer to the following figure describing the spectral bands of the Sentinel-2 sensors</w:t>
      </w:r>
      <w:r w:rsidR="50E0992D" w:rsidRPr="69A786C2">
        <w:rPr>
          <w:lang w:val="en-GB"/>
        </w:rPr>
        <w:t xml:space="preserve">, extracted from the “Sentinel-2” </w:t>
      </w:r>
      <w:r w:rsidR="50E0992D" w:rsidRPr="6DC14C00">
        <w:rPr>
          <w:lang w:val="en-GB"/>
        </w:rPr>
        <w:t>Wikipedia page</w:t>
      </w:r>
      <w:r w:rsidRPr="6DC14C00">
        <w:rPr>
          <w:rStyle w:val="FootnoteReference"/>
          <w:lang w:val="en-GB"/>
        </w:rPr>
        <w:footnoteReference w:id="23"/>
      </w:r>
      <w:r w:rsidR="53A4F45F" w:rsidRPr="6DC14C00">
        <w:rPr>
          <w:lang w:val="en-GB"/>
        </w:rPr>
        <w:t>.</w:t>
      </w:r>
      <w:r w:rsidR="50E0992D" w:rsidRPr="69A786C2">
        <w:rPr>
          <w:lang w:val="en-GB"/>
        </w:rPr>
        <w:t xml:space="preserve"> </w:t>
      </w:r>
      <w:r w:rsidRPr="69A786C2">
        <w:rPr>
          <w:lang w:val="en-GB"/>
        </w:rPr>
        <w:t>In effect, 10 bands remain, each with the same size/resolution. These images can therefore be aggregated along the batch dimension (i.e</w:t>
      </w:r>
      <w:r w:rsidR="7D137873" w:rsidRPr="6DC14C00">
        <w:rPr>
          <w:lang w:val="en-GB"/>
        </w:rPr>
        <w:t>.,</w:t>
      </w:r>
      <w:r w:rsidRPr="69A786C2">
        <w:rPr>
          <w:lang w:val="en-GB"/>
        </w:rPr>
        <w:t xml:space="preserve"> stacked on top of each other structurally, without merging their respective contents), such that the initial 13-band input collection with size/resolution mismatch now boils down to a 10-dimensional stack of resolution-matching bands. This stack is concretely treated as a tensor by our </w:t>
      </w:r>
      <w:proofErr w:type="spellStart"/>
      <w:r w:rsidRPr="69A786C2">
        <w:rPr>
          <w:lang w:val="en-GB"/>
        </w:rPr>
        <w:t>PyTorch</w:t>
      </w:r>
      <w:proofErr w:type="spellEnd"/>
      <w:r w:rsidRPr="69A786C2">
        <w:rPr>
          <w:lang w:val="en-GB"/>
        </w:rPr>
        <w:t>-based codebase, where each of the 10 input bands is treated as an input channel in a 10-by-120-by-120 input tensor. These tensors are the inputs of our models.</w:t>
      </w:r>
    </w:p>
    <w:p w14:paraId="04519635" w14:textId="23FA33BD" w:rsidR="279697BD" w:rsidRDefault="279697BD" w:rsidP="279697BD">
      <w:pPr>
        <w:jc w:val="both"/>
        <w:rPr>
          <w:lang w:val="en-GB"/>
        </w:rPr>
      </w:pPr>
    </w:p>
    <w:p w14:paraId="7CFB2C0C" w14:textId="77777777" w:rsidR="00311857" w:rsidRDefault="5DBD4B9C" w:rsidP="00311857">
      <w:pPr>
        <w:keepNext/>
        <w:jc w:val="center"/>
      </w:pPr>
      <w:r>
        <w:rPr>
          <w:noProof/>
        </w:rPr>
        <w:lastRenderedPageBreak/>
        <w:drawing>
          <wp:inline distT="0" distB="0" distL="0" distR="0" wp14:anchorId="32AFBBBC" wp14:editId="09196A44">
            <wp:extent cx="4572000" cy="2133600"/>
            <wp:effectExtent l="0" t="0" r="0" b="0"/>
            <wp:docPr id="746590182" name="Picture 74659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590182"/>
                    <pic:cNvPicPr/>
                  </pic:nvPicPr>
                  <pic:blipFill>
                    <a:blip r:embed="rId21">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638BD7DC" w14:textId="72FA9E71" w:rsidR="7A27BBE7" w:rsidRDefault="00311857" w:rsidP="00311857">
      <w:pPr>
        <w:pStyle w:val="Caption"/>
        <w:rPr>
          <w:lang w:val="en-GB"/>
        </w:rPr>
      </w:pPr>
      <w:bookmarkStart w:id="57" w:name="_Ref144285432"/>
      <w:bookmarkStart w:id="58" w:name="_Toc144285661"/>
      <w:bookmarkStart w:id="59" w:name="_Toc150941860"/>
      <w:r>
        <w:t xml:space="preserve">Figure </w:t>
      </w:r>
      <w:r>
        <w:fldChar w:fldCharType="begin"/>
      </w:r>
      <w:r>
        <w:instrText xml:space="preserve"> SEQ Figure \* ARABIC </w:instrText>
      </w:r>
      <w:r>
        <w:fldChar w:fldCharType="separate"/>
      </w:r>
      <w:r w:rsidR="005724D7">
        <w:rPr>
          <w:noProof/>
        </w:rPr>
        <w:t>3</w:t>
      </w:r>
      <w:r>
        <w:fldChar w:fldCharType="end"/>
      </w:r>
      <w:r>
        <w:t>: Sentinel-2 bands</w:t>
      </w:r>
      <w:r>
        <w:rPr>
          <w:rStyle w:val="FootnoteReference"/>
        </w:rPr>
        <w:footnoteReference w:id="24"/>
      </w:r>
      <w:bookmarkEnd w:id="57"/>
      <w:bookmarkEnd w:id="58"/>
      <w:bookmarkEnd w:id="59"/>
    </w:p>
    <w:p w14:paraId="4806994D" w14:textId="7B7F0986" w:rsidR="1E8FE5D8" w:rsidRDefault="1E8FE5D8" w:rsidP="0353B00F">
      <w:pPr>
        <w:jc w:val="both"/>
        <w:rPr>
          <w:lang w:val="en-GB"/>
        </w:rPr>
      </w:pPr>
    </w:p>
    <w:p w14:paraId="50B08EC5" w14:textId="4AC88280" w:rsidR="5D6470F6" w:rsidRDefault="57DAE75A" w:rsidP="279697BD">
      <w:pPr>
        <w:spacing w:line="259" w:lineRule="auto"/>
        <w:jc w:val="both"/>
        <w:rPr>
          <w:lang w:val="en-GB"/>
        </w:rPr>
      </w:pPr>
      <w:r w:rsidRPr="69A786C2">
        <w:rPr>
          <w:b/>
          <w:bCs/>
          <w:lang w:val="en-GB"/>
        </w:rPr>
        <w:t>Imbalance in the BEN dataset</w:t>
      </w:r>
      <w:r w:rsidRPr="69A786C2">
        <w:rPr>
          <w:lang w:val="en-GB"/>
        </w:rPr>
        <w:t xml:space="preserve">: the dataset suffers from very severe class imbalance, which renders the training process very noisy and prone to misinterpretations if the evaluation metrics are not computed and amortized over long periods properly. That is the primary reason why we have spent much effort on devising sensible evaluation metrics and techniques. </w:t>
      </w:r>
      <w:r w:rsidR="3E38883B" w:rsidRPr="6DC14C00">
        <w:rPr>
          <w:lang w:val="en-GB"/>
        </w:rPr>
        <w:t xml:space="preserve">This is also why the </w:t>
      </w:r>
      <w:r w:rsidR="2871DBED" w:rsidRPr="6DC14C00">
        <w:rPr>
          <w:lang w:val="en-GB"/>
        </w:rPr>
        <w:t xml:space="preserve">in </w:t>
      </w:r>
      <w:r w:rsidR="3E38883B" w:rsidRPr="6DC14C00">
        <w:rPr>
          <w:lang w:val="en-GB"/>
        </w:rPr>
        <w:t>experimental results we report here</w:t>
      </w:r>
      <w:r w:rsidR="5EF79497" w:rsidRPr="6DC14C00">
        <w:rPr>
          <w:lang w:val="en-GB"/>
        </w:rPr>
        <w:t xml:space="preserve"> we have considered the 19-class version of the multilabel task as downstream task; the </w:t>
      </w:r>
      <w:r w:rsidR="3762D316" w:rsidRPr="6DC14C00">
        <w:rPr>
          <w:lang w:val="en-GB"/>
        </w:rPr>
        <w:t>number of labels were reduced from 43 to 19 to reduce imbalance</w:t>
      </w:r>
      <w:r w:rsidRPr="6DC14C00">
        <w:rPr>
          <w:rStyle w:val="FootnoteReference"/>
          <w:lang w:val="en-GB"/>
        </w:rPr>
        <w:footnoteReference w:id="25"/>
      </w:r>
      <w:r w:rsidRPr="6DC14C00">
        <w:rPr>
          <w:lang w:val="en-GB"/>
        </w:rPr>
        <w:t xml:space="preserve">. </w:t>
      </w:r>
      <w:r w:rsidRPr="69A786C2">
        <w:rPr>
          <w:lang w:val="en-GB"/>
        </w:rPr>
        <w:t>We consistently</w:t>
      </w:r>
      <w:r w:rsidR="1B1611DF" w:rsidRPr="69A786C2">
        <w:rPr>
          <w:lang w:val="en-GB"/>
        </w:rPr>
        <w:t xml:space="preserve"> </w:t>
      </w:r>
      <w:r w:rsidRPr="69A786C2">
        <w:rPr>
          <w:lang w:val="en-GB"/>
        </w:rPr>
        <w:t>witness</w:t>
      </w:r>
      <w:r w:rsidR="7F5DD3CF" w:rsidRPr="69A786C2">
        <w:rPr>
          <w:lang w:val="en-GB"/>
        </w:rPr>
        <w:t>ed</w:t>
      </w:r>
      <w:r w:rsidRPr="69A786C2">
        <w:rPr>
          <w:lang w:val="en-GB"/>
        </w:rPr>
        <w:t xml:space="preserve"> harsh imbalance</w:t>
      </w:r>
      <w:r w:rsidR="5019F559" w:rsidRPr="69A786C2">
        <w:rPr>
          <w:lang w:val="en-GB"/>
        </w:rPr>
        <w:t>s</w:t>
      </w:r>
      <w:r w:rsidR="1366062C" w:rsidRPr="6DC14C00">
        <w:rPr>
          <w:lang w:val="en-GB"/>
        </w:rPr>
        <w:t xml:space="preserve"> as we compute the class imbalances</w:t>
      </w:r>
      <w:r w:rsidRPr="6DC14C00">
        <w:rPr>
          <w:lang w:val="en-GB"/>
        </w:rPr>
        <w:t>.</w:t>
      </w:r>
      <w:r w:rsidRPr="69A786C2">
        <w:rPr>
          <w:lang w:val="en-GB"/>
        </w:rPr>
        <w:t xml:space="preserve"> </w:t>
      </w:r>
      <w:r w:rsidR="2BF8D9B2" w:rsidRPr="69A786C2">
        <w:rPr>
          <w:lang w:val="en-GB"/>
        </w:rPr>
        <w:t>To</w:t>
      </w:r>
      <w:r w:rsidRPr="69A786C2">
        <w:rPr>
          <w:lang w:val="en-GB"/>
        </w:rPr>
        <w:t xml:space="preserve"> allow us to use these computed </w:t>
      </w:r>
      <w:r w:rsidRPr="6DC14C00">
        <w:rPr>
          <w:lang w:val="en-GB"/>
        </w:rPr>
        <w:t>imbalance</w:t>
      </w:r>
      <w:r w:rsidR="540676EF" w:rsidRPr="6DC14C00">
        <w:rPr>
          <w:lang w:val="en-GB"/>
        </w:rPr>
        <w:t>s</w:t>
      </w:r>
      <w:r w:rsidRPr="69A786C2">
        <w:rPr>
          <w:lang w:val="en-GB"/>
        </w:rPr>
        <w:t>, we propagate them to the agent so that they may be used as weights in the evaluation metrics. We added them to the signature of the metrics and integrated the weights into them when we felt it made sense. In essence, we use these “balances” to reweigh the contribution of each class/label in the computed metric, e.g</w:t>
      </w:r>
      <w:r w:rsidR="00CE5792" w:rsidRPr="69A786C2">
        <w:rPr>
          <w:lang w:val="en-GB"/>
        </w:rPr>
        <w:t>.,</w:t>
      </w:r>
      <w:r w:rsidRPr="69A786C2">
        <w:rPr>
          <w:lang w:val="en-GB"/>
        </w:rPr>
        <w:t xml:space="preserve"> precision and recall. Intuitively, the model should be penalized less for misclassifying for a label</w:t>
      </w:r>
      <w:r w:rsidR="112EBB58" w:rsidRPr="69A786C2">
        <w:rPr>
          <w:lang w:val="en-GB"/>
        </w:rPr>
        <w:t>,</w:t>
      </w:r>
      <w:r w:rsidRPr="69A786C2">
        <w:rPr>
          <w:lang w:val="en-GB"/>
        </w:rPr>
        <w:t xml:space="preserve"> and it has essentially almost never been activated, compared to a label that is turned on for most of the multi-label instances. This has proven limited success so far because these are numerically hard to tune not to completely hijack the original semantic meaning of the given metric. Still, we left the option open because it showed promise.</w:t>
      </w:r>
    </w:p>
    <w:p w14:paraId="341914D8" w14:textId="1A4C9FF9" w:rsidR="72FCB442" w:rsidRDefault="63D465C2" w:rsidP="00817353">
      <w:pPr>
        <w:pStyle w:val="Heading3"/>
        <w:numPr>
          <w:ilvl w:val="2"/>
          <w:numId w:val="35"/>
        </w:numPr>
        <w:jc w:val="both"/>
        <w:rPr>
          <w:lang w:val="en-GB"/>
        </w:rPr>
      </w:pPr>
      <w:bookmarkStart w:id="60" w:name="_Toc1285421357"/>
      <w:bookmarkStart w:id="61" w:name="_Toc1426945059"/>
      <w:bookmarkStart w:id="62" w:name="_Toc150941832"/>
      <w:r w:rsidRPr="05B5A481">
        <w:rPr>
          <w:rFonts w:eastAsia="Calibri" w:cs="Calibri"/>
          <w:i w:val="0"/>
          <w:iCs w:val="0"/>
          <w:sz w:val="27"/>
          <w:szCs w:val="27"/>
          <w:lang w:val="en-GB"/>
        </w:rPr>
        <w:t>Model Evaluation protocol</w:t>
      </w:r>
      <w:bookmarkEnd w:id="60"/>
      <w:bookmarkEnd w:id="61"/>
      <w:bookmarkEnd w:id="62"/>
    </w:p>
    <w:p w14:paraId="20B66E63" w14:textId="6557DA41" w:rsidR="50ED352F" w:rsidRDefault="5364FB4A" w:rsidP="0353B00F">
      <w:pPr>
        <w:jc w:val="both"/>
        <w:rPr>
          <w:lang w:val="en-GB"/>
        </w:rPr>
      </w:pPr>
      <w:r w:rsidRPr="69A786C2">
        <w:rPr>
          <w:b/>
          <w:bCs/>
          <w:lang w:val="en-GB"/>
        </w:rPr>
        <w:t>Downstream task to evaluate the representation learned via self-supervision</w:t>
      </w:r>
      <w:r w:rsidRPr="69A786C2">
        <w:rPr>
          <w:lang w:val="en-GB"/>
        </w:rPr>
        <w:t xml:space="preserve">: </w:t>
      </w:r>
      <w:r w:rsidR="23DFE5B8" w:rsidRPr="69A786C2">
        <w:rPr>
          <w:lang w:val="en-GB"/>
        </w:rPr>
        <w:t>To</w:t>
      </w:r>
      <w:r w:rsidR="59DE0A48" w:rsidRPr="69A786C2">
        <w:rPr>
          <w:lang w:val="en-GB"/>
        </w:rPr>
        <w:t xml:space="preserve"> have a </w:t>
      </w:r>
      <w:r w:rsidR="26001FD6" w:rsidRPr="69A786C2">
        <w:rPr>
          <w:lang w:val="en-GB"/>
        </w:rPr>
        <w:t>meaningful</w:t>
      </w:r>
      <w:r w:rsidR="59DE0A48" w:rsidRPr="69A786C2">
        <w:rPr>
          <w:lang w:val="en-GB"/>
        </w:rPr>
        <w:t xml:space="preserve"> evaluation of the trained SSL model </w:t>
      </w:r>
      <w:r w:rsidR="09096078" w:rsidRPr="69A786C2">
        <w:rPr>
          <w:lang w:val="en-GB"/>
        </w:rPr>
        <w:t>it</w:t>
      </w:r>
      <w:r w:rsidR="59DE0A48" w:rsidRPr="69A786C2">
        <w:rPr>
          <w:lang w:val="en-GB"/>
        </w:rPr>
        <w:t xml:space="preserve"> is imperative to </w:t>
      </w:r>
      <w:r w:rsidR="117E44D0" w:rsidRPr="69A786C2">
        <w:rPr>
          <w:lang w:val="en-GB"/>
        </w:rPr>
        <w:t>select</w:t>
      </w:r>
      <w:r w:rsidR="59DE0A48" w:rsidRPr="69A786C2">
        <w:rPr>
          <w:lang w:val="en-GB"/>
        </w:rPr>
        <w:t xml:space="preserve"> a downstream, supervised task</w:t>
      </w:r>
      <w:r w:rsidR="521BA693" w:rsidRPr="69A786C2">
        <w:rPr>
          <w:lang w:val="en-GB"/>
        </w:rPr>
        <w:t xml:space="preserve">. </w:t>
      </w:r>
      <w:r w:rsidR="1FB37021" w:rsidRPr="69A786C2">
        <w:rPr>
          <w:lang w:val="en-GB"/>
        </w:rPr>
        <w:t>T</w:t>
      </w:r>
      <w:r w:rsidRPr="69A786C2">
        <w:rPr>
          <w:lang w:val="en-GB"/>
        </w:rPr>
        <w:t>he obvious candidate to play the role of such a downstream task to be learned with a model taking the learned representation as input is, multi-label classification</w:t>
      </w:r>
      <w:r w:rsidR="2DAE4FF4" w:rsidRPr="69A786C2">
        <w:rPr>
          <w:lang w:val="en-GB"/>
        </w:rPr>
        <w:t xml:space="preserve"> based on the</w:t>
      </w:r>
      <w:r w:rsidR="2DAE4FF4" w:rsidRPr="69A786C2">
        <w:rPr>
          <w:rFonts w:eastAsia="Calibri" w:cs="Calibri"/>
          <w:lang w:val="en-GB"/>
        </w:rPr>
        <w:t xml:space="preserve"> BEN dataset</w:t>
      </w:r>
      <w:r w:rsidRPr="69A786C2">
        <w:rPr>
          <w:lang w:val="en-GB"/>
        </w:rPr>
        <w:t xml:space="preserve">. This is exactly how we evaluate the quality of the representation learned by </w:t>
      </w:r>
      <w:r w:rsidR="7B8E57D1" w:rsidRPr="69A786C2">
        <w:rPr>
          <w:lang w:val="en-GB"/>
        </w:rPr>
        <w:t xml:space="preserve">SSL, that was trained without labels, but by </w:t>
      </w:r>
      <w:r w:rsidR="33C2781F" w:rsidRPr="6FBB2A3E">
        <w:rPr>
          <w:lang w:val="en-GB"/>
        </w:rPr>
        <w:t>simply</w:t>
      </w:r>
      <w:r w:rsidR="7B8E57D1" w:rsidRPr="69A786C2">
        <w:rPr>
          <w:lang w:val="en-GB"/>
        </w:rPr>
        <w:t xml:space="preserve"> </w:t>
      </w:r>
      <w:r w:rsidRPr="69A786C2">
        <w:rPr>
          <w:lang w:val="en-GB"/>
        </w:rPr>
        <w:t>contrastive loss with transforms.</w:t>
      </w:r>
    </w:p>
    <w:p w14:paraId="19DC2896" w14:textId="70DF49C7" w:rsidR="1E8FE5D8" w:rsidRDefault="1E8FE5D8" w:rsidP="0353B00F">
      <w:pPr>
        <w:jc w:val="both"/>
        <w:rPr>
          <w:lang w:val="en-GB"/>
        </w:rPr>
      </w:pPr>
    </w:p>
    <w:p w14:paraId="6A516542" w14:textId="6B364AA4" w:rsidR="06AA983D" w:rsidRDefault="4E92FF7A" w:rsidP="6FBB2A3E">
      <w:pPr>
        <w:spacing w:line="259" w:lineRule="auto"/>
        <w:jc w:val="both"/>
        <w:rPr>
          <w:lang w:val="en-GB"/>
        </w:rPr>
      </w:pPr>
      <w:r w:rsidRPr="1E2C9F42">
        <w:rPr>
          <w:b/>
          <w:bCs/>
          <w:lang w:val="en-GB"/>
        </w:rPr>
        <w:t>Evaluation metrics for self-supervised learning task</w:t>
      </w:r>
      <w:r w:rsidRPr="1E2C9F42">
        <w:rPr>
          <w:lang w:val="en-GB"/>
        </w:rPr>
        <w:t xml:space="preserve">: </w:t>
      </w:r>
      <w:r w:rsidR="727446CB" w:rsidRPr="1E2C9F42">
        <w:rPr>
          <w:lang w:val="en-GB"/>
        </w:rPr>
        <w:t>The obvious ready-to-use candidate metric to evaluate the performance of a model on the validation set while training is to simply evaluate</w:t>
      </w:r>
      <w:r w:rsidR="4AC9F2D5" w:rsidRPr="1E2C9F42">
        <w:rPr>
          <w:lang w:val="en-GB"/>
        </w:rPr>
        <w:t xml:space="preserve"> the loss used to train the model on the minibatch sampled from the validation set. </w:t>
      </w:r>
      <w:r w:rsidR="5DF9DC7F" w:rsidRPr="1E2C9F42">
        <w:rPr>
          <w:lang w:val="en-GB"/>
        </w:rPr>
        <w:t>Somewhat reminiscing Goodhart’s law (which states that “[w]</w:t>
      </w:r>
      <w:r w:rsidR="5DF9DC7F" w:rsidRPr="1E2C9F42">
        <w:rPr>
          <w:rFonts w:eastAsia="Calibri" w:cs="Calibri"/>
          <w:color w:val="202122"/>
          <w:lang w:val="en-GB"/>
        </w:rPr>
        <w:t xml:space="preserve">hen a measure becomes a target, it ceases to be a good </w:t>
      </w:r>
      <w:r w:rsidR="5DF9DC7F" w:rsidRPr="1E2C9F42">
        <w:rPr>
          <w:rFonts w:eastAsia="Calibri" w:cs="Calibri"/>
          <w:color w:val="202122"/>
          <w:lang w:val="en-GB"/>
        </w:rPr>
        <w:lastRenderedPageBreak/>
        <w:t xml:space="preserve">measure”), it </w:t>
      </w:r>
      <w:r w:rsidR="3AC068DE" w:rsidRPr="1E2C9F42">
        <w:rPr>
          <w:rFonts w:eastAsia="Calibri" w:cs="Calibri"/>
          <w:color w:val="202122"/>
          <w:lang w:val="en-GB"/>
        </w:rPr>
        <w:t xml:space="preserve">is </w:t>
      </w:r>
      <w:r w:rsidR="5DF9DC7F" w:rsidRPr="1E2C9F42">
        <w:rPr>
          <w:rFonts w:eastAsia="Calibri" w:cs="Calibri"/>
          <w:color w:val="202122"/>
          <w:lang w:val="en-GB"/>
        </w:rPr>
        <w:t xml:space="preserve">a </w:t>
      </w:r>
      <w:r w:rsidR="0503D826" w:rsidRPr="1E2C9F42">
        <w:rPr>
          <w:rFonts w:eastAsia="Calibri" w:cs="Calibri"/>
          <w:color w:val="202122"/>
          <w:lang w:val="en-GB"/>
        </w:rPr>
        <w:t xml:space="preserve">recurring observation in various machine learning subdomains that the training loss is </w:t>
      </w:r>
      <w:r w:rsidR="7B6378A5" w:rsidRPr="1E2C9F42">
        <w:rPr>
          <w:rFonts w:eastAsia="Calibri" w:cs="Calibri"/>
          <w:color w:val="202122"/>
          <w:lang w:val="en-GB"/>
        </w:rPr>
        <w:t>an</w:t>
      </w:r>
      <w:r w:rsidR="0503D826" w:rsidRPr="1E2C9F42">
        <w:rPr>
          <w:rFonts w:eastAsia="Calibri" w:cs="Calibri"/>
          <w:color w:val="202122"/>
          <w:lang w:val="en-GB"/>
        </w:rPr>
        <w:t xml:space="preserve"> impaired metric to gauge the quality of the </w:t>
      </w:r>
      <w:r w:rsidR="0B8111AD" w:rsidRPr="1E2C9F42">
        <w:rPr>
          <w:rFonts w:eastAsia="Calibri" w:cs="Calibri"/>
          <w:color w:val="202122"/>
          <w:lang w:val="en-GB"/>
        </w:rPr>
        <w:t>obtained predictions. Specifically, we use</w:t>
      </w:r>
      <w:r w:rsidR="5C48A3DB" w:rsidRPr="1E2C9F42">
        <w:rPr>
          <w:rFonts w:eastAsia="Calibri" w:cs="Calibri"/>
          <w:color w:val="202122"/>
          <w:lang w:val="en-GB"/>
        </w:rPr>
        <w:t xml:space="preserve"> transformed inputs in our training loss</w:t>
      </w:r>
      <w:r w:rsidR="038F5B0F" w:rsidRPr="1E2C9F42">
        <w:rPr>
          <w:rFonts w:eastAsia="Calibri" w:cs="Calibri"/>
          <w:color w:val="202122"/>
          <w:lang w:val="en-GB"/>
        </w:rPr>
        <w:t xml:space="preserve">, </w:t>
      </w:r>
      <w:bookmarkStart w:id="63" w:name="_Int_N5I3xFFd"/>
      <w:proofErr w:type="gramStart"/>
      <w:r w:rsidR="5C48A3DB" w:rsidRPr="1E2C9F42">
        <w:rPr>
          <w:rFonts w:eastAsia="Calibri" w:cs="Calibri"/>
          <w:color w:val="202122"/>
          <w:lang w:val="en-GB"/>
        </w:rPr>
        <w:t>as a result of</w:t>
      </w:r>
      <w:bookmarkEnd w:id="63"/>
      <w:proofErr w:type="gramEnd"/>
      <w:r w:rsidR="5C48A3DB" w:rsidRPr="1E2C9F42">
        <w:rPr>
          <w:rFonts w:eastAsia="Calibri" w:cs="Calibri"/>
          <w:color w:val="202122"/>
          <w:lang w:val="en-GB"/>
        </w:rPr>
        <w:t xml:space="preserve"> the data augmentation process involved in our contrastive SSL approach</w:t>
      </w:r>
      <w:r w:rsidR="7621C0B6" w:rsidRPr="1E2C9F42">
        <w:rPr>
          <w:rFonts w:eastAsia="Calibri" w:cs="Calibri"/>
          <w:color w:val="202122"/>
          <w:lang w:val="en-GB"/>
        </w:rPr>
        <w:t>. W</w:t>
      </w:r>
      <w:r w:rsidR="71CB9260" w:rsidRPr="1E2C9F42">
        <w:rPr>
          <w:rFonts w:eastAsia="Calibri" w:cs="Calibri"/>
          <w:color w:val="202122"/>
          <w:lang w:val="en-GB"/>
        </w:rPr>
        <w:t>e</w:t>
      </w:r>
      <w:r w:rsidR="5C02B3E5" w:rsidRPr="1E2C9F42">
        <w:rPr>
          <w:rFonts w:eastAsia="Calibri" w:cs="Calibri"/>
          <w:color w:val="202122"/>
          <w:lang w:val="en-GB"/>
        </w:rPr>
        <w:t xml:space="preserve"> would like to not involve such transformations in the validation loop</w:t>
      </w:r>
      <w:r w:rsidR="09F5F173" w:rsidRPr="1E2C9F42">
        <w:rPr>
          <w:rFonts w:eastAsia="Calibri" w:cs="Calibri"/>
          <w:color w:val="202122"/>
          <w:lang w:val="en-GB"/>
        </w:rPr>
        <w:t>, because</w:t>
      </w:r>
      <w:r w:rsidR="5C02B3E5" w:rsidRPr="1E2C9F42">
        <w:rPr>
          <w:rFonts w:eastAsia="Calibri" w:cs="Calibri"/>
          <w:color w:val="202122"/>
          <w:lang w:val="en-GB"/>
        </w:rPr>
        <w:t xml:space="preserve"> </w:t>
      </w:r>
      <w:r w:rsidR="787822C0" w:rsidRPr="1E2C9F42">
        <w:rPr>
          <w:rFonts w:eastAsia="Calibri" w:cs="Calibri"/>
          <w:i/>
          <w:iCs/>
          <w:color w:val="202122"/>
          <w:lang w:val="en-GB"/>
        </w:rPr>
        <w:t>“</w:t>
      </w:r>
      <w:r w:rsidR="5C02B3E5" w:rsidRPr="1E2C9F42">
        <w:rPr>
          <w:rFonts w:eastAsia="Calibri" w:cs="Calibri"/>
          <w:i/>
          <w:iCs/>
          <w:color w:val="202122"/>
          <w:lang w:val="en-GB"/>
        </w:rPr>
        <w:t xml:space="preserve">what </w:t>
      </w:r>
      <w:r w:rsidR="2F9A18AE" w:rsidRPr="1E2C9F42">
        <w:rPr>
          <w:rFonts w:eastAsia="Calibri" w:cs="Calibri"/>
          <w:i/>
          <w:iCs/>
          <w:color w:val="202122"/>
          <w:lang w:val="en-GB"/>
        </w:rPr>
        <w:t xml:space="preserve">is </w:t>
      </w:r>
      <w:r w:rsidR="5DECA370" w:rsidRPr="1E2C9F42">
        <w:rPr>
          <w:rFonts w:eastAsia="Calibri" w:cs="Calibri"/>
          <w:i/>
          <w:iCs/>
          <w:color w:val="202122"/>
          <w:lang w:val="en-GB"/>
        </w:rPr>
        <w:t>the best data augmentation strategy</w:t>
      </w:r>
      <w:r w:rsidR="7B83F75E" w:rsidRPr="1E2C9F42">
        <w:rPr>
          <w:rFonts w:eastAsia="Calibri" w:cs="Calibri"/>
          <w:i/>
          <w:iCs/>
          <w:color w:val="202122"/>
          <w:lang w:val="en-GB"/>
        </w:rPr>
        <w:t>”</w:t>
      </w:r>
      <w:r w:rsidR="5DECA370" w:rsidRPr="1E2C9F42">
        <w:rPr>
          <w:rFonts w:eastAsia="Calibri" w:cs="Calibri"/>
          <w:color w:val="202122"/>
          <w:lang w:val="en-GB"/>
        </w:rPr>
        <w:t xml:space="preserve"> </w:t>
      </w:r>
      <w:r w:rsidR="5C02B3E5" w:rsidRPr="1E2C9F42">
        <w:rPr>
          <w:rFonts w:eastAsia="Calibri" w:cs="Calibri"/>
          <w:color w:val="202122"/>
          <w:lang w:val="en-GB"/>
        </w:rPr>
        <w:t>is still an open research question</w:t>
      </w:r>
      <w:r w:rsidR="63641578" w:rsidRPr="1E2C9F42">
        <w:rPr>
          <w:rFonts w:eastAsia="Calibri" w:cs="Calibri"/>
          <w:color w:val="202122"/>
          <w:lang w:val="en-GB"/>
        </w:rPr>
        <w:t>.</w:t>
      </w:r>
      <w:r w:rsidR="3D5116BF" w:rsidRPr="1E2C9F42">
        <w:rPr>
          <w:rFonts w:eastAsia="Calibri" w:cs="Calibri"/>
          <w:color w:val="202122"/>
          <w:lang w:val="en-GB"/>
        </w:rPr>
        <w:t xml:space="preserve"> </w:t>
      </w:r>
      <w:r w:rsidR="4289EF74" w:rsidRPr="1E2C9F42">
        <w:rPr>
          <w:rFonts w:eastAsia="Calibri" w:cs="Calibri"/>
          <w:color w:val="202122"/>
          <w:lang w:val="en-GB"/>
        </w:rPr>
        <w:t xml:space="preserve">Besides, as the BEN benchmark gives us access to labels, we can leverage those for evaluation purposes without </w:t>
      </w:r>
      <w:r w:rsidR="03BE0634" w:rsidRPr="1E2C9F42">
        <w:rPr>
          <w:rFonts w:eastAsia="Calibri" w:cs="Calibri"/>
          <w:color w:val="202122"/>
          <w:lang w:val="en-GB"/>
        </w:rPr>
        <w:t xml:space="preserve">involving them for any training update. To that end, </w:t>
      </w:r>
      <w:r w:rsidRPr="1E2C9F42">
        <w:rPr>
          <w:lang w:val="en-GB"/>
        </w:rPr>
        <w:t xml:space="preserve">we devised a </w:t>
      </w:r>
      <w:r w:rsidR="0D8DC821" w:rsidRPr="1E2C9F42">
        <w:rPr>
          <w:lang w:val="en-GB"/>
        </w:rPr>
        <w:t>n</w:t>
      </w:r>
      <w:r w:rsidR="595638FC" w:rsidRPr="1E2C9F42">
        <w:rPr>
          <w:lang w:val="en-GB"/>
        </w:rPr>
        <w:t>ovel</w:t>
      </w:r>
      <w:r w:rsidRPr="1E2C9F42">
        <w:rPr>
          <w:lang w:val="en-GB"/>
        </w:rPr>
        <w:t xml:space="preserve"> technique to craft an evaluation metric whose purpose is to evaluate the contrastive self-supervised algorithm</w:t>
      </w:r>
      <w:r w:rsidR="4B29611A" w:rsidRPr="1E2C9F42">
        <w:rPr>
          <w:lang w:val="en-GB"/>
        </w:rPr>
        <w:t xml:space="preserve"> (as opposed to the downstream task, to which the technique is agnostic)</w:t>
      </w:r>
      <w:r w:rsidR="0D8DC821" w:rsidRPr="1E2C9F42">
        <w:rPr>
          <w:lang w:val="en-GB"/>
        </w:rPr>
        <w:t>.</w:t>
      </w:r>
      <w:r w:rsidRPr="1E2C9F42">
        <w:rPr>
          <w:lang w:val="en-GB"/>
        </w:rPr>
        <w:t xml:space="preserve"> Still, the technique is not computationally cheap (requires a lot of GPU memory) and relies on the construction of a bank of learned representation vectors, which can be costly in terms of time. Consequently, we have been careful not to run such an evaluation sub-loop too often as the time it takes </w:t>
      </w:r>
      <w:r w:rsidR="0D8DC821" w:rsidRPr="1E2C9F42">
        <w:rPr>
          <w:lang w:val="en-GB"/>
        </w:rPr>
        <w:t>i</w:t>
      </w:r>
      <w:r w:rsidR="72C4B02F" w:rsidRPr="1E2C9F42">
        <w:rPr>
          <w:lang w:val="en-GB"/>
        </w:rPr>
        <w:t>s</w:t>
      </w:r>
      <w:r w:rsidRPr="1E2C9F42">
        <w:rPr>
          <w:lang w:val="en-GB"/>
        </w:rPr>
        <w:t xml:space="preserve"> subtracted from the time the learner has to carry out a training iteration, given that the computational budget allocated to run on the HPC is assigned a fixed and static time limit. The designed evaluation technique articulates as follows. First, the learning agent gathers a bank of features from the current iterate of the model over the dataset. </w:t>
      </w:r>
      <w:r w:rsidR="57B5E094" w:rsidRPr="1E2C9F42">
        <w:rPr>
          <w:lang w:val="en-GB"/>
        </w:rPr>
        <w:t>Concretely, as we iterate over the</w:t>
      </w:r>
      <w:r w:rsidR="6D004474" w:rsidRPr="1E2C9F42">
        <w:rPr>
          <w:lang w:val="en-GB"/>
        </w:rPr>
        <w:t xml:space="preserve"> entire</w:t>
      </w:r>
      <w:r w:rsidR="57B5E094" w:rsidRPr="1E2C9F42">
        <w:rPr>
          <w:lang w:val="en-GB"/>
        </w:rPr>
        <w:t xml:space="preserve"> validation dataset, we p</w:t>
      </w:r>
      <w:r w:rsidR="5EE6BDAE" w:rsidRPr="1E2C9F42">
        <w:rPr>
          <w:lang w:val="en-GB"/>
        </w:rPr>
        <w:t xml:space="preserve">ass input through the model trained via contrastive self-supervision and store the outputs in a collection that we call the </w:t>
      </w:r>
      <w:r w:rsidRPr="1E2C9F42">
        <w:rPr>
          <w:lang w:val="en-GB"/>
        </w:rPr>
        <w:t>feature bank</w:t>
      </w:r>
      <w:r w:rsidR="2B9DF948" w:rsidRPr="1E2C9F42">
        <w:rPr>
          <w:lang w:val="en-GB"/>
        </w:rPr>
        <w:t xml:space="preserve">. </w:t>
      </w:r>
      <w:r w:rsidR="0D8DC821" w:rsidRPr="1E2C9F42">
        <w:rPr>
          <w:lang w:val="en-GB"/>
        </w:rPr>
        <w:t xml:space="preserve">Among </w:t>
      </w:r>
      <w:r w:rsidR="40F69642" w:rsidRPr="1E2C9F42">
        <w:rPr>
          <w:lang w:val="en-GB"/>
        </w:rPr>
        <w:t>the feature vectors present in the collected</w:t>
      </w:r>
      <w:r w:rsidR="0D8DC821" w:rsidRPr="1E2C9F42">
        <w:rPr>
          <w:lang w:val="en-GB"/>
        </w:rPr>
        <w:t xml:space="preserve"> feature bank, </w:t>
      </w:r>
      <w:r w:rsidR="5738DED0" w:rsidRPr="1E2C9F42">
        <w:rPr>
          <w:lang w:val="en-GB"/>
        </w:rPr>
        <w:t>we</w:t>
      </w:r>
      <w:r w:rsidR="0D8DC821" w:rsidRPr="1E2C9F42">
        <w:rPr>
          <w:lang w:val="en-GB"/>
        </w:rPr>
        <w:t xml:space="preserve"> </w:t>
      </w:r>
      <w:r w:rsidR="3F072EB3" w:rsidRPr="1E2C9F42">
        <w:rPr>
          <w:lang w:val="en-GB"/>
        </w:rPr>
        <w:t xml:space="preserve">then </w:t>
      </w:r>
      <w:r w:rsidR="0D8DC821" w:rsidRPr="1E2C9F42">
        <w:rPr>
          <w:lang w:val="en-GB"/>
        </w:rPr>
        <w:t>identif</w:t>
      </w:r>
      <w:r w:rsidR="27529EAA" w:rsidRPr="1E2C9F42">
        <w:rPr>
          <w:lang w:val="en-GB"/>
        </w:rPr>
        <w:t>y</w:t>
      </w:r>
      <w:r w:rsidRPr="1E2C9F42">
        <w:rPr>
          <w:lang w:val="en-GB"/>
        </w:rPr>
        <w:t xml:space="preserve"> the K </w:t>
      </w:r>
      <w:r w:rsidR="611F366E" w:rsidRPr="1E2C9F42">
        <w:rPr>
          <w:lang w:val="en-GB"/>
        </w:rPr>
        <w:t>feature vectors</w:t>
      </w:r>
      <w:r w:rsidR="0D8DC821" w:rsidRPr="1E2C9F42">
        <w:rPr>
          <w:lang w:val="en-GB"/>
        </w:rPr>
        <w:t xml:space="preserve"> </w:t>
      </w:r>
      <w:r w:rsidR="6AB2B690" w:rsidRPr="1E2C9F42">
        <w:rPr>
          <w:lang w:val="en-GB"/>
        </w:rPr>
        <w:t xml:space="preserve">that are </w:t>
      </w:r>
      <w:r w:rsidRPr="1E2C9F42">
        <w:rPr>
          <w:lang w:val="en-GB"/>
        </w:rPr>
        <w:t xml:space="preserve">closest to each of the </w:t>
      </w:r>
      <w:r w:rsidR="0D8DC821" w:rsidRPr="1E2C9F42">
        <w:rPr>
          <w:lang w:val="en-GB"/>
        </w:rPr>
        <w:t xml:space="preserve">feature </w:t>
      </w:r>
      <w:r w:rsidR="3A275825" w:rsidRPr="1E2C9F42">
        <w:rPr>
          <w:lang w:val="en-GB"/>
        </w:rPr>
        <w:t>vectors associated with</w:t>
      </w:r>
      <w:r w:rsidRPr="1E2C9F42">
        <w:rPr>
          <w:lang w:val="en-GB"/>
        </w:rPr>
        <w:t xml:space="preserve"> the inputs in the current evaluation batch. The closeness is computed using a typical similarity </w:t>
      </w:r>
      <w:proofErr w:type="gramStart"/>
      <w:r w:rsidRPr="1E2C9F42">
        <w:rPr>
          <w:lang w:val="en-GB"/>
        </w:rPr>
        <w:t>metric</w:t>
      </w:r>
      <w:r w:rsidR="0AF79C3F" w:rsidRPr="1E2C9F42">
        <w:rPr>
          <w:lang w:val="en-GB"/>
        </w:rPr>
        <w:t>;</w:t>
      </w:r>
      <w:proofErr w:type="gramEnd"/>
      <w:r w:rsidR="0AF79C3F" w:rsidRPr="1E2C9F42">
        <w:rPr>
          <w:lang w:val="en-GB"/>
        </w:rPr>
        <w:t xml:space="preserve"> </w:t>
      </w:r>
      <w:r w:rsidRPr="1E2C9F42">
        <w:rPr>
          <w:lang w:val="en-GB"/>
        </w:rPr>
        <w:t>in our case, cosine similarity</w:t>
      </w:r>
      <w:r w:rsidR="0D8DC821" w:rsidRPr="1E2C9F42">
        <w:rPr>
          <w:lang w:val="en-GB"/>
        </w:rPr>
        <w:t xml:space="preserve">. </w:t>
      </w:r>
      <w:r w:rsidR="2A5AB2E5" w:rsidRPr="1E2C9F42">
        <w:rPr>
          <w:lang w:val="en-GB"/>
        </w:rPr>
        <w:t xml:space="preserve">Since we decided to consider the BEN dataset and use multilabel classification as downstream task, we (not the model) have access to a </w:t>
      </w:r>
      <w:r w:rsidR="182F53FD" w:rsidRPr="1E2C9F42">
        <w:rPr>
          <w:lang w:val="en-GB"/>
        </w:rPr>
        <w:t>multi-hot label vector for each of the inputs in the validation dataset.</w:t>
      </w:r>
      <w:r w:rsidRPr="1E2C9F42">
        <w:rPr>
          <w:lang w:val="en-GB"/>
        </w:rPr>
        <w:t xml:space="preserve"> We </w:t>
      </w:r>
      <w:r w:rsidR="5A7D6997" w:rsidRPr="1E2C9F42">
        <w:rPr>
          <w:lang w:val="en-GB"/>
        </w:rPr>
        <w:t>therefore</w:t>
      </w:r>
      <w:r w:rsidR="0D8DC821" w:rsidRPr="1E2C9F42">
        <w:rPr>
          <w:lang w:val="en-GB"/>
        </w:rPr>
        <w:t xml:space="preserve"> </w:t>
      </w:r>
      <w:r w:rsidRPr="1E2C9F42">
        <w:rPr>
          <w:lang w:val="en-GB"/>
        </w:rPr>
        <w:t xml:space="preserve">craft a weighted average </w:t>
      </w:r>
      <w:r w:rsidR="48520AAF" w:rsidRPr="1E2C9F42">
        <w:rPr>
          <w:lang w:val="en-GB"/>
        </w:rPr>
        <w:t xml:space="preserve">of the </w:t>
      </w:r>
      <w:r w:rsidRPr="1E2C9F42">
        <w:rPr>
          <w:lang w:val="en-GB"/>
        </w:rPr>
        <w:t xml:space="preserve">label </w:t>
      </w:r>
      <w:r w:rsidR="0D8DC821" w:rsidRPr="1E2C9F42">
        <w:rPr>
          <w:lang w:val="en-GB"/>
        </w:rPr>
        <w:t>vector</w:t>
      </w:r>
      <w:r w:rsidR="64846179" w:rsidRPr="1E2C9F42">
        <w:rPr>
          <w:lang w:val="en-GB"/>
        </w:rPr>
        <w:t>s</w:t>
      </w:r>
      <w:r w:rsidRPr="1E2C9F42">
        <w:rPr>
          <w:lang w:val="en-GB"/>
        </w:rPr>
        <w:t xml:space="preserve"> for the K closest features </w:t>
      </w:r>
      <w:r w:rsidR="511BA192" w:rsidRPr="1E2C9F42">
        <w:rPr>
          <w:lang w:val="en-GB"/>
        </w:rPr>
        <w:t xml:space="preserve">for each input in the validation batch, where the weights are the similarity values computed in the previous step. </w:t>
      </w:r>
      <w:r w:rsidR="06F6EFE1" w:rsidRPr="1E2C9F42">
        <w:rPr>
          <w:lang w:val="en-GB"/>
        </w:rPr>
        <w:t>Finally, w</w:t>
      </w:r>
      <w:r w:rsidR="511BA192" w:rsidRPr="1E2C9F42">
        <w:rPr>
          <w:lang w:val="en-GB"/>
        </w:rPr>
        <w:t>e</w:t>
      </w:r>
      <w:r w:rsidR="0D8DC821" w:rsidRPr="1E2C9F42">
        <w:rPr>
          <w:lang w:val="en-GB"/>
        </w:rPr>
        <w:t xml:space="preserve"> use </w:t>
      </w:r>
      <w:r w:rsidRPr="1E2C9F42">
        <w:rPr>
          <w:lang w:val="en-GB"/>
        </w:rPr>
        <w:t xml:space="preserve">the distance between the label of the evaluation input's feature </w:t>
      </w:r>
      <w:r w:rsidR="698A236E" w:rsidRPr="1E2C9F42">
        <w:rPr>
          <w:lang w:val="en-GB"/>
        </w:rPr>
        <w:t>vector</w:t>
      </w:r>
      <w:r w:rsidR="0D8DC821" w:rsidRPr="1E2C9F42">
        <w:rPr>
          <w:lang w:val="en-GB"/>
        </w:rPr>
        <w:t xml:space="preserve"> </w:t>
      </w:r>
      <w:r w:rsidRPr="1E2C9F42">
        <w:rPr>
          <w:lang w:val="en-GB"/>
        </w:rPr>
        <w:t xml:space="preserve">and the similarity-weighted </w:t>
      </w:r>
      <w:r w:rsidR="7988056A" w:rsidRPr="1E2C9F42">
        <w:rPr>
          <w:lang w:val="en-GB"/>
        </w:rPr>
        <w:t>K-</w:t>
      </w:r>
      <w:r w:rsidRPr="1E2C9F42">
        <w:rPr>
          <w:lang w:val="en-GB"/>
        </w:rPr>
        <w:t xml:space="preserve">average label vector as evaluation metric. The method does use labels, so it </w:t>
      </w:r>
      <w:r w:rsidR="0D18ECFB" w:rsidRPr="1E2C9F42">
        <w:rPr>
          <w:lang w:val="en-GB"/>
        </w:rPr>
        <w:t>cannot</w:t>
      </w:r>
      <w:r w:rsidRPr="1E2C9F42">
        <w:rPr>
          <w:lang w:val="en-GB"/>
        </w:rPr>
        <w:t xml:space="preserve"> be used in scenarios where the practitioner does not have access to a label for each input. In our case, although the learning agent is unsupervised (the general class of methods that contains self-supervised learning), we have access to labels and can use them if we wish </w:t>
      </w:r>
      <w:proofErr w:type="gramStart"/>
      <w:r w:rsidRPr="1E2C9F42">
        <w:rPr>
          <w:lang w:val="en-GB"/>
        </w:rPr>
        <w:t>as long as</w:t>
      </w:r>
      <w:proofErr w:type="gramEnd"/>
      <w:r w:rsidRPr="1E2C9F42">
        <w:rPr>
          <w:lang w:val="en-GB"/>
        </w:rPr>
        <w:t xml:space="preserve"> we do not use them to influence the unsupervised training process in any way. This evaluation technique, despite requiring access to labels, does not rely on </w:t>
      </w:r>
      <w:r w:rsidR="5AC7F38E" w:rsidRPr="1E2C9F42">
        <w:rPr>
          <w:i/>
          <w:iCs/>
          <w:lang w:val="en-GB"/>
        </w:rPr>
        <w:t xml:space="preserve">training </w:t>
      </w:r>
      <w:r w:rsidRPr="1E2C9F42">
        <w:rPr>
          <w:lang w:val="en-GB"/>
        </w:rPr>
        <w:t>a downstream task that would involve additional training in an inner loop every time we want to evaluate the unsupervised model. Instead, we can easily evaluate the model every fixed number of training iterations, although we limit this number for the sake of time efficiency as explained above. A very valuable trait of this evaluation strategy is that it does not depend on the choice of augmentation strategy, which reduces the risk of confounding factors and interactions and interdependencies between hyper-parameter choices (augmentation stack is one of those).</w:t>
      </w:r>
    </w:p>
    <w:p w14:paraId="5C1FCE11" w14:textId="46AB6E7E" w:rsidR="06AA983D" w:rsidRDefault="72681570" w:rsidP="0353B00F">
      <w:pPr>
        <w:jc w:val="both"/>
      </w:pPr>
      <w:r w:rsidRPr="0353B00F">
        <w:rPr>
          <w:lang w:val="en-GB"/>
        </w:rPr>
        <w:t xml:space="preserve"> </w:t>
      </w:r>
    </w:p>
    <w:p w14:paraId="0D5054D1" w14:textId="6D61C74C" w:rsidR="06AA983D" w:rsidRDefault="72681570" w:rsidP="0353B00F">
      <w:pPr>
        <w:jc w:val="both"/>
        <w:rPr>
          <w:lang w:val="en-GB"/>
        </w:rPr>
      </w:pPr>
      <w:r w:rsidRPr="006F367E">
        <w:rPr>
          <w:b/>
          <w:bCs/>
          <w:lang w:val="en-GB"/>
        </w:rPr>
        <w:t>Evaluation metrics for downstream (multi-label) classification task</w:t>
      </w:r>
      <w:r w:rsidRPr="1E2C9F42">
        <w:rPr>
          <w:lang w:val="en-GB"/>
        </w:rPr>
        <w:t>: our models, materialized as neural networks that remain in GPU memory throughout the entire training process,</w:t>
      </w:r>
      <w:r w:rsidR="7EC4033B" w:rsidRPr="1E2C9F42">
        <w:rPr>
          <w:lang w:val="en-GB"/>
        </w:rPr>
        <w:t xml:space="preserve"> are difficult to scale up without requiring intricate and highly complex pipeline or tensor parallelism, which are generally hard to set up. </w:t>
      </w:r>
      <w:proofErr w:type="gramStart"/>
      <w:r w:rsidRPr="1E2C9F42">
        <w:rPr>
          <w:lang w:val="en-GB"/>
        </w:rPr>
        <w:t>In order to</w:t>
      </w:r>
      <w:proofErr w:type="gramEnd"/>
      <w:r w:rsidRPr="1E2C9F42">
        <w:rPr>
          <w:lang w:val="en-GB"/>
        </w:rPr>
        <w:t xml:space="preserve"> use larger networks that would still fit in memory without causing overflows, we used half-precision </w:t>
      </w:r>
      <w:r w:rsidR="6B9621BB" w:rsidRPr="1591A0C1">
        <w:rPr>
          <w:lang w:val="en-GB"/>
        </w:rPr>
        <w:t>arithmetic</w:t>
      </w:r>
      <w:r w:rsidRPr="1E2C9F42">
        <w:rPr>
          <w:lang w:val="en-GB"/>
        </w:rPr>
        <w:t xml:space="preserve"> essentially everywhere possible —technically, we make our CUDA tensors mixed-precision, which required the use of an entire machinery consisting in scaling and </w:t>
      </w:r>
      <w:proofErr w:type="spellStart"/>
      <w:r w:rsidRPr="1E2C9F42">
        <w:rPr>
          <w:lang w:val="en-GB"/>
        </w:rPr>
        <w:t>unscaling</w:t>
      </w:r>
      <w:proofErr w:type="spellEnd"/>
      <w:r w:rsidRPr="1E2C9F42">
        <w:rPr>
          <w:lang w:val="en-GB"/>
        </w:rPr>
        <w:t xml:space="preserve"> the gradient vectors instrumental in the training process of neural network models. This effort to never leave the GPU memory in half- or </w:t>
      </w:r>
      <w:bookmarkStart w:id="64" w:name="_Int_cBV8JjWB"/>
      <w:proofErr w:type="gramStart"/>
      <w:r w:rsidRPr="1E2C9F42">
        <w:rPr>
          <w:lang w:val="en-GB"/>
        </w:rPr>
        <w:t>mixed-precision</w:t>
      </w:r>
      <w:bookmarkEnd w:id="64"/>
      <w:proofErr w:type="gramEnd"/>
      <w:r w:rsidRPr="1E2C9F42">
        <w:rPr>
          <w:lang w:val="en-GB"/>
        </w:rPr>
        <w:t xml:space="preserve"> is extended to the evaluation sub-loop that we orchestrate at regular iteration intervals within the training loop. Concretely, we wanted to perform the inference of evaluation metrics in GPU memory, and in half- or </w:t>
      </w:r>
      <w:bookmarkStart w:id="65" w:name="_Int_jttM0ETL"/>
      <w:r w:rsidRPr="1E2C9F42">
        <w:rPr>
          <w:lang w:val="en-GB"/>
        </w:rPr>
        <w:t>mixed</w:t>
      </w:r>
      <w:r w:rsidR="5F71F237" w:rsidRPr="1E2C9F42">
        <w:rPr>
          <w:lang w:val="en-GB"/>
        </w:rPr>
        <w:t xml:space="preserve"> </w:t>
      </w:r>
      <w:r w:rsidRPr="1E2C9F42">
        <w:rPr>
          <w:lang w:val="en-GB"/>
        </w:rPr>
        <w:t>precision</w:t>
      </w:r>
      <w:bookmarkEnd w:id="65"/>
      <w:r w:rsidRPr="1E2C9F42">
        <w:rPr>
          <w:lang w:val="en-GB"/>
        </w:rPr>
        <w:t xml:space="preserve">. This </w:t>
      </w:r>
      <w:r w:rsidRPr="1E2C9F42">
        <w:rPr>
          <w:lang w:val="en-GB"/>
        </w:rPr>
        <w:lastRenderedPageBreak/>
        <w:t>was trivially done for the devised metric that we describe above, which is a metric we designed specifically for self-supervised learning. When it comes to the evaluation of the downstream task of interest, which as we wrote earlier is the multi-label classification task at the origin of the BEN dataset, the libraries usually used to compute those metrics have not been ported to work in GPU memory. If we were to use them to compute the metrics</w:t>
      </w:r>
      <w:r w:rsidR="0944520D" w:rsidRPr="1E2C9F42">
        <w:rPr>
          <w:lang w:val="en-GB"/>
        </w:rPr>
        <w:t>,</w:t>
      </w:r>
      <w:r w:rsidRPr="1E2C9F42">
        <w:rPr>
          <w:lang w:val="en-GB"/>
        </w:rPr>
        <w:t xml:space="preserve"> we want to evaluate our multi-label classifier, we would first need to transfer the prediction and target tensors (for each batch of data) to the CPU’s memory, i.e</w:t>
      </w:r>
      <w:r w:rsidR="2CBE1EFD" w:rsidRPr="1E2C9F42">
        <w:rPr>
          <w:lang w:val="en-GB"/>
        </w:rPr>
        <w:t>.</w:t>
      </w:r>
      <w:r w:rsidR="37DEE96B" w:rsidRPr="1E2C9F42">
        <w:rPr>
          <w:lang w:val="en-GB"/>
        </w:rPr>
        <w:t>,</w:t>
      </w:r>
      <w:r w:rsidRPr="1E2C9F42">
        <w:rPr>
          <w:lang w:val="en-GB"/>
        </w:rPr>
        <w:t xml:space="preserve"> the RAM. While less exposed to out-of-memory exceptions, this comes at a cost in speed of computation (and is less elegant). As such, we implemented a GPU-native version of the desired multi-label classification metrics. These metrics are accuracy, precision, recall, F1-score, F2-score, specificity, balanced accuracy (arithmetic mean of recall and specificity —which are the true positive rate and true negative rate), hamming score, and zero-one score. These were implemented specifically for the multi-label case, leaving the option to return the per-label metrics when it makes sense to express it. </w:t>
      </w:r>
      <w:r w:rsidR="063D14BD" w:rsidRPr="1E2C9F42">
        <w:rPr>
          <w:lang w:val="en-GB"/>
        </w:rPr>
        <w:t>We</w:t>
      </w:r>
      <w:r w:rsidRPr="1E2C9F42">
        <w:rPr>
          <w:lang w:val="en-GB"/>
        </w:rPr>
        <w:t xml:space="preserve"> implement</w:t>
      </w:r>
      <w:r w:rsidR="650B1AF7" w:rsidRPr="1E2C9F42">
        <w:rPr>
          <w:lang w:val="en-GB"/>
        </w:rPr>
        <w:t>ed</w:t>
      </w:r>
      <w:r w:rsidRPr="1E2C9F42">
        <w:rPr>
          <w:lang w:val="en-GB"/>
        </w:rPr>
        <w:t xml:space="preserve"> </w:t>
      </w:r>
      <w:r w:rsidR="67E4960A" w:rsidRPr="1E2C9F42">
        <w:rPr>
          <w:lang w:val="en-GB"/>
        </w:rPr>
        <w:t>a wide array</w:t>
      </w:r>
      <w:r w:rsidRPr="1E2C9F42">
        <w:rPr>
          <w:lang w:val="en-GB"/>
        </w:rPr>
        <w:t xml:space="preserve"> salient</w:t>
      </w:r>
      <w:r w:rsidR="448BCC81" w:rsidRPr="1E2C9F42">
        <w:rPr>
          <w:lang w:val="en-GB"/>
        </w:rPr>
        <w:t xml:space="preserve"> metrics to ease further comparison down the line</w:t>
      </w:r>
      <w:r w:rsidRPr="1E2C9F42">
        <w:rPr>
          <w:lang w:val="en-GB"/>
        </w:rPr>
        <w:t>.</w:t>
      </w:r>
    </w:p>
    <w:p w14:paraId="13E4C942" w14:textId="08A12EC7" w:rsidR="7399CDCF" w:rsidRDefault="74A77E4A" w:rsidP="00817353">
      <w:pPr>
        <w:pStyle w:val="Heading3"/>
        <w:numPr>
          <w:ilvl w:val="2"/>
          <w:numId w:val="35"/>
        </w:numPr>
        <w:jc w:val="both"/>
        <w:rPr>
          <w:lang w:val="en-GB"/>
        </w:rPr>
      </w:pPr>
      <w:bookmarkStart w:id="66" w:name="_Toc1204156798"/>
      <w:bookmarkStart w:id="67" w:name="_Toc1194385168"/>
      <w:bookmarkStart w:id="68" w:name="_Toc150941833"/>
      <w:r w:rsidRPr="2B8C5F46">
        <w:rPr>
          <w:lang w:val="en-GB"/>
        </w:rPr>
        <w:t>Model Training</w:t>
      </w:r>
      <w:bookmarkEnd w:id="66"/>
      <w:bookmarkEnd w:id="67"/>
      <w:bookmarkEnd w:id="68"/>
    </w:p>
    <w:p w14:paraId="0D3F811D" w14:textId="10F5860F" w:rsidR="2B08866B" w:rsidRDefault="70D9B73F" w:rsidP="0353B00F">
      <w:pPr>
        <w:jc w:val="both"/>
        <w:rPr>
          <w:lang w:val="en-GB"/>
        </w:rPr>
      </w:pPr>
      <w:r w:rsidRPr="1E2C9F42">
        <w:rPr>
          <w:b/>
          <w:bCs/>
          <w:lang w:val="en-GB"/>
        </w:rPr>
        <w:t>Choice of data augmentation strategies</w:t>
      </w:r>
      <w:r w:rsidRPr="1E2C9F42">
        <w:rPr>
          <w:lang w:val="en-GB"/>
        </w:rPr>
        <w:t xml:space="preserve">: we </w:t>
      </w:r>
      <w:proofErr w:type="gramStart"/>
      <w:r w:rsidRPr="1E2C9F42">
        <w:rPr>
          <w:lang w:val="en-GB"/>
        </w:rPr>
        <w:t>have to</w:t>
      </w:r>
      <w:proofErr w:type="gramEnd"/>
      <w:r w:rsidRPr="1E2C9F42">
        <w:rPr>
          <w:lang w:val="en-GB"/>
        </w:rPr>
        <w:t xml:space="preserve"> design transformation stacks to perform the data augmentation transforms at the entrance of the self-supervised learning pipeline. Data augmentation is however only instrumental in the training regime; no transformation is applied to samples from the validation or testing splits during their associated regimes. For a given training instance, the instance is coupled with a transformation of itself by passing the said instance through the training transformation stack. Each transformation is stochastic by design, i.e</w:t>
      </w:r>
      <w:r w:rsidR="24C08FB7" w:rsidRPr="1E2C9F42">
        <w:rPr>
          <w:lang w:val="en-GB"/>
        </w:rPr>
        <w:t>.</w:t>
      </w:r>
      <w:r w:rsidR="105AED89" w:rsidRPr="1E2C9F42">
        <w:rPr>
          <w:lang w:val="en-GB"/>
        </w:rPr>
        <w:t>,</w:t>
      </w:r>
      <w:r w:rsidRPr="1E2C9F42">
        <w:rPr>
          <w:lang w:val="en-GB"/>
        </w:rPr>
        <w:t xml:space="preserve"> it has a random component: passing the same image through the stack twice has a very high probability of yielding a different transformation. The randomness of these transformations </w:t>
      </w:r>
      <w:r w:rsidR="206A421C" w:rsidRPr="1E2C9F42">
        <w:rPr>
          <w:lang w:val="en-GB"/>
        </w:rPr>
        <w:t>is</w:t>
      </w:r>
      <w:r w:rsidRPr="1E2C9F42">
        <w:rPr>
          <w:lang w:val="en-GB"/>
        </w:rPr>
        <w:t xml:space="preserve"> often more complex than simply deciding whether to apply a certain transform or not upon the outcome of a coin flip. Since we are in the multi-label scenario (the downstream task used to evaluate the learned representation is the ancestral multi-label classification task the BEN dataset was introduced for), we do not make use of the transform that is usually part of the </w:t>
      </w:r>
      <w:r w:rsidR="1B66E4EF" w:rsidRPr="1E2C9F42">
        <w:rPr>
          <w:lang w:val="en-GB"/>
        </w:rPr>
        <w:t>data augmentation stack</w:t>
      </w:r>
      <w:r w:rsidRPr="1E2C9F42">
        <w:rPr>
          <w:lang w:val="en-GB"/>
        </w:rPr>
        <w:t xml:space="preserve"> and that consists in taking a random crop of the image. This is because the Sentinel-2 data forming the BEN dataset does not consist of images with </w:t>
      </w:r>
      <w:r w:rsidR="7EFC8416" w:rsidRPr="1E2C9F42">
        <w:rPr>
          <w:lang w:val="en-GB"/>
        </w:rPr>
        <w:t xml:space="preserve">centred </w:t>
      </w:r>
      <w:r w:rsidRPr="1E2C9F42">
        <w:rPr>
          <w:lang w:val="en-GB"/>
        </w:rPr>
        <w:t xml:space="preserve">subjects, with the subject being directly determining the single label to be associated with the image. In our case, it is possible that most of the elements determining several of the </w:t>
      </w:r>
      <w:r w:rsidR="24C08FB7" w:rsidRPr="1E2C9F42">
        <w:rPr>
          <w:lang w:val="en-GB"/>
        </w:rPr>
        <w:t>label</w:t>
      </w:r>
      <w:r w:rsidRPr="1E2C9F42">
        <w:rPr>
          <w:lang w:val="en-GB"/>
        </w:rPr>
        <w:t xml:space="preserve"> predictions could only constitute a small piece of the input image, and cropping would consistently ensure some crucial items for some of those labels would be cropped away. Cropping would therefore render the task virtually impossible to solve with decent enough precision and recall. </w:t>
      </w:r>
      <w:r w:rsidR="2351DC63" w:rsidRPr="1E2C9F42">
        <w:rPr>
          <w:lang w:val="en-GB"/>
        </w:rPr>
        <w:t>Colour</w:t>
      </w:r>
      <w:r w:rsidRPr="1E2C9F42">
        <w:rPr>
          <w:lang w:val="en-GB"/>
        </w:rPr>
        <w:t xml:space="preserve"> jitter and Gaussian blur are the two main transformations that we use on top of the arguably most crucial ones for satellite imagery in remote sensing: random rotations, and random flips (vertically and horizontally), carried out upon the outcome of a coin flip. Figuring out what are the best </w:t>
      </w:r>
      <w:r w:rsidR="0E82A992" w:rsidRPr="1E2C9F42">
        <w:rPr>
          <w:lang w:val="en-GB"/>
        </w:rPr>
        <w:t>transformation</w:t>
      </w:r>
      <w:r w:rsidRPr="1E2C9F42">
        <w:rPr>
          <w:lang w:val="en-GB"/>
        </w:rPr>
        <w:t xml:space="preserve"> for remote sensing is still an open question and is subject to be further investigated in the future a</w:t>
      </w:r>
      <w:r w:rsidR="50310DD3" w:rsidRPr="1E2C9F42">
        <w:rPr>
          <w:lang w:val="en-GB"/>
        </w:rPr>
        <w:t>s we learn more about the impact of each of the sensible tested ones</w:t>
      </w:r>
      <w:r w:rsidRPr="1E2C9F42">
        <w:rPr>
          <w:lang w:val="en-GB"/>
        </w:rPr>
        <w:t>. We are especially curious about characterizing the ones that are the most instrumental in obtaining high performance in various downstream tasks (multilabel classification for BEN).</w:t>
      </w:r>
    </w:p>
    <w:p w14:paraId="7746479C" w14:textId="5FE91E9C" w:rsidR="1E8FE5D8" w:rsidRDefault="1E8FE5D8" w:rsidP="0353B00F">
      <w:pPr>
        <w:jc w:val="both"/>
        <w:rPr>
          <w:lang w:val="en-GB"/>
        </w:rPr>
      </w:pPr>
    </w:p>
    <w:p w14:paraId="4A9141A1" w14:textId="785342D8" w:rsidR="6E0B6FCC" w:rsidRDefault="725F3BC2" w:rsidP="0353B00F">
      <w:pPr>
        <w:jc w:val="both"/>
        <w:rPr>
          <w:lang w:val="en-GB"/>
        </w:rPr>
      </w:pPr>
      <w:r w:rsidRPr="69A786C2">
        <w:rPr>
          <w:b/>
          <w:bCs/>
        </w:rPr>
        <w:t>Scaling up the model to large (wide and deep) architectures</w:t>
      </w:r>
      <w:r w:rsidRPr="69A786C2">
        <w:rPr>
          <w:b/>
          <w:bCs/>
          <w:lang w:val="en-GB"/>
        </w:rPr>
        <w:t>:</w:t>
      </w:r>
      <w:r w:rsidRPr="5BC827A8">
        <w:rPr>
          <w:lang w:val="en-GB"/>
        </w:rPr>
        <w:t xml:space="preserve"> once the initial stages of prototyping were over, we quickly scaled up our original models to network sizes that go beyond a hundred layers. </w:t>
      </w:r>
      <w:r w:rsidR="1860C161" w:rsidRPr="05859ED8">
        <w:rPr>
          <w:lang w:val="en-GB"/>
        </w:rPr>
        <w:t>Specifically</w:t>
      </w:r>
      <w:r w:rsidR="7564601D" w:rsidRPr="05859ED8">
        <w:rPr>
          <w:lang w:val="en-GB"/>
        </w:rPr>
        <w:t xml:space="preserve">, we model the neural network </w:t>
      </w:r>
      <w:r w:rsidR="65141DA1" w:rsidRPr="05859ED8">
        <w:rPr>
          <w:lang w:val="en-GB"/>
        </w:rPr>
        <w:t xml:space="preserve">predictor </w:t>
      </w:r>
      <w:r w:rsidR="7564601D" w:rsidRPr="05859ED8">
        <w:rPr>
          <w:lang w:val="en-GB"/>
        </w:rPr>
        <w:t xml:space="preserve">of </w:t>
      </w:r>
      <w:proofErr w:type="spellStart"/>
      <w:r w:rsidR="7564601D" w:rsidRPr="05859ED8">
        <w:rPr>
          <w:lang w:val="en-GB"/>
        </w:rPr>
        <w:t>SimCLR</w:t>
      </w:r>
      <w:proofErr w:type="spellEnd"/>
      <w:r w:rsidR="7564601D" w:rsidRPr="05859ED8">
        <w:rPr>
          <w:lang w:val="en-GB"/>
        </w:rPr>
        <w:t xml:space="preserve"> </w:t>
      </w:r>
      <w:r w:rsidR="65141DA1" w:rsidRPr="05859ED8">
        <w:rPr>
          <w:lang w:val="en-GB"/>
        </w:rPr>
        <w:t>(the SSL algorithm we use) as</w:t>
      </w:r>
      <w:r w:rsidR="7564601D" w:rsidRPr="05859ED8">
        <w:rPr>
          <w:lang w:val="en-GB"/>
        </w:rPr>
        <w:t xml:space="preserve"> a </w:t>
      </w:r>
      <w:proofErr w:type="spellStart"/>
      <w:r w:rsidR="65141DA1" w:rsidRPr="05859ED8">
        <w:rPr>
          <w:lang w:val="en-GB"/>
        </w:rPr>
        <w:t>Res</w:t>
      </w:r>
      <w:r w:rsidR="703C61BE" w:rsidRPr="05859ED8">
        <w:rPr>
          <w:lang w:val="en-GB"/>
        </w:rPr>
        <w:t>N</w:t>
      </w:r>
      <w:r w:rsidR="65141DA1" w:rsidRPr="05859ED8">
        <w:rPr>
          <w:lang w:val="en-GB"/>
        </w:rPr>
        <w:t>et</w:t>
      </w:r>
      <w:proofErr w:type="spellEnd"/>
      <w:r w:rsidR="65141DA1" w:rsidRPr="05859ED8">
        <w:rPr>
          <w:lang w:val="en-GB"/>
        </w:rPr>
        <w:t xml:space="preserve"> architecture </w:t>
      </w:r>
      <w:r w:rsidR="194E6CD3" w:rsidRPr="05859ED8">
        <w:rPr>
          <w:lang w:val="en-GB"/>
        </w:rPr>
        <w:t>(He et al., 2015)</w:t>
      </w:r>
      <w:r w:rsidR="61BFAFA3" w:rsidRPr="05859ED8">
        <w:rPr>
          <w:lang w:val="en-GB"/>
        </w:rPr>
        <w:t xml:space="preserve"> composed of 101 layers, and commonly referred to as “ResNet101”. We chose the size to fully leverage the memory size of the GPU as our disposal</w:t>
      </w:r>
      <w:r w:rsidR="22F3B864" w:rsidRPr="05859ED8">
        <w:rPr>
          <w:lang w:val="en-GB"/>
        </w:rPr>
        <w:t xml:space="preserve">, such that a </w:t>
      </w:r>
      <w:proofErr w:type="spellStart"/>
      <w:r w:rsidR="22F3B864" w:rsidRPr="05859ED8">
        <w:rPr>
          <w:lang w:val="en-GB"/>
        </w:rPr>
        <w:t>ResNet</w:t>
      </w:r>
      <w:proofErr w:type="spellEnd"/>
      <w:r w:rsidR="22F3B864" w:rsidRPr="05859ED8">
        <w:rPr>
          <w:lang w:val="en-GB"/>
        </w:rPr>
        <w:t xml:space="preserve"> of 101 would fill approximately 80 to 90% of the GPU video memory. The neural archi</w:t>
      </w:r>
      <w:r w:rsidR="261F0B49" w:rsidRPr="05859ED8">
        <w:rPr>
          <w:lang w:val="en-GB"/>
        </w:rPr>
        <w:t>tecture ingests tensors whose construction has been discussed above</w:t>
      </w:r>
      <w:r w:rsidR="724E3038" w:rsidRPr="05859ED8">
        <w:rPr>
          <w:lang w:val="en-GB"/>
        </w:rPr>
        <w:t xml:space="preserve"> (10-channel tensors</w:t>
      </w:r>
      <w:r w:rsidR="34229B92" w:rsidRPr="05859ED8">
        <w:rPr>
          <w:lang w:val="en-GB"/>
        </w:rPr>
        <w:t>) and</w:t>
      </w:r>
      <w:r w:rsidR="724E3038" w:rsidRPr="05859ED8">
        <w:rPr>
          <w:lang w:val="en-GB"/>
        </w:rPr>
        <w:t xml:space="preserve"> return a representation whose size we fix at </w:t>
      </w:r>
      <w:r w:rsidR="51C812EE" w:rsidRPr="05859ED8">
        <w:rPr>
          <w:lang w:val="en-GB"/>
        </w:rPr>
        <w:t>64</w:t>
      </w:r>
      <w:r w:rsidR="724E3038" w:rsidRPr="05859ED8">
        <w:rPr>
          <w:lang w:val="en-GB"/>
        </w:rPr>
        <w:t xml:space="preserve"> </w:t>
      </w:r>
      <w:r w:rsidR="03AED0CE" w:rsidRPr="05859ED8">
        <w:rPr>
          <w:lang w:val="en-GB"/>
        </w:rPr>
        <w:t xml:space="preserve">(typical output size, </w:t>
      </w:r>
      <w:r w:rsidR="49400801" w:rsidRPr="05859ED8">
        <w:rPr>
          <w:lang w:val="en-GB"/>
        </w:rPr>
        <w:t>128</w:t>
      </w:r>
      <w:r w:rsidR="03AED0CE" w:rsidRPr="05859ED8">
        <w:rPr>
          <w:lang w:val="en-GB"/>
        </w:rPr>
        <w:t xml:space="preserve"> yield similar results)</w:t>
      </w:r>
      <w:r w:rsidR="724E3038" w:rsidRPr="05859ED8">
        <w:rPr>
          <w:lang w:val="en-GB"/>
        </w:rPr>
        <w:t>.</w:t>
      </w:r>
      <w:r w:rsidR="21BCCB82" w:rsidRPr="05859ED8">
        <w:rPr>
          <w:lang w:val="en-GB"/>
        </w:rPr>
        <w:t xml:space="preserve"> On top of the ResNet101 convolution-based feature extractor sits a very shallow fully-</w:t>
      </w:r>
      <w:r w:rsidR="36E68536" w:rsidRPr="05859ED8">
        <w:rPr>
          <w:lang w:val="en-GB"/>
        </w:rPr>
        <w:t xml:space="preserve"> </w:t>
      </w:r>
      <w:r w:rsidR="21BCCB82" w:rsidRPr="05859ED8">
        <w:rPr>
          <w:lang w:val="en-GB"/>
        </w:rPr>
        <w:t xml:space="preserve">connected multi-layer perceptron </w:t>
      </w:r>
      <w:r w:rsidR="0E409A42" w:rsidRPr="05859ED8">
        <w:rPr>
          <w:lang w:val="en-GB"/>
        </w:rPr>
        <w:t xml:space="preserve">(MLP) </w:t>
      </w:r>
      <w:r w:rsidR="21BCCB82" w:rsidRPr="05859ED8">
        <w:rPr>
          <w:lang w:val="en-GB"/>
        </w:rPr>
        <w:t>that returns the said output representation. This MLP</w:t>
      </w:r>
      <w:r w:rsidR="30142013" w:rsidRPr="05859ED8">
        <w:rPr>
          <w:lang w:val="en-GB"/>
        </w:rPr>
        <w:t xml:space="preserve"> has 2 layers: the first maps the flattened output </w:t>
      </w:r>
      <w:r w:rsidR="30142013" w:rsidRPr="05859ED8">
        <w:rPr>
          <w:lang w:val="en-GB"/>
        </w:rPr>
        <w:lastRenderedPageBreak/>
        <w:t>representation of the convolutional stack of the ResNet101</w:t>
      </w:r>
      <w:r w:rsidR="03495AD4" w:rsidRPr="05859ED8">
        <w:rPr>
          <w:lang w:val="en-GB"/>
        </w:rPr>
        <w:t xml:space="preserve"> to a fully</w:t>
      </w:r>
      <w:r w:rsidR="6F08A2DE" w:rsidRPr="05859ED8">
        <w:rPr>
          <w:lang w:val="en-GB"/>
        </w:rPr>
        <w:t xml:space="preserve"> </w:t>
      </w:r>
      <w:r w:rsidR="03495AD4" w:rsidRPr="05859ED8">
        <w:rPr>
          <w:lang w:val="en-GB"/>
        </w:rPr>
        <w:t xml:space="preserve">connected layer of size 128, and the second (and last) layer maps this 128 penultimate </w:t>
      </w:r>
      <w:r w:rsidR="096ED047" w:rsidRPr="05859ED8">
        <w:rPr>
          <w:lang w:val="en-GB"/>
        </w:rPr>
        <w:t>representations</w:t>
      </w:r>
      <w:r w:rsidR="03495AD4" w:rsidRPr="05859ED8">
        <w:rPr>
          <w:lang w:val="en-GB"/>
        </w:rPr>
        <w:t xml:space="preserve"> to the output on</w:t>
      </w:r>
      <w:r w:rsidR="64467D65" w:rsidRPr="05859ED8">
        <w:rPr>
          <w:lang w:val="en-GB"/>
        </w:rPr>
        <w:t xml:space="preserve">e, which is of size </w:t>
      </w:r>
      <w:r w:rsidR="25ABE239" w:rsidRPr="05859ED8">
        <w:rPr>
          <w:lang w:val="en-GB"/>
        </w:rPr>
        <w:t>64, as we wrote earlier.</w:t>
      </w:r>
      <w:r w:rsidR="03460DDD" w:rsidRPr="05859ED8">
        <w:rPr>
          <w:lang w:val="en-GB"/>
        </w:rPr>
        <w:t xml:space="preserve"> </w:t>
      </w:r>
      <w:proofErr w:type="spellStart"/>
      <w:r w:rsidR="0C95D3EB" w:rsidRPr="05859ED8">
        <w:rPr>
          <w:lang w:val="en-GB"/>
        </w:rPr>
        <w:t>PyTorch</w:t>
      </w:r>
      <w:proofErr w:type="spellEnd"/>
      <w:r w:rsidR="0C95D3EB" w:rsidRPr="05859ED8">
        <w:rPr>
          <w:lang w:val="en-GB"/>
        </w:rPr>
        <w:t xml:space="preserve"> offers the option to use weights pretrained on the ImageNet dataset as starting point instead of starting off from ran</w:t>
      </w:r>
      <w:r w:rsidR="2A8EC6B4" w:rsidRPr="05859ED8">
        <w:rPr>
          <w:lang w:val="en-GB"/>
        </w:rPr>
        <w:t>domly initialized weights, to which we opt in.</w:t>
      </w:r>
      <w:r w:rsidR="0C95D3EB" w:rsidRPr="05859ED8">
        <w:rPr>
          <w:lang w:val="en-GB"/>
        </w:rPr>
        <w:t xml:space="preserve"> </w:t>
      </w:r>
      <w:r w:rsidR="03460DDD" w:rsidRPr="05859ED8">
        <w:rPr>
          <w:lang w:val="en-GB"/>
        </w:rPr>
        <w:t>Going beyond the network structure itself, t</w:t>
      </w:r>
      <w:r w:rsidRPr="05859ED8">
        <w:rPr>
          <w:lang w:val="en-GB"/>
        </w:rPr>
        <w:t>he</w:t>
      </w:r>
      <w:r w:rsidRPr="5BC827A8">
        <w:rPr>
          <w:lang w:val="en-GB"/>
        </w:rPr>
        <w:t xml:space="preserve"> architectures employed involve an entire range of deep learning techniques and tricks that have proven their worth in making model training more stable as well as faster to train. Among the add-ons that stood the test of time are batch normalization, residual or skip connections, weight decay, learning rate schedules, </w:t>
      </w:r>
      <w:r w:rsidR="3676777C" w:rsidRPr="5BC827A8">
        <w:rPr>
          <w:lang w:val="en-GB"/>
        </w:rPr>
        <w:t>layer</w:t>
      </w:r>
      <w:r w:rsidR="28135871" w:rsidRPr="5BC827A8">
        <w:rPr>
          <w:lang w:val="en-GB"/>
        </w:rPr>
        <w:t>-</w:t>
      </w:r>
      <w:r w:rsidR="3676777C" w:rsidRPr="5BC827A8">
        <w:rPr>
          <w:lang w:val="en-GB"/>
        </w:rPr>
        <w:t>wise</w:t>
      </w:r>
      <w:r w:rsidRPr="5BC827A8">
        <w:rPr>
          <w:lang w:val="en-GB"/>
        </w:rPr>
        <w:t xml:space="preserve"> l</w:t>
      </w:r>
      <w:r w:rsidR="2F97B13F" w:rsidRPr="5BC827A8">
        <w:rPr>
          <w:lang w:val="en-GB"/>
        </w:rPr>
        <w:t xml:space="preserve">earning </w:t>
      </w:r>
      <w:r w:rsidRPr="5BC827A8">
        <w:rPr>
          <w:lang w:val="en-GB"/>
        </w:rPr>
        <w:t>r</w:t>
      </w:r>
      <w:r w:rsidR="1B29C2A6" w:rsidRPr="5BC827A8">
        <w:rPr>
          <w:lang w:val="en-GB"/>
        </w:rPr>
        <w:t>ate</w:t>
      </w:r>
      <w:r w:rsidRPr="5BC827A8">
        <w:rPr>
          <w:lang w:val="en-GB"/>
        </w:rPr>
        <w:t xml:space="preserve"> adaption, gradient accumulation, etc. Weight decay regularization notably necessitated </w:t>
      </w:r>
      <w:proofErr w:type="gramStart"/>
      <w:r w:rsidRPr="5BC827A8">
        <w:rPr>
          <w:lang w:val="en-GB"/>
        </w:rPr>
        <w:t>particular tweaks</w:t>
      </w:r>
      <w:proofErr w:type="gramEnd"/>
      <w:r w:rsidRPr="5BC827A8">
        <w:rPr>
          <w:lang w:val="en-GB"/>
        </w:rPr>
        <w:t xml:space="preserve">. Indeed, special care had to be taken for weight decay as by default it also affects the running mean and standard deviations continually computed and updated for </w:t>
      </w:r>
      <w:proofErr w:type="gramStart"/>
      <w:r w:rsidRPr="5BC827A8">
        <w:rPr>
          <w:lang w:val="en-GB"/>
        </w:rPr>
        <w:t>each and every</w:t>
      </w:r>
      <w:proofErr w:type="gramEnd"/>
      <w:r w:rsidRPr="5BC827A8">
        <w:rPr>
          <w:lang w:val="en-GB"/>
        </w:rPr>
        <w:t xml:space="preserve"> batch normalization layer. While some works in the literature point at the fact that decaying these statistics can lead to increase in performance, we opted for the safe, rational option that consists in turning off weight decay for the parameters that are not multiplicative weights. That includes the running mean and standard deviations of batch normalization layers, as well as the bias vectors across the architecture. Although challenged and discussed in a couple of recent works</w:t>
      </w:r>
      <w:r w:rsidR="7D8FF185" w:rsidRPr="05859ED8">
        <w:rPr>
          <w:rStyle w:val="FootnoteReference"/>
          <w:lang w:val="en-GB"/>
        </w:rPr>
        <w:footnoteReference w:id="26"/>
      </w:r>
      <w:r w:rsidR="0FD5F5C2" w:rsidRPr="05859ED8">
        <w:rPr>
          <w:lang w:val="en-GB"/>
        </w:rPr>
        <w:t>,</w:t>
      </w:r>
      <w:r w:rsidR="7D8FF185" w:rsidRPr="05859ED8">
        <w:rPr>
          <w:rStyle w:val="FootnoteReference"/>
          <w:lang w:val="en-GB"/>
        </w:rPr>
        <w:footnoteReference w:id="27"/>
      </w:r>
      <w:r w:rsidR="3A86F22D" w:rsidRPr="05859ED8">
        <w:rPr>
          <w:lang w:val="en-GB"/>
        </w:rPr>
        <w:t>,</w:t>
      </w:r>
      <w:r w:rsidR="7D8FF185" w:rsidRPr="05859ED8">
        <w:rPr>
          <w:rStyle w:val="FootnoteReference"/>
          <w:lang w:val="en-GB"/>
        </w:rPr>
        <w:footnoteReference w:id="28"/>
      </w:r>
      <w:r w:rsidRPr="5BC827A8">
        <w:rPr>
          <w:lang w:val="en-GB"/>
        </w:rPr>
        <w:t>, this is a well-accepted design choice, and it is the design that best aligns with the theory.</w:t>
      </w:r>
    </w:p>
    <w:p w14:paraId="2F9BEE7C" w14:textId="0849CB09" w:rsidR="1E8FE5D8" w:rsidRDefault="1E8FE5D8" w:rsidP="0353B00F">
      <w:pPr>
        <w:jc w:val="both"/>
        <w:rPr>
          <w:lang w:val="en-GB"/>
        </w:rPr>
      </w:pPr>
    </w:p>
    <w:p w14:paraId="7C0DE732" w14:textId="3C632EF8" w:rsidR="7822367A" w:rsidRDefault="7822367A" w:rsidP="0353B00F">
      <w:pPr>
        <w:jc w:val="both"/>
        <w:rPr>
          <w:lang w:val="en-GB"/>
        </w:rPr>
      </w:pPr>
      <w:r w:rsidRPr="006F367E">
        <w:rPr>
          <w:b/>
          <w:bCs/>
          <w:lang w:val="en-GB"/>
        </w:rPr>
        <w:t>Week-long run orchestration</w:t>
      </w:r>
      <w:r w:rsidRPr="1E2C9F42">
        <w:rPr>
          <w:lang w:val="en-GB"/>
        </w:rPr>
        <w:t xml:space="preserve">: experiments conducted to this point all show that an agent trained with the </w:t>
      </w:r>
      <w:proofErr w:type="spellStart"/>
      <w:r w:rsidRPr="1E2C9F42">
        <w:rPr>
          <w:lang w:val="en-GB"/>
        </w:rPr>
        <w:t>SimCLR</w:t>
      </w:r>
      <w:proofErr w:type="spellEnd"/>
      <w:r w:rsidRPr="1E2C9F42">
        <w:rPr>
          <w:lang w:val="en-GB"/>
        </w:rPr>
        <w:t xml:space="preserve"> algorithm on the BEN dataset benefits from long training times, </w:t>
      </w:r>
      <w:r w:rsidR="292A456D" w:rsidRPr="1E2C9F42">
        <w:rPr>
          <w:lang w:val="en-GB"/>
        </w:rPr>
        <w:t>until the</w:t>
      </w:r>
      <w:r w:rsidRPr="1E2C9F42">
        <w:rPr>
          <w:lang w:val="en-GB"/>
        </w:rPr>
        <w:t xml:space="preserve"> point where the training loss starts stagnating. For practical reasons, we engineered intricate yet robust ways to resume training, so that the same model can continue training over the course of subsequent</w:t>
      </w:r>
      <w:r w:rsidR="702F858F" w:rsidRPr="1E2C9F42">
        <w:rPr>
          <w:lang w:val="en-GB"/>
        </w:rPr>
        <w:t>,</w:t>
      </w:r>
      <w:r w:rsidRPr="1E2C9F42">
        <w:rPr>
          <w:lang w:val="en-GB"/>
        </w:rPr>
        <w:t xml:space="preserve"> yet different jobs orchestrated on a cluster where any individual job can only be scheduled to run for a limited time.</w:t>
      </w:r>
    </w:p>
    <w:p w14:paraId="3EBDF255" w14:textId="368E817F" w:rsidR="1AE50479" w:rsidRDefault="668AEF1B" w:rsidP="00817353">
      <w:pPr>
        <w:pStyle w:val="Heading3"/>
        <w:numPr>
          <w:ilvl w:val="2"/>
          <w:numId w:val="35"/>
        </w:numPr>
        <w:spacing w:line="259" w:lineRule="auto"/>
        <w:jc w:val="both"/>
        <w:rPr>
          <w:lang w:val="en-GB"/>
        </w:rPr>
      </w:pPr>
      <w:bookmarkStart w:id="69" w:name="_Toc303604867"/>
      <w:bookmarkStart w:id="70" w:name="_Toc1867516578"/>
      <w:bookmarkStart w:id="71" w:name="_Toc150941834"/>
      <w:r w:rsidRPr="2B8C5F46">
        <w:rPr>
          <w:rFonts w:eastAsia="Calibri" w:cs="Calibri"/>
          <w:sz w:val="27"/>
          <w:szCs w:val="27"/>
          <w:lang w:val="en-GB"/>
        </w:rPr>
        <w:t xml:space="preserve">Model finetuning </w:t>
      </w:r>
      <w:bookmarkEnd w:id="69"/>
      <w:r w:rsidR="6AF99C7B" w:rsidRPr="2B8C5F46">
        <w:rPr>
          <w:rFonts w:eastAsia="Calibri" w:cs="Calibri"/>
          <w:sz w:val="27"/>
          <w:szCs w:val="27"/>
          <w:lang w:val="en-GB"/>
        </w:rPr>
        <w:t>and evaluation</w:t>
      </w:r>
      <w:bookmarkEnd w:id="70"/>
      <w:bookmarkEnd w:id="71"/>
    </w:p>
    <w:p w14:paraId="33C84F16" w14:textId="4D41AB7A" w:rsidR="013E2D03" w:rsidRDefault="572BE14C" w:rsidP="0353B00F">
      <w:pPr>
        <w:jc w:val="both"/>
        <w:rPr>
          <w:lang w:val="en-GB"/>
        </w:rPr>
      </w:pPr>
      <w:r w:rsidRPr="1E2C9F42">
        <w:rPr>
          <w:b/>
          <w:bCs/>
          <w:lang w:val="en-GB"/>
        </w:rPr>
        <w:t>Large batch size accommodation to favour learning with contrastive loss</w:t>
      </w:r>
      <w:r w:rsidRPr="1E2C9F42">
        <w:rPr>
          <w:lang w:val="en-GB"/>
        </w:rPr>
        <w:t>: as highlighted earlier, the use of the NT-</w:t>
      </w:r>
      <w:proofErr w:type="spellStart"/>
      <w:r w:rsidRPr="1E2C9F42">
        <w:rPr>
          <w:lang w:val="en-GB"/>
        </w:rPr>
        <w:t>Xent</w:t>
      </w:r>
      <w:proofErr w:type="spellEnd"/>
      <w:r w:rsidRPr="1E2C9F42">
        <w:rPr>
          <w:lang w:val="en-GB"/>
        </w:rPr>
        <w:t xml:space="preserve"> contrastive loss in </w:t>
      </w:r>
      <w:proofErr w:type="spellStart"/>
      <w:r w:rsidRPr="1E2C9F42">
        <w:rPr>
          <w:lang w:val="en-GB"/>
        </w:rPr>
        <w:t>SimCLR</w:t>
      </w:r>
      <w:proofErr w:type="spellEnd"/>
      <w:r w:rsidRPr="1E2C9F42">
        <w:rPr>
          <w:lang w:val="en-GB"/>
        </w:rPr>
        <w:t xml:space="preserve"> makes the learning dynamics particularly dependent on the choice of batch size as a hyper-parameter. Higher batch sizes give the learning more negative examples to contrast the positive ones with at every training cycle. The hurdle we soon arrive at when facing such a direct way to increase performance is how the batch size is limited by the GPU memory at the learner’s disposal. To address this issue, we implemented a gradient accumulation subroutine within the training loop, which allowed us to use larger batch sizes in effect, while warding off GPU memory overflow exceptions. The </w:t>
      </w:r>
      <w:r w:rsidR="24288CEB" w:rsidRPr="1E2C9F42">
        <w:rPr>
          <w:lang w:val="en-GB"/>
        </w:rPr>
        <w:t>technique</w:t>
      </w:r>
      <w:r w:rsidRPr="1E2C9F42">
        <w:rPr>
          <w:lang w:val="en-GB"/>
        </w:rPr>
        <w:t xml:space="preserve"> consists in summing the gradient contributions of several consecutive training iterations without stepping along the resulting summed vector just yet. We only move the model’s weights along the accumulated gradient at regular intervals (</w:t>
      </w:r>
      <w:proofErr w:type="gramStart"/>
      <w:r w:rsidRPr="1E2C9F42">
        <w:rPr>
          <w:lang w:val="en-GB"/>
        </w:rPr>
        <w:t>as long as</w:t>
      </w:r>
      <w:proofErr w:type="gramEnd"/>
      <w:r w:rsidRPr="1E2C9F42">
        <w:rPr>
          <w:lang w:val="en-GB"/>
        </w:rPr>
        <w:t xml:space="preserve"> it is not as often as making the update every single iteration). By scaling the accumulated loss (and therefore gradient) appropriately, the update is virtually equivalent to carrying out an update with a larger batch size.</w:t>
      </w:r>
      <w:r w:rsidR="2CDB3756" w:rsidRPr="1E2C9F42">
        <w:rPr>
          <w:lang w:val="en-GB"/>
        </w:rPr>
        <w:t xml:space="preserve"> This structural advancement of the training loop</w:t>
      </w:r>
      <w:r w:rsidR="55547216" w:rsidRPr="1E2C9F42">
        <w:rPr>
          <w:lang w:val="en-GB"/>
        </w:rPr>
        <w:t xml:space="preserve"> that we designed</w:t>
      </w:r>
      <w:r w:rsidR="2CDB3756" w:rsidRPr="1E2C9F42">
        <w:rPr>
          <w:lang w:val="en-GB"/>
        </w:rPr>
        <w:t xml:space="preserve"> is responsible </w:t>
      </w:r>
      <w:r w:rsidR="338C4846" w:rsidRPr="1E2C9F42">
        <w:rPr>
          <w:lang w:val="en-GB"/>
        </w:rPr>
        <w:t xml:space="preserve">for providing much desired </w:t>
      </w:r>
      <w:r w:rsidR="2CDB3756" w:rsidRPr="1E2C9F42">
        <w:rPr>
          <w:lang w:val="en-GB"/>
        </w:rPr>
        <w:t>benefits, namely an increase in stability</w:t>
      </w:r>
      <w:r w:rsidR="56B90747" w:rsidRPr="1E2C9F42">
        <w:rPr>
          <w:lang w:val="en-GB"/>
        </w:rPr>
        <w:t>.</w:t>
      </w:r>
      <w:r w:rsidRPr="1E2C9F42">
        <w:rPr>
          <w:lang w:val="en-GB"/>
        </w:rPr>
        <w:t xml:space="preserve"> Since at this stage we are using large batch size, we can leverage </w:t>
      </w:r>
      <w:proofErr w:type="spellStart"/>
      <w:r w:rsidRPr="1E2C9F42">
        <w:rPr>
          <w:lang w:val="en-GB"/>
        </w:rPr>
        <w:t>layerwise</w:t>
      </w:r>
      <w:proofErr w:type="spellEnd"/>
      <w:r w:rsidRPr="1E2C9F42">
        <w:rPr>
          <w:lang w:val="en-GB"/>
        </w:rPr>
        <w:t xml:space="preserve"> learning rate optimizers such as LARS. These are adapting the gradient differently for each layer of the neural architecture, depending on internal statistics and hyper-</w:t>
      </w:r>
      <w:r w:rsidR="19E8BF91" w:rsidRPr="1E2C9F42">
        <w:rPr>
          <w:lang w:val="en-GB"/>
        </w:rPr>
        <w:t xml:space="preserve"> </w:t>
      </w:r>
      <w:r w:rsidRPr="1E2C9F42">
        <w:rPr>
          <w:lang w:val="en-GB"/>
        </w:rPr>
        <w:lastRenderedPageBreak/>
        <w:t xml:space="preserve">parameters. In our experiments we have found such an adaptation scheme to be stable and </w:t>
      </w:r>
      <w:r w:rsidR="389ABC29" w:rsidRPr="1E2C9F42">
        <w:rPr>
          <w:lang w:val="en-GB"/>
        </w:rPr>
        <w:t xml:space="preserve">to </w:t>
      </w:r>
      <w:r w:rsidRPr="1E2C9F42">
        <w:rPr>
          <w:lang w:val="en-GB"/>
        </w:rPr>
        <w:t xml:space="preserve">have a positive impact on the overall performance. </w:t>
      </w:r>
    </w:p>
    <w:p w14:paraId="1EC76051" w14:textId="4FFE8800" w:rsidR="013E2D03" w:rsidRDefault="1EB313CE" w:rsidP="0353B00F">
      <w:pPr>
        <w:jc w:val="both"/>
      </w:pPr>
      <w:r w:rsidRPr="0353B00F">
        <w:rPr>
          <w:lang w:val="en-GB"/>
        </w:rPr>
        <w:t xml:space="preserve"> </w:t>
      </w:r>
    </w:p>
    <w:p w14:paraId="64430609" w14:textId="46690D09" w:rsidR="013E2D03" w:rsidRDefault="66A10A97" w:rsidP="0353B00F">
      <w:pPr>
        <w:jc w:val="both"/>
      </w:pPr>
      <w:r w:rsidRPr="69A786C2">
        <w:rPr>
          <w:b/>
          <w:bCs/>
          <w:lang w:val="en-GB"/>
        </w:rPr>
        <w:t>Learning rate scheduling</w:t>
      </w:r>
      <w:r w:rsidRPr="69A786C2">
        <w:rPr>
          <w:lang w:val="en-GB"/>
        </w:rPr>
        <w:t xml:space="preserve">: across our experiments, we made very careful use of cosine learning rate annealing (but without warm restarts) scheduling. It is the scheduling method that was suggested originally for </w:t>
      </w:r>
      <w:proofErr w:type="spellStart"/>
      <w:r w:rsidRPr="69A786C2">
        <w:rPr>
          <w:lang w:val="en-GB"/>
        </w:rPr>
        <w:t>SimCLR</w:t>
      </w:r>
      <w:proofErr w:type="spellEnd"/>
      <w:r w:rsidR="2E63633A" w:rsidRPr="69A786C2">
        <w:rPr>
          <w:lang w:val="en-GB"/>
        </w:rPr>
        <w:t>,</w:t>
      </w:r>
      <w:r w:rsidRPr="69A786C2">
        <w:rPr>
          <w:lang w:val="en-GB"/>
        </w:rPr>
        <w:t xml:space="preserve"> in both </w:t>
      </w:r>
      <w:r w:rsidR="1348C97E" w:rsidRPr="69A786C2">
        <w:rPr>
          <w:lang w:val="en-GB"/>
        </w:rPr>
        <w:t xml:space="preserve">the </w:t>
      </w:r>
      <w:r w:rsidRPr="69A786C2">
        <w:rPr>
          <w:lang w:val="en-GB"/>
        </w:rPr>
        <w:t>paper and</w:t>
      </w:r>
      <w:r w:rsidR="15ED2146" w:rsidRPr="69A786C2">
        <w:rPr>
          <w:lang w:val="en-GB"/>
        </w:rPr>
        <w:t xml:space="preserve"> the</w:t>
      </w:r>
      <w:r w:rsidRPr="69A786C2">
        <w:rPr>
          <w:lang w:val="en-GB"/>
        </w:rPr>
        <w:t xml:space="preserve"> official implementation on </w:t>
      </w:r>
      <w:proofErr w:type="spellStart"/>
      <w:r w:rsidRPr="69A786C2">
        <w:rPr>
          <w:lang w:val="en-GB"/>
        </w:rPr>
        <w:t>Github</w:t>
      </w:r>
      <w:proofErr w:type="spellEnd"/>
      <w:r w:rsidR="007C47E1">
        <w:rPr>
          <w:rStyle w:val="FootnoteReference"/>
          <w:lang w:val="en-GB"/>
        </w:rPr>
        <w:footnoteReference w:id="29"/>
      </w:r>
      <w:r w:rsidRPr="69A786C2">
        <w:rPr>
          <w:lang w:val="en-GB"/>
        </w:rPr>
        <w:t>. We took particular care of no</w:t>
      </w:r>
      <w:r w:rsidR="26DAB4FC" w:rsidRPr="69A786C2">
        <w:rPr>
          <w:lang w:val="en-GB"/>
        </w:rPr>
        <w:t>t</w:t>
      </w:r>
      <w:r w:rsidRPr="69A786C2">
        <w:rPr>
          <w:lang w:val="en-GB"/>
        </w:rPr>
        <w:t xml:space="preserve"> mishandling such scheduling techniques because they can enter in conflict with the severe class imbalance present in the BEN dataset. A sudden restart of the learning rate schedule (either with restart or inadvertently when continuing a run with another cluster job) on a rare label combination occurrence could have severe consequences. The schedulers also need us to decide beforehand what the total number of epochs is expected to be, which in our case is tough to estimate before witnessing how well/badly the model performs.</w:t>
      </w:r>
    </w:p>
    <w:p w14:paraId="26FC057D" w14:textId="721FB2B2" w:rsidR="1E8FE5D8" w:rsidRDefault="1E8FE5D8" w:rsidP="0353B00F">
      <w:pPr>
        <w:jc w:val="both"/>
        <w:rPr>
          <w:lang w:val="en-GB"/>
        </w:rPr>
      </w:pPr>
    </w:p>
    <w:p w14:paraId="785B8136" w14:textId="4117A9CF" w:rsidR="013E2D03" w:rsidRDefault="572BE14C" w:rsidP="0353B00F">
      <w:pPr>
        <w:jc w:val="both"/>
        <w:rPr>
          <w:lang w:val="en-GB"/>
        </w:rPr>
      </w:pPr>
      <w:r w:rsidRPr="69A786C2">
        <w:rPr>
          <w:b/>
          <w:bCs/>
          <w:lang w:val="en-GB"/>
        </w:rPr>
        <w:t>Dealing with standard library bugs related to distributed system paradigms</w:t>
      </w:r>
      <w:r w:rsidRPr="69A786C2">
        <w:rPr>
          <w:lang w:val="en-GB"/>
        </w:rPr>
        <w:t xml:space="preserve">: we encountered a technical difficulty in distributing workloads (leveraging a data-parallelism paradigm specifically) with </w:t>
      </w:r>
      <w:proofErr w:type="spellStart"/>
      <w:r w:rsidRPr="69A786C2">
        <w:rPr>
          <w:lang w:val="en-GB"/>
        </w:rPr>
        <w:t>SimCLR</w:t>
      </w:r>
      <w:proofErr w:type="spellEnd"/>
      <w:r w:rsidRPr="69A786C2">
        <w:rPr>
          <w:lang w:val="en-GB"/>
        </w:rPr>
        <w:t xml:space="preserve"> due to the size of a batch </w:t>
      </w:r>
      <w:r w:rsidR="2922A37E" w:rsidRPr="69A786C2">
        <w:rPr>
          <w:lang w:val="en-GB"/>
        </w:rPr>
        <w:t>needed for</w:t>
      </w:r>
      <w:r w:rsidRPr="69A786C2">
        <w:rPr>
          <w:lang w:val="en-GB"/>
        </w:rPr>
        <w:t xml:space="preserve"> input data</w:t>
      </w:r>
      <w:r w:rsidR="3A0C9DF8" w:rsidRPr="69A786C2">
        <w:rPr>
          <w:lang w:val="en-GB"/>
        </w:rPr>
        <w:t>. S</w:t>
      </w:r>
      <w:r w:rsidRPr="69A786C2">
        <w:rPr>
          <w:lang w:val="en-GB"/>
        </w:rPr>
        <w:t>elf-supervised learning models benefit from large batch sizes and are coupled with their data augmentation, making each batch twice as voluminous in size</w:t>
      </w:r>
      <w:r w:rsidR="694EFD65" w:rsidRPr="69A786C2">
        <w:rPr>
          <w:lang w:val="en-GB"/>
        </w:rPr>
        <w:t>,</w:t>
      </w:r>
      <w:r w:rsidRPr="69A786C2">
        <w:rPr>
          <w:lang w:val="en-GB"/>
        </w:rPr>
        <w:t xml:space="preserve"> as already mentioned above. The classifiers</w:t>
      </w:r>
      <w:r w:rsidR="3C11C965" w:rsidRPr="69A786C2">
        <w:rPr>
          <w:lang w:val="en-GB"/>
        </w:rPr>
        <w:t xml:space="preserve">, </w:t>
      </w:r>
      <w:r w:rsidRPr="69A786C2">
        <w:rPr>
          <w:lang w:val="en-GB"/>
        </w:rPr>
        <w:t>for example</w:t>
      </w:r>
      <w:r w:rsidR="3F2C41F7" w:rsidRPr="69A786C2">
        <w:rPr>
          <w:lang w:val="en-GB"/>
        </w:rPr>
        <w:t>,</w:t>
      </w:r>
      <w:r w:rsidRPr="69A786C2">
        <w:rPr>
          <w:lang w:val="en-GB"/>
        </w:rPr>
        <w:t xml:space="preserve"> do not suffer from any </w:t>
      </w:r>
      <w:proofErr w:type="spellStart"/>
      <w:r w:rsidRPr="69A786C2">
        <w:rPr>
          <w:lang w:val="en-GB"/>
        </w:rPr>
        <w:t>PyTorch</w:t>
      </w:r>
      <w:proofErr w:type="spellEnd"/>
      <w:r w:rsidRPr="69A786C2">
        <w:rPr>
          <w:lang w:val="en-GB"/>
        </w:rPr>
        <w:t xml:space="preserve"> bug, but </w:t>
      </w:r>
      <w:proofErr w:type="spellStart"/>
      <w:r w:rsidRPr="69A786C2">
        <w:rPr>
          <w:lang w:val="en-GB"/>
        </w:rPr>
        <w:t>SimCLR</w:t>
      </w:r>
      <w:proofErr w:type="spellEnd"/>
      <w:r w:rsidRPr="69A786C2">
        <w:rPr>
          <w:lang w:val="en-GB"/>
        </w:rPr>
        <w:t xml:space="preserve"> did and still does because there exists a </w:t>
      </w:r>
      <w:proofErr w:type="spellStart"/>
      <w:r w:rsidRPr="69A786C2">
        <w:rPr>
          <w:lang w:val="en-GB"/>
        </w:rPr>
        <w:t>PyTorch</w:t>
      </w:r>
      <w:proofErr w:type="spellEnd"/>
      <w:r w:rsidRPr="69A786C2">
        <w:rPr>
          <w:lang w:val="en-GB"/>
        </w:rPr>
        <w:t xml:space="preserve"> bug </w:t>
      </w:r>
      <w:r w:rsidRPr="0091091C">
        <w:rPr>
          <w:lang w:val="en-GB"/>
        </w:rPr>
        <w:t xml:space="preserve">(issue on the official </w:t>
      </w:r>
      <w:proofErr w:type="spellStart"/>
      <w:r w:rsidRPr="0091091C">
        <w:rPr>
          <w:lang w:val="en-GB"/>
        </w:rPr>
        <w:t>Github</w:t>
      </w:r>
      <w:proofErr w:type="spellEnd"/>
      <w:r w:rsidR="0091091C">
        <w:rPr>
          <w:rStyle w:val="FootnoteReference"/>
          <w:lang w:val="en-GB"/>
        </w:rPr>
        <w:footnoteReference w:id="30"/>
      </w:r>
      <w:r w:rsidR="0091091C">
        <w:rPr>
          <w:lang w:val="en-GB"/>
        </w:rPr>
        <w:t>)</w:t>
      </w:r>
      <w:r w:rsidRPr="69A786C2">
        <w:rPr>
          <w:lang w:val="en-GB"/>
        </w:rPr>
        <w:t xml:space="preserve"> that occurs when samples are processed with Python code before being serialized into tensors  —which is exactly what must happen in our pre-processing routine explained above due to the necessary assembly of the 10-channel input tensor from the 13 mismatching </w:t>
      </w:r>
      <w:proofErr w:type="spellStart"/>
      <w:r w:rsidRPr="69A786C2">
        <w:rPr>
          <w:lang w:val="en-GB"/>
        </w:rPr>
        <w:t>GeoTIFF</w:t>
      </w:r>
      <w:proofErr w:type="spellEnd"/>
      <w:r w:rsidRPr="69A786C2">
        <w:rPr>
          <w:lang w:val="en-GB"/>
        </w:rPr>
        <w:t xml:space="preserve"> band files. This is an issue that causes a slight memory leak but that does compound to GPU memory overflows for large batches such as the ones used in </w:t>
      </w:r>
      <w:proofErr w:type="spellStart"/>
      <w:r w:rsidRPr="69A786C2">
        <w:rPr>
          <w:lang w:val="en-GB"/>
        </w:rPr>
        <w:t>SimCLR</w:t>
      </w:r>
      <w:proofErr w:type="spellEnd"/>
      <w:r w:rsidRPr="69A786C2">
        <w:rPr>
          <w:lang w:val="en-GB"/>
        </w:rPr>
        <w:t xml:space="preserve">. This issue is especially difficult to debug and resolve on distributed HPC clusters because the error messages from Python are erroneously wrapped by </w:t>
      </w:r>
      <w:proofErr w:type="spellStart"/>
      <w:r w:rsidRPr="69A786C2">
        <w:rPr>
          <w:lang w:val="en-GB"/>
        </w:rPr>
        <w:t>Pytorch</w:t>
      </w:r>
      <w:proofErr w:type="spellEnd"/>
      <w:r w:rsidRPr="69A786C2">
        <w:rPr>
          <w:lang w:val="en-GB"/>
        </w:rPr>
        <w:t xml:space="preserve"> (Python’s “multiprocessing” by </w:t>
      </w:r>
      <w:proofErr w:type="spellStart"/>
      <w:r w:rsidRPr="69A786C2">
        <w:rPr>
          <w:lang w:val="en-GB"/>
        </w:rPr>
        <w:t>PyTorch’s</w:t>
      </w:r>
      <w:proofErr w:type="spellEnd"/>
      <w:r w:rsidRPr="69A786C2">
        <w:rPr>
          <w:lang w:val="en-GB"/>
        </w:rPr>
        <w:t xml:space="preserve"> “distributed”), with the ensuing hardware errors wrapped by </w:t>
      </w:r>
      <w:proofErr w:type="spellStart"/>
      <w:r w:rsidRPr="69A786C2">
        <w:rPr>
          <w:lang w:val="en-GB"/>
        </w:rPr>
        <w:t>Slurm</w:t>
      </w:r>
      <w:proofErr w:type="spellEnd"/>
      <w:r w:rsidRPr="69A786C2">
        <w:rPr>
          <w:lang w:val="en-GB"/>
        </w:rPr>
        <w:t>, which is the standard software stack used to orchestrate large HPC clusters (</w:t>
      </w:r>
      <w:r w:rsidR="1C041CD4" w:rsidRPr="69A786C2">
        <w:rPr>
          <w:lang w:val="en-GB"/>
        </w:rPr>
        <w:t>as the one we use</w:t>
      </w:r>
      <w:r w:rsidRPr="69A786C2">
        <w:rPr>
          <w:lang w:val="en-GB"/>
        </w:rPr>
        <w:t>). Under such memory constraints, we have so far kept the failure rate low by limiting the number of parallel workers and by asking the cluster to be allocated with GPU with high memory ranges.</w:t>
      </w:r>
    </w:p>
    <w:p w14:paraId="51DE7C32" w14:textId="28CD68F5" w:rsidR="1E8FE5D8" w:rsidRDefault="1E8FE5D8" w:rsidP="0353B00F">
      <w:pPr>
        <w:jc w:val="both"/>
        <w:rPr>
          <w:lang w:val="en-GB"/>
        </w:rPr>
      </w:pPr>
    </w:p>
    <w:p w14:paraId="03228746" w14:textId="70E47DB0" w:rsidR="013E2D03" w:rsidRDefault="66A10A97" w:rsidP="0353B00F">
      <w:pPr>
        <w:jc w:val="both"/>
        <w:rPr>
          <w:lang w:val="en-GB"/>
        </w:rPr>
      </w:pPr>
      <w:r w:rsidRPr="1E2C9F42">
        <w:rPr>
          <w:b/>
          <w:bCs/>
          <w:lang w:val="en-GB"/>
        </w:rPr>
        <w:t xml:space="preserve">What we set out to investigate and want to evaluate in the context of the self-supervised learning impact on </w:t>
      </w:r>
      <w:r w:rsidR="747DE4A3" w:rsidRPr="1591A0C1">
        <w:rPr>
          <w:b/>
          <w:bCs/>
          <w:lang w:val="en-GB"/>
        </w:rPr>
        <w:t>EO</w:t>
      </w:r>
      <w:r w:rsidRPr="1E2C9F42">
        <w:rPr>
          <w:b/>
          <w:bCs/>
          <w:lang w:val="en-GB"/>
        </w:rPr>
        <w:t xml:space="preserve"> data is</w:t>
      </w:r>
      <w:r w:rsidRPr="1E2C9F42">
        <w:rPr>
          <w:lang w:val="en-GB"/>
        </w:rPr>
        <w:t xml:space="preserve">: how very deep classifiers (100+ layers) trained from EO input directly compare, in classification performance, to very shallow (1 layer) classifiers trained from pretrained representations of the same EO data. Importantly, the said representations are the features extracted from the model we have learned by self-supervision, a modelling paradigm completely isolated from the downstream classification problem we want to evaluate. This head-to-head comparison will be declined along an axis describing the </w:t>
      </w:r>
      <w:r w:rsidR="48C82FE0" w:rsidRPr="1E2C9F42">
        <w:rPr>
          <w:lang w:val="en-GB"/>
        </w:rPr>
        <w:t>number</w:t>
      </w:r>
      <w:r w:rsidRPr="1E2C9F42">
        <w:rPr>
          <w:lang w:val="en-GB"/>
        </w:rPr>
        <w:t xml:space="preserve"> of labels that will be used by the classifier. Namely, we study log-10 granularities: 1</w:t>
      </w:r>
      <w:r w:rsidR="3A6C2239" w:rsidRPr="1E2C9F42">
        <w:rPr>
          <w:lang w:val="en-GB"/>
        </w:rPr>
        <w:t>0</w:t>
      </w:r>
      <w:r w:rsidRPr="1E2C9F42">
        <w:rPr>
          <w:lang w:val="en-GB"/>
        </w:rPr>
        <w:t xml:space="preserve">%, 1% and </w:t>
      </w:r>
      <w:r w:rsidR="1EC7060D" w:rsidRPr="1E2C9F42">
        <w:rPr>
          <w:lang w:val="en-GB"/>
        </w:rPr>
        <w:t>0.</w:t>
      </w:r>
      <w:r w:rsidRPr="1E2C9F42">
        <w:rPr>
          <w:lang w:val="en-GB"/>
        </w:rPr>
        <w:t>1% of labels being available to the classifier. The tasks are all trained and evaluated on the BEN dataset discussed at length above.</w:t>
      </w:r>
    </w:p>
    <w:p w14:paraId="1F0B0B7E" w14:textId="59EBBEB6" w:rsidR="013E2D03" w:rsidRDefault="1EB313CE" w:rsidP="0353B00F">
      <w:pPr>
        <w:jc w:val="both"/>
      </w:pPr>
      <w:r w:rsidRPr="0353B00F">
        <w:rPr>
          <w:lang w:val="en-GB"/>
        </w:rPr>
        <w:t xml:space="preserve"> </w:t>
      </w:r>
    </w:p>
    <w:p w14:paraId="41153BB2" w14:textId="39FD3B9D" w:rsidR="511DD614" w:rsidRDefault="6414550E" w:rsidP="69A786C2">
      <w:pPr>
        <w:jc w:val="both"/>
        <w:rPr>
          <w:lang w:val="en-GB"/>
        </w:rPr>
      </w:pPr>
      <w:r w:rsidRPr="69A786C2">
        <w:rPr>
          <w:b/>
          <w:bCs/>
          <w:lang w:val="en-GB"/>
        </w:rPr>
        <w:t xml:space="preserve">Experimental results on how </w:t>
      </w:r>
      <w:r w:rsidR="2FE596AE" w:rsidRPr="69A786C2">
        <w:rPr>
          <w:b/>
          <w:bCs/>
          <w:lang w:val="en-GB"/>
        </w:rPr>
        <w:t xml:space="preserve">leveraging </w:t>
      </w:r>
      <w:r w:rsidRPr="69A786C2">
        <w:rPr>
          <w:b/>
          <w:bCs/>
          <w:lang w:val="en-GB"/>
        </w:rPr>
        <w:t xml:space="preserve">SSL </w:t>
      </w:r>
      <w:r w:rsidR="2FE596AE" w:rsidRPr="69A786C2">
        <w:rPr>
          <w:b/>
          <w:bCs/>
          <w:lang w:val="en-GB"/>
        </w:rPr>
        <w:t>compensated for the lack of labels</w:t>
      </w:r>
      <w:r w:rsidR="362D7FF9" w:rsidRPr="69A786C2">
        <w:rPr>
          <w:lang w:val="en-GB"/>
        </w:rPr>
        <w:t>: w</w:t>
      </w:r>
      <w:r w:rsidR="026D46CC" w:rsidRPr="69A786C2">
        <w:rPr>
          <w:lang w:val="en-GB"/>
        </w:rPr>
        <w:t xml:space="preserve">e showcase this result </w:t>
      </w:r>
      <w:r w:rsidR="2FE596AE" w:rsidRPr="69A786C2">
        <w:rPr>
          <w:lang w:val="en-GB"/>
        </w:rPr>
        <w:t xml:space="preserve">via the comparison between </w:t>
      </w:r>
      <w:r w:rsidR="0F3546C7" w:rsidRPr="69A786C2">
        <w:rPr>
          <w:lang w:val="en-GB"/>
        </w:rPr>
        <w:t xml:space="preserve">the training of a full </w:t>
      </w:r>
      <w:r w:rsidR="2D47EE89" w:rsidRPr="69A786C2">
        <w:rPr>
          <w:lang w:val="en-GB"/>
        </w:rPr>
        <w:t>deep</w:t>
      </w:r>
      <w:r w:rsidR="2FE596AE" w:rsidRPr="69A786C2">
        <w:rPr>
          <w:lang w:val="en-GB"/>
        </w:rPr>
        <w:t xml:space="preserve"> classifier and </w:t>
      </w:r>
      <w:r w:rsidR="30B80493" w:rsidRPr="69A786C2">
        <w:rPr>
          <w:lang w:val="en-GB"/>
        </w:rPr>
        <w:t xml:space="preserve">the simple training of a </w:t>
      </w:r>
      <w:r w:rsidR="1E4BE972" w:rsidRPr="69A786C2">
        <w:rPr>
          <w:lang w:val="en-GB"/>
        </w:rPr>
        <w:t xml:space="preserve">single-layer </w:t>
      </w:r>
      <w:r w:rsidR="1635BFA6" w:rsidRPr="6FBB2A3E">
        <w:rPr>
          <w:lang w:val="en-GB"/>
        </w:rPr>
        <w:t>classifi</w:t>
      </w:r>
      <w:r w:rsidR="4F61758C" w:rsidRPr="6FBB2A3E">
        <w:rPr>
          <w:lang w:val="en-GB"/>
        </w:rPr>
        <w:t>cation</w:t>
      </w:r>
      <w:r w:rsidR="2FE596AE" w:rsidRPr="69A786C2">
        <w:rPr>
          <w:lang w:val="en-GB"/>
        </w:rPr>
        <w:t xml:space="preserve"> head on top of a frozen </w:t>
      </w:r>
      <w:proofErr w:type="spellStart"/>
      <w:r w:rsidR="2FE596AE" w:rsidRPr="69A786C2">
        <w:rPr>
          <w:lang w:val="en-GB"/>
        </w:rPr>
        <w:t>SimCLR</w:t>
      </w:r>
      <w:proofErr w:type="spellEnd"/>
      <w:r w:rsidR="55322F37" w:rsidRPr="69A786C2">
        <w:rPr>
          <w:lang w:val="en-GB"/>
        </w:rPr>
        <w:t xml:space="preserve"> trunk. In the latter, only the 1-layer deep head </w:t>
      </w:r>
      <w:r w:rsidR="237BDC73" w:rsidRPr="69A786C2">
        <w:rPr>
          <w:lang w:val="en-GB"/>
        </w:rPr>
        <w:t>(called the “probe” or “linear probe”)</w:t>
      </w:r>
      <w:r w:rsidR="55322F37" w:rsidRPr="69A786C2">
        <w:rPr>
          <w:lang w:val="en-GB"/>
        </w:rPr>
        <w:t xml:space="preserve"> is updated by gradient descent, while the former is a standard classifier</w:t>
      </w:r>
      <w:r w:rsidR="5BAE63FF" w:rsidRPr="69A786C2">
        <w:rPr>
          <w:lang w:val="en-GB"/>
        </w:rPr>
        <w:t>. Th</w:t>
      </w:r>
      <w:r w:rsidR="4A187464" w:rsidRPr="69A786C2">
        <w:rPr>
          <w:lang w:val="en-GB"/>
        </w:rPr>
        <w:t>is</w:t>
      </w:r>
      <w:r w:rsidR="5BAE63FF" w:rsidRPr="69A786C2">
        <w:rPr>
          <w:lang w:val="en-GB"/>
        </w:rPr>
        <w:t xml:space="preserve"> </w:t>
      </w:r>
      <w:r w:rsidR="4E4C7E07" w:rsidRPr="69A786C2">
        <w:rPr>
          <w:lang w:val="en-GB"/>
        </w:rPr>
        <w:t xml:space="preserve">standard deep </w:t>
      </w:r>
      <w:r w:rsidR="5BAE63FF" w:rsidRPr="69A786C2">
        <w:rPr>
          <w:lang w:val="en-GB"/>
        </w:rPr>
        <w:t xml:space="preserve">classifier has the same number of parameters as the </w:t>
      </w:r>
      <w:proofErr w:type="spellStart"/>
      <w:r w:rsidR="0A04E660" w:rsidRPr="69A786C2">
        <w:rPr>
          <w:lang w:val="en-GB"/>
        </w:rPr>
        <w:t>SimCLR</w:t>
      </w:r>
      <w:proofErr w:type="spellEnd"/>
      <w:r w:rsidR="0A04E660" w:rsidRPr="69A786C2">
        <w:rPr>
          <w:lang w:val="en-GB"/>
        </w:rPr>
        <w:t xml:space="preserve"> trunk combined with the probe</w:t>
      </w:r>
      <w:r w:rsidR="6178FAF9" w:rsidRPr="69A786C2">
        <w:rPr>
          <w:lang w:val="en-GB"/>
        </w:rPr>
        <w:t xml:space="preserve"> (for having consistent comparisons)</w:t>
      </w:r>
      <w:r w:rsidR="0A04E660" w:rsidRPr="69A786C2">
        <w:rPr>
          <w:lang w:val="en-GB"/>
        </w:rPr>
        <w:t xml:space="preserve">, but the classifier can use the gradients to update </w:t>
      </w:r>
      <w:r w:rsidR="205F2B65" w:rsidRPr="6FBB2A3E">
        <w:rPr>
          <w:lang w:val="en-GB"/>
        </w:rPr>
        <w:t xml:space="preserve">the </w:t>
      </w:r>
      <w:r w:rsidR="334F87FC" w:rsidRPr="6FBB2A3E">
        <w:rPr>
          <w:lang w:val="en-GB"/>
        </w:rPr>
        <w:t>weights</w:t>
      </w:r>
      <w:r w:rsidR="583C5F08" w:rsidRPr="6FBB2A3E">
        <w:rPr>
          <w:lang w:val="en-GB"/>
        </w:rPr>
        <w:t xml:space="preserve"> of </w:t>
      </w:r>
      <w:r w:rsidR="0A04E660" w:rsidRPr="69A786C2">
        <w:rPr>
          <w:lang w:val="en-GB"/>
        </w:rPr>
        <w:t>a</w:t>
      </w:r>
      <w:r w:rsidR="2B1CD1FB" w:rsidRPr="69A786C2" w:rsidDel="0F60A539">
        <w:rPr>
          <w:lang w:val="en-GB"/>
        </w:rPr>
        <w:t xml:space="preserve">ll its </w:t>
      </w:r>
      <w:r w:rsidR="583C5F08" w:rsidRPr="6FBB2A3E">
        <w:rPr>
          <w:lang w:val="en-GB"/>
        </w:rPr>
        <w:t>layers</w:t>
      </w:r>
      <w:r w:rsidR="334F87FC" w:rsidRPr="6FBB2A3E">
        <w:rPr>
          <w:lang w:val="en-GB"/>
        </w:rPr>
        <w:t>.</w:t>
      </w:r>
      <w:r w:rsidR="0A04E660" w:rsidRPr="69A786C2">
        <w:rPr>
          <w:lang w:val="en-GB"/>
        </w:rPr>
        <w:t xml:space="preserve"> Compared to the </w:t>
      </w:r>
      <w:r w:rsidR="21374DC6" w:rsidRPr="69A786C2">
        <w:rPr>
          <w:lang w:val="en-GB"/>
        </w:rPr>
        <w:t xml:space="preserve">SSL-based method which only update </w:t>
      </w:r>
      <w:r w:rsidR="21374DC6" w:rsidRPr="69A786C2">
        <w:rPr>
          <w:lang w:val="en-GB"/>
        </w:rPr>
        <w:lastRenderedPageBreak/>
        <w:t>one layer, the probe, the classifier updates its entire 101-layer deep architecture. This represents a significant</w:t>
      </w:r>
      <w:r w:rsidR="2B1CD1FB" w:rsidRPr="69A786C2" w:rsidDel="7080F17B">
        <w:rPr>
          <w:lang w:val="en-GB"/>
        </w:rPr>
        <w:t xml:space="preserve"> </w:t>
      </w:r>
      <w:r w:rsidR="48FF79DB" w:rsidRPr="69A786C2">
        <w:rPr>
          <w:lang w:val="en-GB"/>
        </w:rPr>
        <w:t xml:space="preserve">difference </w:t>
      </w:r>
      <w:r w:rsidR="21374DC6" w:rsidRPr="69A786C2">
        <w:rPr>
          <w:lang w:val="en-GB"/>
        </w:rPr>
        <w:t>in compute</w:t>
      </w:r>
      <w:r w:rsidR="292B600C" w:rsidRPr="69A786C2">
        <w:rPr>
          <w:lang w:val="en-GB"/>
        </w:rPr>
        <w:t xml:space="preserve">, which already gives the SSL-based method </w:t>
      </w:r>
      <w:r w:rsidR="51C4A97A" w:rsidRPr="69A786C2">
        <w:rPr>
          <w:lang w:val="en-GB"/>
        </w:rPr>
        <w:t xml:space="preserve">that </w:t>
      </w:r>
      <w:r w:rsidR="292B600C" w:rsidRPr="69A786C2">
        <w:rPr>
          <w:lang w:val="en-GB"/>
        </w:rPr>
        <w:t>we present a meaningful practical advantage. Indeed, relying on less compute means it can be trained faster</w:t>
      </w:r>
      <w:r w:rsidR="33C278A1" w:rsidRPr="69A786C2">
        <w:rPr>
          <w:lang w:val="en-GB"/>
        </w:rPr>
        <w:t xml:space="preserve">, </w:t>
      </w:r>
      <w:bookmarkStart w:id="72" w:name="_Int_5Jv2YAza"/>
      <w:proofErr w:type="gramStart"/>
      <w:r w:rsidR="33C278A1" w:rsidRPr="69A786C2">
        <w:rPr>
          <w:lang w:val="en-GB"/>
        </w:rPr>
        <w:t>a valuable asset</w:t>
      </w:r>
      <w:bookmarkEnd w:id="72"/>
      <w:proofErr w:type="gramEnd"/>
      <w:r w:rsidR="33C278A1" w:rsidRPr="69A786C2">
        <w:rPr>
          <w:lang w:val="en-GB"/>
        </w:rPr>
        <w:t xml:space="preserve"> for any practitioner. In the experiments presented here, we run the experiments for 10 epochs</w:t>
      </w:r>
      <w:r w:rsidR="060B86D0" w:rsidRPr="69A786C2">
        <w:rPr>
          <w:lang w:val="en-GB"/>
        </w:rPr>
        <w:t xml:space="preserve"> (one epoch is spent when the learning agent has gone through the entire training set available to it once). </w:t>
      </w:r>
      <w:r w:rsidR="468E319E" w:rsidRPr="69A786C2">
        <w:rPr>
          <w:lang w:val="en-GB"/>
        </w:rPr>
        <w:t xml:space="preserve">We conduct experiments in three </w:t>
      </w:r>
      <w:r w:rsidR="083CA667" w:rsidRPr="69A786C2">
        <w:rPr>
          <w:lang w:val="en-GB"/>
        </w:rPr>
        <w:t xml:space="preserve">regimes of </w:t>
      </w:r>
      <w:r w:rsidR="2A2D0CA5" w:rsidRPr="69A786C2">
        <w:rPr>
          <w:lang w:val="en-GB"/>
        </w:rPr>
        <w:t>labelled</w:t>
      </w:r>
      <w:r w:rsidR="54AD7BFB" w:rsidRPr="69A786C2">
        <w:rPr>
          <w:lang w:val="en-GB"/>
        </w:rPr>
        <w:t xml:space="preserve"> data</w:t>
      </w:r>
      <w:r w:rsidR="083CA667" w:rsidRPr="69A786C2">
        <w:rPr>
          <w:lang w:val="en-GB"/>
        </w:rPr>
        <w:t xml:space="preserve"> availability, with the Sentinel-2 EO inputs from B</w:t>
      </w:r>
      <w:r w:rsidR="73126A44" w:rsidRPr="69A786C2">
        <w:rPr>
          <w:lang w:val="en-GB"/>
        </w:rPr>
        <w:t>EN</w:t>
      </w:r>
      <w:r w:rsidR="7602C9A8" w:rsidRPr="69A786C2">
        <w:rPr>
          <w:lang w:val="en-GB"/>
        </w:rPr>
        <w:t xml:space="preserve">: </w:t>
      </w:r>
      <w:r w:rsidR="326C4ABD" w:rsidRPr="69A786C2">
        <w:rPr>
          <w:lang w:val="en-GB"/>
        </w:rPr>
        <w:t>0.1%</w:t>
      </w:r>
      <w:r w:rsidR="142DB5B6" w:rsidRPr="69A786C2">
        <w:rPr>
          <w:lang w:val="en-GB"/>
        </w:rPr>
        <w:t>, 1%, and 10%</w:t>
      </w:r>
      <w:r w:rsidR="7602C9A8" w:rsidRPr="69A786C2">
        <w:rPr>
          <w:lang w:val="en-GB"/>
        </w:rPr>
        <w:t xml:space="preserve"> of </w:t>
      </w:r>
      <w:r w:rsidR="3A129C1F" w:rsidRPr="69A786C2">
        <w:rPr>
          <w:lang w:val="en-GB"/>
        </w:rPr>
        <w:t>labelled</w:t>
      </w:r>
      <w:r w:rsidR="219EE690" w:rsidRPr="69A786C2">
        <w:rPr>
          <w:lang w:val="en-GB"/>
        </w:rPr>
        <w:t xml:space="preserve"> data</w:t>
      </w:r>
      <w:r w:rsidR="7602C9A8" w:rsidRPr="69A786C2">
        <w:rPr>
          <w:lang w:val="en-GB"/>
        </w:rPr>
        <w:t xml:space="preserve"> being provided</w:t>
      </w:r>
      <w:r w:rsidR="3BF9E601" w:rsidRPr="69A786C2">
        <w:rPr>
          <w:lang w:val="en-GB"/>
        </w:rPr>
        <w:t xml:space="preserve"> for </w:t>
      </w:r>
      <w:r w:rsidR="5F0E94C3" w:rsidRPr="69A786C2">
        <w:rPr>
          <w:lang w:val="en-GB"/>
        </w:rPr>
        <w:t>training</w:t>
      </w:r>
      <w:bookmarkStart w:id="73" w:name="OLE_LINK2"/>
      <w:bookmarkStart w:id="74" w:name="OLE_LINK3"/>
      <w:r w:rsidR="4D27F783">
        <w:rPr>
          <w:lang w:val="en-GB"/>
        </w:rPr>
        <w:t xml:space="preserve"> (cf</w:t>
      </w:r>
      <w:r w:rsidR="17DD5B8A">
        <w:rPr>
          <w:lang w:val="en-GB"/>
        </w:rPr>
        <w:t xml:space="preserve">. </w:t>
      </w:r>
      <w:r w:rsidR="00E12F52">
        <w:rPr>
          <w:lang w:val="en-GB"/>
        </w:rPr>
        <w:fldChar w:fldCharType="begin"/>
      </w:r>
      <w:r w:rsidR="00E12F52">
        <w:rPr>
          <w:lang w:val="en-GB"/>
        </w:rPr>
        <w:instrText xml:space="preserve"> REF _Ref144303664 \h </w:instrText>
      </w:r>
      <w:r w:rsidR="00E12F52">
        <w:rPr>
          <w:lang w:val="en-GB"/>
        </w:rPr>
      </w:r>
      <w:r w:rsidR="00E12F52">
        <w:rPr>
          <w:lang w:val="en-GB"/>
        </w:rPr>
        <w:fldChar w:fldCharType="separate"/>
      </w:r>
      <w:r w:rsidR="005724D7">
        <w:t xml:space="preserve">Figure </w:t>
      </w:r>
      <w:r w:rsidR="005724D7">
        <w:rPr>
          <w:noProof/>
        </w:rPr>
        <w:t>4</w:t>
      </w:r>
      <w:r w:rsidR="00E12F52">
        <w:rPr>
          <w:lang w:val="en-GB"/>
        </w:rPr>
        <w:fldChar w:fldCharType="end"/>
      </w:r>
      <w:r w:rsidR="4D27F783">
        <w:rPr>
          <w:lang w:val="en-GB"/>
        </w:rPr>
        <w:t>)</w:t>
      </w:r>
      <w:r w:rsidR="4A36EADB">
        <w:rPr>
          <w:lang w:val="en-GB"/>
        </w:rPr>
        <w:t>. Another view of the results is depicted in</w:t>
      </w:r>
      <w:bookmarkEnd w:id="73"/>
      <w:bookmarkEnd w:id="74"/>
      <w:r w:rsidR="4D27F783" w:rsidRPr="69A786C2">
        <w:rPr>
          <w:lang w:val="en-GB"/>
        </w:rPr>
        <w:t xml:space="preserve"> </w:t>
      </w:r>
      <w:r w:rsidR="00E12F52">
        <w:rPr>
          <w:lang w:val="en-GB"/>
        </w:rPr>
        <w:fldChar w:fldCharType="begin"/>
      </w:r>
      <w:r w:rsidR="00E12F52">
        <w:rPr>
          <w:lang w:val="en-GB"/>
        </w:rPr>
        <w:instrText xml:space="preserve"> REF _Ref144303709 \h </w:instrText>
      </w:r>
      <w:r w:rsidR="00E12F52">
        <w:rPr>
          <w:lang w:val="en-GB"/>
        </w:rPr>
      </w:r>
      <w:r w:rsidR="00E12F52">
        <w:rPr>
          <w:lang w:val="en-GB"/>
        </w:rPr>
        <w:fldChar w:fldCharType="separate"/>
      </w:r>
      <w:r w:rsidR="005724D7">
        <w:t xml:space="preserve">Figure </w:t>
      </w:r>
      <w:r w:rsidR="005724D7">
        <w:rPr>
          <w:noProof/>
        </w:rPr>
        <w:t>5</w:t>
      </w:r>
      <w:r w:rsidR="00E12F52">
        <w:rPr>
          <w:lang w:val="en-GB"/>
        </w:rPr>
        <w:fldChar w:fldCharType="end"/>
      </w:r>
      <w:r w:rsidR="7602C9A8" w:rsidRPr="69A786C2">
        <w:rPr>
          <w:lang w:val="en-GB"/>
        </w:rPr>
        <w:t>,</w:t>
      </w:r>
      <w:r w:rsidR="1CCD7FF3" w:rsidRPr="69A786C2">
        <w:rPr>
          <w:lang w:val="en-GB"/>
        </w:rPr>
        <w:t xml:space="preserve"> which puts more emphasis on the impact of percentage of label availability on comparative performance</w:t>
      </w:r>
      <w:r w:rsidR="7602C9A8" w:rsidRPr="69A786C2">
        <w:rPr>
          <w:lang w:val="en-GB"/>
        </w:rPr>
        <w:t xml:space="preserve">. </w:t>
      </w:r>
      <w:r w:rsidR="277E9CE5" w:rsidRPr="69A786C2">
        <w:rPr>
          <w:lang w:val="en-GB"/>
        </w:rPr>
        <w:t>In terms of number of labelled samples, these percentages correspond to supervised learning training sets of sizes 270, 2700, and 2</w:t>
      </w:r>
      <w:r w:rsidR="1785BCB8" w:rsidRPr="69A786C2">
        <w:rPr>
          <w:lang w:val="en-GB"/>
        </w:rPr>
        <w:t>7</w:t>
      </w:r>
      <w:r w:rsidR="65B0EBA9" w:rsidRPr="69A786C2">
        <w:rPr>
          <w:lang w:val="en-GB"/>
        </w:rPr>
        <w:t>00</w:t>
      </w:r>
      <w:r w:rsidR="1785BCB8" w:rsidRPr="69A786C2">
        <w:rPr>
          <w:lang w:val="en-GB"/>
        </w:rPr>
        <w:t>0 images respectively.</w:t>
      </w:r>
      <w:r w:rsidR="6C8F3AFE" w:rsidRPr="69A786C2">
        <w:rPr>
          <w:lang w:val="en-GB"/>
        </w:rPr>
        <w:t xml:space="preserve"> </w:t>
      </w:r>
      <w:r w:rsidR="1DE6F4E9" w:rsidRPr="69A786C2">
        <w:rPr>
          <w:lang w:val="en-GB"/>
        </w:rPr>
        <w:t xml:space="preserve">There is a direct analogy to this setting and the </w:t>
      </w:r>
      <w:r w:rsidR="19D8A344" w:rsidRPr="69A786C2">
        <w:rPr>
          <w:lang w:val="en-GB"/>
        </w:rPr>
        <w:t>business</w:t>
      </w:r>
      <w:r w:rsidR="1DE6F4E9" w:rsidRPr="69A786C2">
        <w:rPr>
          <w:lang w:val="en-GB"/>
        </w:rPr>
        <w:t xml:space="preserve"> scenario that we sailed to ad</w:t>
      </w:r>
      <w:r w:rsidR="01DEC699" w:rsidRPr="69A786C2">
        <w:rPr>
          <w:lang w:val="en-GB"/>
        </w:rPr>
        <w:t>d</w:t>
      </w:r>
      <w:r w:rsidR="1DE6F4E9" w:rsidRPr="69A786C2">
        <w:rPr>
          <w:lang w:val="en-GB"/>
        </w:rPr>
        <w:t>ress since the proposal stage of EO4EU, in which we planned to learn “</w:t>
      </w:r>
      <w:r w:rsidR="1DE6F4E9" w:rsidRPr="2B8C5F46">
        <w:rPr>
          <w:i/>
          <w:iCs/>
          <w:lang w:val="en-GB"/>
        </w:rPr>
        <w:t xml:space="preserve">robust representation[s] that will facilitate downstream tasks minimizing their </w:t>
      </w:r>
      <w:r w:rsidR="6F0D8FD4" w:rsidRPr="2B8C5F46">
        <w:rPr>
          <w:i/>
          <w:iCs/>
          <w:lang w:val="en-GB"/>
        </w:rPr>
        <w:t>labelled</w:t>
      </w:r>
      <w:r w:rsidR="1DE6F4E9" w:rsidRPr="2B8C5F46">
        <w:rPr>
          <w:i/>
          <w:iCs/>
          <w:lang w:val="en-GB"/>
        </w:rPr>
        <w:t xml:space="preserve"> data budget requirement</w:t>
      </w:r>
      <w:r w:rsidR="1DE6F4E9" w:rsidRPr="69A786C2">
        <w:rPr>
          <w:lang w:val="en-GB"/>
        </w:rPr>
        <w:t xml:space="preserve">.” The </w:t>
      </w:r>
      <w:r w:rsidR="7990630E" w:rsidRPr="69A786C2">
        <w:rPr>
          <w:lang w:val="en-GB"/>
        </w:rPr>
        <w:t>motivation</w:t>
      </w:r>
      <w:r w:rsidR="1DE6F4E9" w:rsidRPr="69A786C2">
        <w:rPr>
          <w:lang w:val="en-GB"/>
        </w:rPr>
        <w:t xml:space="preserve"> was described: “</w:t>
      </w:r>
      <w:r w:rsidR="1DE6F4E9" w:rsidRPr="2B8C5F46">
        <w:rPr>
          <w:i/>
          <w:iCs/>
          <w:lang w:val="en-GB"/>
        </w:rPr>
        <w:t>The availability of such representations will relieve to a significant extent the users of the platform that want to develop their specific services from the costly annotation process.</w:t>
      </w:r>
      <w:r w:rsidR="1DE6F4E9" w:rsidRPr="69A786C2">
        <w:rPr>
          <w:lang w:val="en-GB"/>
        </w:rPr>
        <w:t xml:space="preserve">” In the </w:t>
      </w:r>
      <w:proofErr w:type="gramStart"/>
      <w:r w:rsidR="1DE6F4E9" w:rsidRPr="69A786C2">
        <w:rPr>
          <w:lang w:val="en-GB"/>
        </w:rPr>
        <w:t>particular case</w:t>
      </w:r>
      <w:proofErr w:type="gramEnd"/>
      <w:r w:rsidR="1DE6F4E9" w:rsidRPr="69A786C2">
        <w:rPr>
          <w:lang w:val="en-GB"/>
        </w:rPr>
        <w:t xml:space="preserve"> of BEN-like scenario, we could bring</w:t>
      </w:r>
      <w:r w:rsidR="64E49E1C" w:rsidRPr="69A786C2">
        <w:rPr>
          <w:lang w:val="en-GB"/>
        </w:rPr>
        <w:t xml:space="preserve"> </w:t>
      </w:r>
      <w:r w:rsidR="1DE6F4E9" w:rsidRPr="69A786C2">
        <w:rPr>
          <w:lang w:val="en-GB"/>
        </w:rPr>
        <w:t>this line of though towards more spe</w:t>
      </w:r>
      <w:r w:rsidR="0D6AF61F" w:rsidRPr="69A786C2">
        <w:rPr>
          <w:lang w:val="en-GB"/>
        </w:rPr>
        <w:t>c</w:t>
      </w:r>
      <w:r w:rsidR="1DE6F4E9" w:rsidRPr="69A786C2">
        <w:rPr>
          <w:lang w:val="en-GB"/>
        </w:rPr>
        <w:t>ific questions:</w:t>
      </w:r>
      <w:r w:rsidR="1DE6F4E9" w:rsidRPr="2B8C5F46">
        <w:rPr>
          <w:i/>
          <w:iCs/>
          <w:lang w:val="en-GB"/>
        </w:rPr>
        <w:t xml:space="preserve"> instead of requiring the user to label 270000 data points, what could be the achievable performance if they only </w:t>
      </w:r>
      <w:r w:rsidR="66C175BC" w:rsidRPr="2B8C5F46">
        <w:rPr>
          <w:i/>
          <w:iCs/>
          <w:lang w:val="en-GB"/>
        </w:rPr>
        <w:t>annotated</w:t>
      </w:r>
      <w:r w:rsidR="1DE6F4E9" w:rsidRPr="2B8C5F46">
        <w:rPr>
          <w:i/>
          <w:iCs/>
          <w:lang w:val="en-GB"/>
        </w:rPr>
        <w:t xml:space="preserve"> 270 or 27000 data points? Under these constrained budgets of available volumes of labelled data, what can the conventional a</w:t>
      </w:r>
      <w:r w:rsidR="39E26403" w:rsidRPr="2B8C5F46">
        <w:rPr>
          <w:i/>
          <w:iCs/>
          <w:lang w:val="en-GB"/>
        </w:rPr>
        <w:t>p</w:t>
      </w:r>
      <w:r w:rsidR="1DE6F4E9" w:rsidRPr="2B8C5F46">
        <w:rPr>
          <w:i/>
          <w:iCs/>
          <w:lang w:val="en-GB"/>
        </w:rPr>
        <w:t>proach of a deep clas</w:t>
      </w:r>
      <w:r w:rsidR="7BC42C13" w:rsidRPr="2B8C5F46">
        <w:rPr>
          <w:i/>
          <w:iCs/>
          <w:lang w:val="en-GB"/>
        </w:rPr>
        <w:t>s</w:t>
      </w:r>
      <w:r w:rsidR="1DE6F4E9" w:rsidRPr="2B8C5F46">
        <w:rPr>
          <w:i/>
          <w:iCs/>
          <w:lang w:val="en-GB"/>
        </w:rPr>
        <w:t>ifier achieve, and how can</w:t>
      </w:r>
      <w:r w:rsidR="42DD0748" w:rsidRPr="2B8C5F46">
        <w:rPr>
          <w:i/>
          <w:iCs/>
          <w:lang w:val="en-GB"/>
        </w:rPr>
        <w:t xml:space="preserve"> SSL</w:t>
      </w:r>
      <w:r w:rsidR="1DE6F4E9" w:rsidRPr="2B8C5F46">
        <w:rPr>
          <w:i/>
          <w:iCs/>
          <w:lang w:val="en-GB"/>
        </w:rPr>
        <w:t xml:space="preserve"> help</w:t>
      </w:r>
      <w:r w:rsidR="1DE6F4E9" w:rsidRPr="69A786C2">
        <w:rPr>
          <w:lang w:val="en-GB"/>
        </w:rPr>
        <w:t>?</w:t>
      </w:r>
    </w:p>
    <w:p w14:paraId="63EA227A" w14:textId="6EEB7802" w:rsidR="511DD614" w:rsidRDefault="511DD614" w:rsidP="69A786C2">
      <w:pPr>
        <w:jc w:val="both"/>
        <w:rPr>
          <w:lang w:val="en-GB"/>
        </w:rPr>
      </w:pPr>
    </w:p>
    <w:p w14:paraId="66A6B824" w14:textId="3DEB7FF9" w:rsidR="3893FF21" w:rsidRPr="00E61A5D" w:rsidRDefault="3E146184" w:rsidP="00E61A5D">
      <w:pPr>
        <w:spacing w:line="259" w:lineRule="auto"/>
        <w:jc w:val="both"/>
        <w:rPr>
          <w:rFonts w:eastAsia="Calibri" w:cs="Calibri"/>
          <w:color w:val="000000" w:themeColor="text1"/>
          <w:lang w:val="en-GB"/>
        </w:rPr>
      </w:pPr>
      <w:r w:rsidRPr="1E2C9F42">
        <w:rPr>
          <w:rFonts w:eastAsia="Calibri" w:cs="Calibri"/>
          <w:color w:val="000000" w:themeColor="text1"/>
          <w:lang w:val="en-GB"/>
        </w:rPr>
        <w:t>In the figures laid out below, every subplot corresponds to a different classification metric. We remind the reader that the reason why classification metrics are employed here has nothing to do with the self-supervised aspect of the work per se, and everything to do with the downstream task defined to evaluate the representations learned via self-supervision. In our case, tackling Sentinel-2 data, the BEN benchmark allows us to define a classification task as the downstream task that we use to evaluate the results. The metrics outlined on each figure are, ordered from left to right, top to bottom: recall, subset accuracy, balanced accuracy, precision, accuracy, F2-score, and finally F1-score. On every subplot/histogram, the top bar is the linear probe taking the SSL representation at input, while the bottom row is the deep classifier learned from scratch the inputs.</w:t>
      </w:r>
      <w:r w:rsidR="5A472967" w:rsidRPr="1E2C9F42">
        <w:rPr>
          <w:rFonts w:eastAsia="Calibri" w:cs="Calibri"/>
          <w:color w:val="000000" w:themeColor="text1"/>
          <w:lang w:val="en-GB"/>
        </w:rPr>
        <w:t xml:space="preserve"> The subset accuracy is specific to the setting of multilabel classification, which is the scenario we tackle here </w:t>
      </w:r>
      <w:r w:rsidR="0F563F1C" w:rsidRPr="1E2C9F42">
        <w:rPr>
          <w:rFonts w:eastAsia="Calibri" w:cs="Calibri"/>
          <w:color w:val="000000" w:themeColor="text1"/>
          <w:lang w:val="en-GB"/>
        </w:rPr>
        <w:t xml:space="preserve">as a downstream task to evaluate the meaningfulness of the learned self-supervised representation. </w:t>
      </w:r>
      <w:r w:rsidR="74407ADE" w:rsidRPr="1E2C9F42">
        <w:rPr>
          <w:rFonts w:eastAsia="Calibri" w:cs="Calibri"/>
          <w:color w:val="000000" w:themeColor="text1"/>
          <w:lang w:val="en-GB"/>
        </w:rPr>
        <w:t>In contrast with the accuracy, which considers the downstream task’s model’s prediction</w:t>
      </w:r>
      <w:r w:rsidR="06D63681" w:rsidRPr="1E2C9F42">
        <w:rPr>
          <w:rFonts w:eastAsia="Calibri" w:cs="Calibri"/>
          <w:color w:val="000000" w:themeColor="text1"/>
          <w:lang w:val="en-GB"/>
        </w:rPr>
        <w:t xml:space="preserve">s’ accuracy for each label distinctly, as if they were </w:t>
      </w:r>
      <w:r w:rsidR="27A3F59A" w:rsidRPr="1E2C9F42">
        <w:rPr>
          <w:rFonts w:eastAsia="Calibri" w:cs="Calibri"/>
          <w:color w:val="000000" w:themeColor="text1"/>
          <w:lang w:val="en-GB"/>
        </w:rPr>
        <w:t>separate binary classification tasks, the subset accuracy returns a success if and only if all the labels of the multilabel setting were correctly predicted for a given instance.</w:t>
      </w:r>
      <w:r w:rsidR="1827F721" w:rsidRPr="1E2C9F42">
        <w:rPr>
          <w:rFonts w:eastAsia="Calibri" w:cs="Calibri"/>
          <w:color w:val="000000" w:themeColor="text1"/>
          <w:lang w:val="en-GB"/>
        </w:rPr>
        <w:t xml:space="preserve"> As such, if the model is correct in its predictions for all but one label, </w:t>
      </w:r>
      <w:r w:rsidR="6F135A64" w:rsidRPr="1E2C9F42">
        <w:rPr>
          <w:rFonts w:eastAsia="Calibri" w:cs="Calibri"/>
          <w:color w:val="000000" w:themeColor="text1"/>
          <w:lang w:val="en-GB"/>
        </w:rPr>
        <w:t xml:space="preserve">the prediction will be counted as correct for </w:t>
      </w:r>
      <w:bookmarkStart w:id="75" w:name="_Int_fGd3kb0A"/>
      <w:proofErr w:type="gramStart"/>
      <w:r w:rsidR="6F135A64" w:rsidRPr="1E2C9F42">
        <w:rPr>
          <w:rFonts w:eastAsia="Calibri" w:cs="Calibri"/>
          <w:color w:val="000000" w:themeColor="text1"/>
          <w:lang w:val="en-GB"/>
        </w:rPr>
        <w:t>all</w:t>
      </w:r>
      <w:bookmarkEnd w:id="75"/>
      <w:proofErr w:type="gramEnd"/>
      <w:r w:rsidR="6F135A64" w:rsidRPr="1E2C9F42">
        <w:rPr>
          <w:rFonts w:eastAsia="Calibri" w:cs="Calibri"/>
          <w:color w:val="000000" w:themeColor="text1"/>
          <w:lang w:val="en-GB"/>
        </w:rPr>
        <w:t xml:space="preserve"> but one labels befo</w:t>
      </w:r>
      <w:r w:rsidR="6D38FA86" w:rsidRPr="1E2C9F42">
        <w:rPr>
          <w:rFonts w:eastAsia="Calibri" w:cs="Calibri"/>
          <w:color w:val="000000" w:themeColor="text1"/>
          <w:lang w:val="en-GB"/>
        </w:rPr>
        <w:t xml:space="preserve">re being aggregated across labels. If the number of labels is high, such an accuracy would then be very close to the accuracy of a model that prediction all labels correctly. This is </w:t>
      </w:r>
      <w:r w:rsidR="0A10B432" w:rsidRPr="1E2C9F42">
        <w:rPr>
          <w:rFonts w:eastAsia="Calibri" w:cs="Calibri"/>
          <w:color w:val="000000" w:themeColor="text1"/>
          <w:lang w:val="en-GB"/>
        </w:rPr>
        <w:t>however not the case for the subset accuracy, which would count a prediction as incorrect if the predictions were</w:t>
      </w:r>
      <w:r w:rsidR="6E09B1D1" w:rsidRPr="1E2C9F42">
        <w:rPr>
          <w:rFonts w:eastAsia="Calibri" w:cs="Calibri"/>
          <w:color w:val="000000" w:themeColor="text1"/>
          <w:lang w:val="en-GB"/>
        </w:rPr>
        <w:t xml:space="preserve"> not correct for all labels. In scenarios where some labels are particularly difficult to predict accurately, e.g., when </w:t>
      </w:r>
      <w:r w:rsidR="503EA7CC" w:rsidRPr="1E2C9F42">
        <w:rPr>
          <w:rFonts w:eastAsia="Calibri" w:cs="Calibri"/>
          <w:color w:val="000000" w:themeColor="text1"/>
          <w:lang w:val="en-GB"/>
        </w:rPr>
        <w:t>the labelled data is not well balanced, the subset is therefore particularly unforgiving compared to the accuracy</w:t>
      </w:r>
      <w:r w:rsidR="70C2EE61" w:rsidRPr="1E2C9F42">
        <w:rPr>
          <w:rFonts w:eastAsia="Calibri" w:cs="Calibri"/>
          <w:color w:val="000000" w:themeColor="text1"/>
          <w:lang w:val="en-GB"/>
        </w:rPr>
        <w:t xml:space="preserve"> that considers each label as a separate prediction problem and aggregates the per-label correctness metrics afterwards.</w:t>
      </w:r>
      <w:r w:rsidR="2F220E30" w:rsidRPr="1E2C9F42">
        <w:rPr>
          <w:rFonts w:eastAsia="Calibri" w:cs="Calibri"/>
          <w:color w:val="000000" w:themeColor="text1"/>
          <w:lang w:val="en-GB"/>
        </w:rPr>
        <w:t xml:space="preserve"> Metrics that consider the content of the confusion matrix associated with the down</w:t>
      </w:r>
      <w:r w:rsidR="02AB64FD" w:rsidRPr="1E2C9F42">
        <w:rPr>
          <w:rFonts w:eastAsia="Calibri" w:cs="Calibri"/>
          <w:color w:val="000000" w:themeColor="text1"/>
          <w:lang w:val="en-GB"/>
        </w:rPr>
        <w:t xml:space="preserve">stream task’s prediction are a particularly good indicator of those predictions’ quality in </w:t>
      </w:r>
      <w:r w:rsidR="332C430F" w:rsidRPr="1E2C9F42">
        <w:rPr>
          <w:rFonts w:eastAsia="Calibri" w:cs="Calibri"/>
          <w:color w:val="000000" w:themeColor="text1"/>
          <w:lang w:val="en-GB"/>
        </w:rPr>
        <w:t xml:space="preserve">the considered multifaceted multilabel prediction downstream task. These are metrics </w:t>
      </w:r>
      <w:r w:rsidR="4484D9C1" w:rsidRPr="1E2C9F42">
        <w:rPr>
          <w:rFonts w:eastAsia="Calibri" w:cs="Calibri"/>
          <w:color w:val="000000" w:themeColor="text1"/>
          <w:lang w:val="en-GB"/>
        </w:rPr>
        <w:t>whose analytical form involve rates such as true positive, true negative, false positive</w:t>
      </w:r>
      <w:r w:rsidR="59E5457A" w:rsidRPr="1E2C9F42">
        <w:rPr>
          <w:rFonts w:eastAsia="Calibri" w:cs="Calibri"/>
          <w:color w:val="000000" w:themeColor="text1"/>
          <w:lang w:val="en-GB"/>
        </w:rPr>
        <w:t xml:space="preserve">, and false negative rates. </w:t>
      </w:r>
      <w:r w:rsidR="3A94166E" w:rsidRPr="1E2C9F42">
        <w:rPr>
          <w:rFonts w:eastAsia="Calibri" w:cs="Calibri"/>
          <w:color w:val="000000" w:themeColor="text1"/>
          <w:lang w:val="en-GB"/>
        </w:rPr>
        <w:t xml:space="preserve">For all the metrics of that type that we consider, the metrics are calculated per label, and aggregated across labels. </w:t>
      </w:r>
      <w:r w:rsidR="59E5457A" w:rsidRPr="1E2C9F42">
        <w:rPr>
          <w:rFonts w:eastAsia="Calibri" w:cs="Calibri"/>
          <w:color w:val="000000" w:themeColor="text1"/>
          <w:lang w:val="en-GB"/>
        </w:rPr>
        <w:t xml:space="preserve">Precision and recall (also called sensitivity or </w:t>
      </w:r>
      <w:r w:rsidR="7F0B0FE8" w:rsidRPr="1E2C9F42">
        <w:rPr>
          <w:rFonts w:eastAsia="Calibri" w:cs="Calibri"/>
          <w:color w:val="000000" w:themeColor="text1"/>
          <w:lang w:val="en-GB"/>
        </w:rPr>
        <w:t>true positive rate) are a good indicator of the performance for the considered task</w:t>
      </w:r>
      <w:r w:rsidR="3BCC9AD2" w:rsidRPr="1E2C9F42">
        <w:rPr>
          <w:rFonts w:eastAsia="Calibri" w:cs="Calibri"/>
          <w:color w:val="000000" w:themeColor="text1"/>
          <w:lang w:val="en-GB"/>
        </w:rPr>
        <w:t xml:space="preserve">. The F1-score is the </w:t>
      </w:r>
      <w:r w:rsidR="3BCC9AD2" w:rsidRPr="1E2C9F42">
        <w:rPr>
          <w:rFonts w:eastAsia="Calibri" w:cs="Calibri"/>
          <w:color w:val="000000" w:themeColor="text1"/>
          <w:lang w:val="en-GB"/>
        </w:rPr>
        <w:lastRenderedPageBreak/>
        <w:t xml:space="preserve">harmonic mean of the precision and recall, and as such give an aggregated metric of the two indicators. </w:t>
      </w:r>
      <w:r w:rsidR="57C1425C" w:rsidRPr="1E2C9F42">
        <w:rPr>
          <w:rFonts w:eastAsia="Calibri" w:cs="Calibri"/>
          <w:color w:val="000000" w:themeColor="text1"/>
          <w:lang w:val="en-GB"/>
        </w:rPr>
        <w:t>The reported F1</w:t>
      </w:r>
      <w:r w:rsidR="4554A479" w:rsidRPr="1E2C9F42">
        <w:rPr>
          <w:rFonts w:eastAsia="Calibri" w:cs="Calibri"/>
          <w:color w:val="000000" w:themeColor="text1"/>
          <w:lang w:val="en-GB"/>
        </w:rPr>
        <w:t xml:space="preserve"> </w:t>
      </w:r>
      <w:r w:rsidR="57C1425C" w:rsidRPr="1E2C9F42">
        <w:rPr>
          <w:rFonts w:eastAsia="Calibri" w:cs="Calibri"/>
          <w:color w:val="000000" w:themeColor="text1"/>
          <w:lang w:val="en-GB"/>
        </w:rPr>
        <w:t>score</w:t>
      </w:r>
      <w:r w:rsidR="1C8B109B" w:rsidRPr="1E2C9F42">
        <w:rPr>
          <w:rFonts w:eastAsia="Calibri" w:cs="Calibri"/>
          <w:color w:val="000000" w:themeColor="text1"/>
          <w:lang w:val="en-GB"/>
        </w:rPr>
        <w:t>s</w:t>
      </w:r>
      <w:r w:rsidR="57C1425C" w:rsidRPr="1E2C9F42">
        <w:rPr>
          <w:rFonts w:eastAsia="Calibri" w:cs="Calibri"/>
          <w:color w:val="000000" w:themeColor="text1"/>
          <w:lang w:val="en-GB"/>
        </w:rPr>
        <w:t xml:space="preserve"> therefore give a </w:t>
      </w:r>
      <w:r w:rsidR="1A6276C7" w:rsidRPr="1E2C9F42">
        <w:rPr>
          <w:rFonts w:eastAsia="Calibri" w:cs="Calibri"/>
          <w:color w:val="000000" w:themeColor="text1"/>
          <w:lang w:val="en-GB"/>
        </w:rPr>
        <w:t xml:space="preserve">very </w:t>
      </w:r>
      <w:r w:rsidR="57C1425C" w:rsidRPr="1E2C9F42">
        <w:rPr>
          <w:rFonts w:eastAsia="Calibri" w:cs="Calibri"/>
          <w:color w:val="000000" w:themeColor="text1"/>
          <w:lang w:val="en-GB"/>
        </w:rPr>
        <w:t xml:space="preserve">convincing account of the appeal of our self-supervision-based approach when the labels are scarce. </w:t>
      </w:r>
      <w:r w:rsidR="49D4207B" w:rsidRPr="1E2C9F42">
        <w:rPr>
          <w:rFonts w:eastAsia="Calibri" w:cs="Calibri"/>
          <w:color w:val="000000" w:themeColor="text1"/>
          <w:lang w:val="en-GB"/>
        </w:rPr>
        <w:t>The F2 score is a weighted variant of the F1 score: while the F1 score gives equa</w:t>
      </w:r>
      <w:r w:rsidR="7F24ADBA" w:rsidRPr="1E2C9F42">
        <w:rPr>
          <w:rFonts w:eastAsia="Calibri" w:cs="Calibri"/>
          <w:color w:val="000000" w:themeColor="text1"/>
          <w:lang w:val="en-GB"/>
        </w:rPr>
        <w:t xml:space="preserve">l weight to recall and precision in the harmonic mean (a weight of 1 for each), the F2 score </w:t>
      </w:r>
      <w:r w:rsidR="24205298" w:rsidRPr="1E2C9F42">
        <w:rPr>
          <w:rFonts w:eastAsia="Calibri" w:cs="Calibri"/>
          <w:color w:val="000000" w:themeColor="text1"/>
          <w:lang w:val="en-GB"/>
        </w:rPr>
        <w:t xml:space="preserve">gives more weight to the recall (a weight of 2 is given to the </w:t>
      </w:r>
      <w:r w:rsidR="6C018CEA" w:rsidRPr="1E2C9F42">
        <w:rPr>
          <w:rFonts w:eastAsia="Calibri" w:cs="Calibri"/>
          <w:color w:val="000000" w:themeColor="text1"/>
          <w:lang w:val="en-GB"/>
        </w:rPr>
        <w:t xml:space="preserve">precision </w:t>
      </w:r>
      <w:r w:rsidR="24205298" w:rsidRPr="1E2C9F42">
        <w:rPr>
          <w:rFonts w:eastAsia="Calibri" w:cs="Calibri"/>
          <w:color w:val="000000" w:themeColor="text1"/>
          <w:lang w:val="en-GB"/>
        </w:rPr>
        <w:t>i</w:t>
      </w:r>
      <w:r w:rsidR="4CC20744" w:rsidRPr="1E2C9F42">
        <w:rPr>
          <w:rFonts w:eastAsia="Calibri" w:cs="Calibri"/>
          <w:color w:val="000000" w:themeColor="text1"/>
          <w:lang w:val="en-GB"/>
        </w:rPr>
        <w:t xml:space="preserve">n the </w:t>
      </w:r>
      <w:r w:rsidR="7088F548" w:rsidRPr="1E2C9F42">
        <w:rPr>
          <w:rFonts w:eastAsia="Calibri" w:cs="Calibri"/>
          <w:color w:val="000000" w:themeColor="text1"/>
          <w:lang w:val="en-GB"/>
        </w:rPr>
        <w:t xml:space="preserve">denominator of the </w:t>
      </w:r>
      <w:r w:rsidR="4CC20744" w:rsidRPr="1E2C9F42">
        <w:rPr>
          <w:rFonts w:eastAsia="Calibri" w:cs="Calibri"/>
          <w:color w:val="000000" w:themeColor="text1"/>
          <w:lang w:val="en-GB"/>
        </w:rPr>
        <w:t>score’s formula)</w:t>
      </w:r>
      <w:r w:rsidR="53ECDEBB" w:rsidRPr="1E2C9F42">
        <w:rPr>
          <w:rFonts w:eastAsia="Calibri" w:cs="Calibri"/>
          <w:color w:val="000000" w:themeColor="text1"/>
          <w:lang w:val="en-GB"/>
        </w:rPr>
        <w:t>. A less common metric we also report is the balanced accuracy, which is the arith</w:t>
      </w:r>
      <w:r w:rsidR="1872BFCC" w:rsidRPr="1E2C9F42">
        <w:rPr>
          <w:rFonts w:eastAsia="Calibri" w:cs="Calibri"/>
          <w:color w:val="000000" w:themeColor="text1"/>
          <w:lang w:val="en-GB"/>
        </w:rPr>
        <w:t xml:space="preserve">metic mean of the recall (sensitivity, true positive rate) and the specificity (true </w:t>
      </w:r>
      <w:r w:rsidR="7E02CD39" w:rsidRPr="1E2C9F42">
        <w:rPr>
          <w:rFonts w:eastAsia="Calibri" w:cs="Calibri"/>
          <w:color w:val="000000" w:themeColor="text1"/>
          <w:lang w:val="en-GB"/>
        </w:rPr>
        <w:t xml:space="preserve">negative rate). The balanced accuracy </w:t>
      </w:r>
      <w:r w:rsidR="13DA880B" w:rsidRPr="1E2C9F42">
        <w:rPr>
          <w:rFonts w:eastAsia="Calibri" w:cs="Calibri"/>
          <w:color w:val="000000" w:themeColor="text1"/>
          <w:lang w:val="en-GB"/>
        </w:rPr>
        <w:t xml:space="preserve">is used when dealing with imbalanced data, </w:t>
      </w:r>
      <w:r w:rsidR="1F8E6141" w:rsidRPr="1E2C9F42">
        <w:rPr>
          <w:rFonts w:eastAsia="Calibri" w:cs="Calibri"/>
          <w:color w:val="000000" w:themeColor="text1"/>
          <w:lang w:val="en-GB"/>
        </w:rPr>
        <w:t xml:space="preserve">as it is better equipped to </w:t>
      </w:r>
      <w:r w:rsidR="701ACA1A" w:rsidRPr="1E2C9F42">
        <w:rPr>
          <w:rFonts w:eastAsia="Calibri" w:cs="Calibri"/>
          <w:color w:val="000000" w:themeColor="text1"/>
          <w:lang w:val="en-GB"/>
        </w:rPr>
        <w:t>give higher scores to classifiers (again, here only the downstream task best suited for the BEN dataset) that are better</w:t>
      </w:r>
      <w:r w:rsidR="64C4CA40" w:rsidRPr="1E2C9F42">
        <w:rPr>
          <w:rFonts w:eastAsia="Calibri" w:cs="Calibri"/>
          <w:color w:val="000000" w:themeColor="text1"/>
          <w:lang w:val="en-GB"/>
        </w:rPr>
        <w:t xml:space="preserve"> at solving the downstream</w:t>
      </w:r>
      <w:r w:rsidR="701ACA1A" w:rsidRPr="1E2C9F42">
        <w:rPr>
          <w:rFonts w:eastAsia="Calibri" w:cs="Calibri"/>
          <w:color w:val="000000" w:themeColor="text1"/>
          <w:lang w:val="en-GB"/>
        </w:rPr>
        <w:t xml:space="preserve"> </w:t>
      </w:r>
      <w:r w:rsidR="76EF19BB" w:rsidRPr="1E2C9F42">
        <w:rPr>
          <w:rFonts w:eastAsia="Calibri" w:cs="Calibri"/>
          <w:color w:val="000000" w:themeColor="text1"/>
          <w:lang w:val="en-GB"/>
        </w:rPr>
        <w:t>than classifiers that predict 0 for all labels or 1 for all labels.</w:t>
      </w:r>
      <w:r w:rsidR="105EA05C" w:rsidRPr="1E2C9F42">
        <w:rPr>
          <w:rFonts w:eastAsia="Calibri" w:cs="Calibri"/>
          <w:color w:val="000000" w:themeColor="text1"/>
          <w:lang w:val="en-GB"/>
        </w:rPr>
        <w:t xml:space="preserve"> Note that the accuracy (as opposed to the balanced one) is more likely to give higher scores to only-zero and only-one classifiers in imbalanced dataset settings, which is why we consider the balanced accur</w:t>
      </w:r>
      <w:r w:rsidR="76158A7E" w:rsidRPr="1E2C9F42">
        <w:rPr>
          <w:rFonts w:eastAsia="Calibri" w:cs="Calibri"/>
          <w:color w:val="000000" w:themeColor="text1"/>
          <w:lang w:val="en-GB"/>
        </w:rPr>
        <w:t>acy to be a valuable metric in the scenario considered here. Overall, the metrics that synthesize the superio</w:t>
      </w:r>
      <w:r w:rsidR="344BA706" w:rsidRPr="1E2C9F42">
        <w:rPr>
          <w:rFonts w:eastAsia="Calibri" w:cs="Calibri"/>
          <w:color w:val="000000" w:themeColor="text1"/>
          <w:lang w:val="en-GB"/>
        </w:rPr>
        <w:t>rity of the method best are the F-scores and the balanced accuracy.</w:t>
      </w:r>
      <w:r w:rsidR="524BB58C" w:rsidRPr="1E2C9F42">
        <w:rPr>
          <w:lang w:val="en-GB"/>
        </w:rPr>
        <w:t xml:space="preserve"> </w:t>
      </w:r>
    </w:p>
    <w:p w14:paraId="66619A77" w14:textId="2C51B83D" w:rsidR="7D0B564C" w:rsidRDefault="7D0B564C" w:rsidP="7D0B564C">
      <w:pPr>
        <w:jc w:val="both"/>
        <w:rPr>
          <w:lang w:val="en-GB"/>
        </w:rPr>
      </w:pPr>
    </w:p>
    <w:p w14:paraId="4CE77BCC" w14:textId="43327C51" w:rsidR="00E61A5D" w:rsidRDefault="0E598A8E" w:rsidP="2B8C5F46">
      <w:pPr>
        <w:keepNext/>
        <w:jc w:val="center"/>
      </w:pPr>
      <w:r>
        <w:rPr>
          <w:noProof/>
        </w:rPr>
        <w:drawing>
          <wp:inline distT="0" distB="0" distL="0" distR="0" wp14:anchorId="160D3497" wp14:editId="65DEDF39">
            <wp:extent cx="4572000" cy="4572000"/>
            <wp:effectExtent l="0" t="0" r="0" b="0"/>
            <wp:docPr id="1249614531" name="Picture 124961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21A925CE" w14:textId="2B723A33" w:rsidR="523F39C9" w:rsidRDefault="4D27F783" w:rsidP="2B8C5F46">
      <w:pPr>
        <w:pStyle w:val="Caption"/>
        <w:rPr>
          <w:lang w:val="en-GB"/>
        </w:rPr>
      </w:pPr>
      <w:bookmarkStart w:id="76" w:name="_Ref144303664"/>
      <w:bookmarkStart w:id="77" w:name="_Toc150941861"/>
      <w:bookmarkStart w:id="78" w:name="_Ref144303634"/>
      <w:r>
        <w:t xml:space="preserve">Figure </w:t>
      </w:r>
      <w:r w:rsidR="00E61A5D">
        <w:fldChar w:fldCharType="begin"/>
      </w:r>
      <w:r w:rsidR="00E61A5D">
        <w:instrText xml:space="preserve"> SEQ Figure \* ARABIC </w:instrText>
      </w:r>
      <w:r w:rsidR="00E61A5D">
        <w:fldChar w:fldCharType="separate"/>
      </w:r>
      <w:r w:rsidR="005724D7">
        <w:rPr>
          <w:noProof/>
        </w:rPr>
        <w:t>4</w:t>
      </w:r>
      <w:r w:rsidR="00E61A5D">
        <w:fldChar w:fldCharType="end"/>
      </w:r>
      <w:bookmarkEnd w:id="76"/>
      <w:r>
        <w:t xml:space="preserve">: </w:t>
      </w:r>
      <w:r w:rsidR="6D631062">
        <w:t xml:space="preserve">performance comparison under </w:t>
      </w:r>
      <w:r w:rsidR="2C38431C">
        <w:t>0.</w:t>
      </w:r>
      <w:r w:rsidR="713986A0">
        <w:t>1%</w:t>
      </w:r>
      <w:r w:rsidR="5A37122E">
        <w:t>, 1%, and 10%</w:t>
      </w:r>
      <w:r w:rsidR="713986A0">
        <w:t xml:space="preserve"> of</w:t>
      </w:r>
      <w:r w:rsidR="7FBFD128">
        <w:t xml:space="preserve"> </w:t>
      </w:r>
      <w:r w:rsidR="0485091F">
        <w:t>label availability for the BEN dataset</w:t>
      </w:r>
      <w:r w:rsidR="614E8FEC">
        <w:t xml:space="preserve">. The performance of the entirely trainable classifier is depicted in blue; the performance of the model composed of a </w:t>
      </w:r>
      <w:proofErr w:type="spellStart"/>
      <w:r w:rsidR="614E8FEC">
        <w:t>SimCLR</w:t>
      </w:r>
      <w:proofErr w:type="spellEnd"/>
      <w:r w:rsidR="614E8FEC">
        <w:t xml:space="preserve"> frozen trunk </w:t>
      </w:r>
      <w:r w:rsidR="152EE99C">
        <w:t>to which is added a linear trainable head (the “linear probe”) is depicted in orange.</w:t>
      </w:r>
      <w:bookmarkEnd w:id="77"/>
      <w:r w:rsidR="614E8FEC">
        <w:t xml:space="preserve"> </w:t>
      </w:r>
      <w:bookmarkEnd w:id="78"/>
    </w:p>
    <w:p w14:paraId="5DFCEC68" w14:textId="21CFEC59" w:rsidR="013E2D03" w:rsidRDefault="013E2D03" w:rsidP="05859ED8">
      <w:pPr>
        <w:jc w:val="both"/>
        <w:rPr>
          <w:rFonts w:eastAsia="Calibri" w:cs="Calibri"/>
          <w:color w:val="000000" w:themeColor="text1"/>
          <w:lang w:val="en-GB"/>
        </w:rPr>
      </w:pPr>
    </w:p>
    <w:p w14:paraId="0C13C5F7" w14:textId="4A2A9E9F" w:rsidR="00E12F52" w:rsidRDefault="52D29AE7" w:rsidP="2B8C5F46">
      <w:pPr>
        <w:keepNext/>
        <w:jc w:val="center"/>
      </w:pPr>
      <w:r>
        <w:rPr>
          <w:noProof/>
        </w:rPr>
        <w:lastRenderedPageBreak/>
        <w:drawing>
          <wp:inline distT="0" distB="0" distL="0" distR="0" wp14:anchorId="0F386E84" wp14:editId="4FBC1305">
            <wp:extent cx="4572000" cy="3048000"/>
            <wp:effectExtent l="0" t="0" r="0" b="0"/>
            <wp:docPr id="484597747" name="Picture 484597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8BFB889" w14:textId="65489A46" w:rsidR="0B1CADDE" w:rsidRDefault="0B1CADDE" w:rsidP="2B8C5F46">
      <w:pPr>
        <w:pStyle w:val="Caption"/>
        <w:rPr>
          <w:lang w:val="en-GB"/>
        </w:rPr>
      </w:pPr>
      <w:bookmarkStart w:id="79" w:name="_Ref144303709"/>
      <w:bookmarkStart w:id="80" w:name="_Toc150941862"/>
      <w:r>
        <w:t xml:space="preserve">Figure </w:t>
      </w:r>
      <w:r>
        <w:fldChar w:fldCharType="begin"/>
      </w:r>
      <w:r>
        <w:instrText xml:space="preserve"> SEQ Figure \* ARABIC </w:instrText>
      </w:r>
      <w:r>
        <w:fldChar w:fldCharType="separate"/>
      </w:r>
      <w:r w:rsidR="005724D7">
        <w:rPr>
          <w:noProof/>
        </w:rPr>
        <w:t>5</w:t>
      </w:r>
      <w:r>
        <w:fldChar w:fldCharType="end"/>
      </w:r>
      <w:bookmarkEnd w:id="79"/>
      <w:r>
        <w:t xml:space="preserve">: </w:t>
      </w:r>
      <w:r w:rsidR="6A827EE6">
        <w:t>ano</w:t>
      </w:r>
      <w:commentRangeStart w:id="81"/>
      <w:commentRangeStart w:id="82"/>
      <w:r w:rsidR="6A827EE6">
        <w:t xml:space="preserve">ther view of the performance comparison under 0.1%, 1%, and 10% of label availability for the BEN dataset. The performance of the entirely trainable classifier is depicted in blue; the performance of the model composed of a </w:t>
      </w:r>
      <w:proofErr w:type="spellStart"/>
      <w:r w:rsidR="6A827EE6">
        <w:t>SimCLR</w:t>
      </w:r>
      <w:proofErr w:type="spellEnd"/>
      <w:r w:rsidR="6A827EE6">
        <w:t xml:space="preserve"> frozen trunk to which is added a linear trainable head (the “linear probe”) is depicted in orange.</w:t>
      </w:r>
      <w:commentRangeEnd w:id="81"/>
      <w:r>
        <w:rPr>
          <w:rStyle w:val="CommentReference"/>
        </w:rPr>
        <w:commentReference w:id="81"/>
      </w:r>
      <w:bookmarkEnd w:id="80"/>
      <w:commentRangeEnd w:id="82"/>
      <w:r w:rsidR="00886B1E">
        <w:rPr>
          <w:rStyle w:val="CommentReference"/>
          <w:rFonts w:cs="Times New Roman"/>
          <w:b w:val="0"/>
          <w:bCs w:val="0"/>
        </w:rPr>
        <w:commentReference w:id="82"/>
      </w:r>
    </w:p>
    <w:p w14:paraId="15963C0D" w14:textId="0E6B2CBF" w:rsidR="013E2D03" w:rsidRDefault="013E2D03" w:rsidP="2B8C5F46">
      <w:pPr>
        <w:jc w:val="both"/>
        <w:rPr>
          <w:lang w:val="en-GB"/>
        </w:rPr>
      </w:pPr>
    </w:p>
    <w:p w14:paraId="1FACE4BD" w14:textId="4FD828EE" w:rsidR="013E2D03" w:rsidRDefault="4D201476" w:rsidP="69A786C2">
      <w:pPr>
        <w:jc w:val="both"/>
        <w:rPr>
          <w:rFonts w:eastAsia="Calibri" w:cs="Calibri"/>
          <w:color w:val="000000" w:themeColor="text1"/>
          <w:lang w:val="en-GB"/>
        </w:rPr>
      </w:pPr>
      <w:r w:rsidRPr="1E2C9F42">
        <w:rPr>
          <w:rFonts w:eastAsia="Calibri" w:cs="Calibri"/>
          <w:color w:val="000000" w:themeColor="text1"/>
          <w:lang w:val="en-GB"/>
        </w:rPr>
        <w:t xml:space="preserve">We start with the case </w:t>
      </w:r>
      <w:r w:rsidR="2E13D130" w:rsidRPr="1E2C9F42">
        <w:rPr>
          <w:rFonts w:eastAsia="Calibri" w:cs="Calibri"/>
          <w:color w:val="000000" w:themeColor="text1"/>
          <w:lang w:val="en-GB"/>
        </w:rPr>
        <w:t>in which</w:t>
      </w:r>
      <w:r w:rsidRPr="1E2C9F42">
        <w:rPr>
          <w:rFonts w:eastAsia="Calibri" w:cs="Calibri"/>
          <w:color w:val="000000" w:themeColor="text1"/>
          <w:lang w:val="en-GB"/>
        </w:rPr>
        <w:t xml:space="preserve"> the 0.1% data regime was used</w:t>
      </w:r>
      <w:r w:rsidR="7061E6CA" w:rsidRPr="1E2C9F42">
        <w:rPr>
          <w:rFonts w:eastAsia="Calibri" w:cs="Calibri"/>
          <w:color w:val="000000" w:themeColor="text1"/>
          <w:lang w:val="en-GB"/>
        </w:rPr>
        <w:t xml:space="preserve">, </w:t>
      </w:r>
      <w:r w:rsidR="0F500D03" w:rsidRPr="1E2C9F42">
        <w:rPr>
          <w:rFonts w:eastAsia="Calibri" w:cs="Calibri"/>
          <w:color w:val="000000" w:themeColor="text1"/>
          <w:lang w:val="en-GB"/>
        </w:rPr>
        <w:t>corresponding</w:t>
      </w:r>
      <w:r w:rsidR="7061E6CA" w:rsidRPr="1E2C9F42">
        <w:rPr>
          <w:rFonts w:eastAsia="Calibri" w:cs="Calibri"/>
          <w:color w:val="000000" w:themeColor="text1"/>
          <w:lang w:val="en-GB"/>
        </w:rPr>
        <w:t xml:space="preserve"> to having only 270 </w:t>
      </w:r>
      <w:r w:rsidR="093FD6B0" w:rsidRPr="1E2C9F42">
        <w:rPr>
          <w:rFonts w:eastAsia="Calibri" w:cs="Calibri"/>
          <w:color w:val="000000" w:themeColor="text1"/>
          <w:lang w:val="en-GB"/>
        </w:rPr>
        <w:t>labelled</w:t>
      </w:r>
      <w:r w:rsidR="7061E6CA" w:rsidRPr="1E2C9F42">
        <w:rPr>
          <w:rFonts w:eastAsia="Calibri" w:cs="Calibri"/>
          <w:color w:val="000000" w:themeColor="text1"/>
          <w:lang w:val="en-GB"/>
        </w:rPr>
        <w:t xml:space="preserve"> training samples for our supervised task</w:t>
      </w:r>
      <w:r w:rsidRPr="1E2C9F42">
        <w:rPr>
          <w:rFonts w:eastAsia="Calibri" w:cs="Calibri"/>
          <w:color w:val="000000" w:themeColor="text1"/>
          <w:lang w:val="en-GB"/>
        </w:rPr>
        <w:t>. U</w:t>
      </w:r>
      <w:r w:rsidR="7C82D81F" w:rsidRPr="1E2C9F42">
        <w:rPr>
          <w:rFonts w:eastAsia="Calibri" w:cs="Calibri"/>
          <w:color w:val="000000" w:themeColor="text1"/>
          <w:lang w:val="en-GB"/>
        </w:rPr>
        <w:t xml:space="preserve">nder this severely low data availability level, our method consisting </w:t>
      </w:r>
      <w:r w:rsidR="6A577937" w:rsidRPr="1E2C9F42">
        <w:rPr>
          <w:rFonts w:eastAsia="Calibri" w:cs="Calibri"/>
          <w:color w:val="000000" w:themeColor="text1"/>
          <w:lang w:val="en-GB"/>
        </w:rPr>
        <w:t>of</w:t>
      </w:r>
      <w:r w:rsidR="6A7F8288" w:rsidRPr="1E2C9F42">
        <w:rPr>
          <w:rFonts w:eastAsia="Calibri" w:cs="Calibri"/>
          <w:color w:val="000000" w:themeColor="text1"/>
          <w:lang w:val="en-GB"/>
        </w:rPr>
        <w:t xml:space="preserve"> </w:t>
      </w:r>
      <w:r w:rsidR="7C82D81F" w:rsidRPr="1E2C9F42">
        <w:rPr>
          <w:rFonts w:eastAsia="Calibri" w:cs="Calibri"/>
          <w:color w:val="000000" w:themeColor="text1"/>
          <w:lang w:val="en-GB"/>
        </w:rPr>
        <w:t>learning a linear probe on top of a frozen architecture trained via self-supervision outperforms by a large margin the classifier.</w:t>
      </w:r>
      <w:r w:rsidR="55F2E676" w:rsidRPr="1E2C9F42">
        <w:rPr>
          <w:rFonts w:eastAsia="Calibri" w:cs="Calibri"/>
          <w:color w:val="000000" w:themeColor="text1"/>
          <w:lang w:val="en-GB"/>
        </w:rPr>
        <w:t xml:space="preserve"> This gap is bridged when we move on to the 1% data scarcity regime. Furthermore, the SSL-based approach performs slightly under the classifier when provided with 10% of the total available labelled data. </w:t>
      </w:r>
      <w:r w:rsidR="60F14A77" w:rsidRPr="1E2C9F42">
        <w:rPr>
          <w:rFonts w:eastAsia="Calibri" w:cs="Calibri"/>
          <w:color w:val="000000" w:themeColor="text1"/>
          <w:lang w:val="en-GB"/>
        </w:rPr>
        <w:t>In an interpretation effort, w</w:t>
      </w:r>
      <w:r w:rsidR="55F2E676" w:rsidRPr="1E2C9F42">
        <w:rPr>
          <w:rFonts w:eastAsia="Calibri" w:cs="Calibri"/>
          <w:color w:val="000000" w:themeColor="text1"/>
          <w:lang w:val="en-GB"/>
        </w:rPr>
        <w:t xml:space="preserve">e assume that, with the 27000 training samples available, the </w:t>
      </w:r>
      <w:r w:rsidR="7A902295" w:rsidRPr="1E2C9F42">
        <w:rPr>
          <w:rFonts w:eastAsia="Calibri" w:cs="Calibri"/>
          <w:color w:val="000000" w:themeColor="text1"/>
          <w:lang w:val="en-GB"/>
        </w:rPr>
        <w:t>expressivity</w:t>
      </w:r>
      <w:r w:rsidR="084ED102" w:rsidRPr="1E2C9F42">
        <w:rPr>
          <w:rFonts w:eastAsia="Calibri" w:cs="Calibri"/>
          <w:color w:val="000000" w:themeColor="text1"/>
          <w:lang w:val="en-GB"/>
        </w:rPr>
        <w:t xml:space="preserve"> of the</w:t>
      </w:r>
      <w:r w:rsidR="49D1F521" w:rsidRPr="1E2C9F42">
        <w:rPr>
          <w:rFonts w:eastAsia="Calibri" w:cs="Calibri"/>
          <w:color w:val="000000" w:themeColor="text1"/>
          <w:lang w:val="en-GB"/>
        </w:rPr>
        <w:t xml:space="preserve"> fully trained</w:t>
      </w:r>
      <w:r w:rsidR="084ED102" w:rsidRPr="1E2C9F42">
        <w:rPr>
          <w:rFonts w:eastAsia="Calibri" w:cs="Calibri"/>
          <w:color w:val="000000" w:themeColor="text1"/>
          <w:lang w:val="en-GB"/>
        </w:rPr>
        <w:t xml:space="preserve"> deep architecture of the classifier is higher than </w:t>
      </w:r>
      <w:r w:rsidR="2F885AB8" w:rsidRPr="1E2C9F42">
        <w:rPr>
          <w:rFonts w:eastAsia="Calibri" w:cs="Calibri"/>
          <w:color w:val="000000" w:themeColor="text1"/>
          <w:lang w:val="en-GB"/>
        </w:rPr>
        <w:t xml:space="preserve">that of the weights of </w:t>
      </w:r>
      <w:r w:rsidR="084ED102" w:rsidRPr="1E2C9F42">
        <w:rPr>
          <w:rFonts w:eastAsia="Calibri" w:cs="Calibri"/>
          <w:color w:val="000000" w:themeColor="text1"/>
          <w:lang w:val="en-GB"/>
        </w:rPr>
        <w:t>the single-layer probe</w:t>
      </w:r>
      <w:r w:rsidR="1FB8E17D" w:rsidRPr="1E2C9F42">
        <w:rPr>
          <w:rFonts w:eastAsia="Calibri" w:cs="Calibri"/>
          <w:color w:val="000000" w:themeColor="text1"/>
          <w:lang w:val="en-GB"/>
        </w:rPr>
        <w:t xml:space="preserve"> </w:t>
      </w:r>
      <w:r w:rsidR="7D87B001" w:rsidRPr="1E2C9F42">
        <w:rPr>
          <w:rFonts w:eastAsia="Calibri" w:cs="Calibri"/>
          <w:color w:val="000000" w:themeColor="text1"/>
          <w:lang w:val="en-GB"/>
        </w:rPr>
        <w:t xml:space="preserve">that </w:t>
      </w:r>
      <w:r w:rsidR="1FB8E17D" w:rsidRPr="1E2C9F42">
        <w:rPr>
          <w:rFonts w:eastAsia="Calibri" w:cs="Calibri"/>
          <w:color w:val="000000" w:themeColor="text1"/>
          <w:lang w:val="en-GB"/>
        </w:rPr>
        <w:t>are being trained</w:t>
      </w:r>
      <w:r w:rsidR="52E08808" w:rsidRPr="1E2C9F42">
        <w:rPr>
          <w:rFonts w:eastAsia="Calibri" w:cs="Calibri"/>
          <w:color w:val="000000" w:themeColor="text1"/>
          <w:lang w:val="en-GB"/>
        </w:rPr>
        <w:t xml:space="preserve">. </w:t>
      </w:r>
    </w:p>
    <w:p w14:paraId="72FD1000" w14:textId="66E5A471" w:rsidR="013E2D03" w:rsidRDefault="013E2D03" w:rsidP="69A786C2">
      <w:pPr>
        <w:jc w:val="both"/>
        <w:rPr>
          <w:rFonts w:eastAsia="Calibri" w:cs="Calibri"/>
          <w:color w:val="000000" w:themeColor="text1"/>
          <w:lang w:val="en-GB"/>
        </w:rPr>
      </w:pPr>
    </w:p>
    <w:p w14:paraId="3696633A" w14:textId="73A84992" w:rsidR="013E2D03" w:rsidRDefault="52E08808" w:rsidP="69A786C2">
      <w:pPr>
        <w:jc w:val="both"/>
        <w:rPr>
          <w:rFonts w:eastAsia="Calibri" w:cs="Calibri"/>
          <w:color w:val="000000" w:themeColor="text1"/>
          <w:lang w:val="en-GB"/>
        </w:rPr>
      </w:pPr>
      <w:r w:rsidRPr="021ACBE1">
        <w:rPr>
          <w:rFonts w:eastAsia="Calibri" w:cs="Calibri"/>
          <w:color w:val="000000" w:themeColor="text1"/>
          <w:lang w:val="en-GB"/>
        </w:rPr>
        <w:t xml:space="preserve">Overall, we observe that, indeed, under a </w:t>
      </w:r>
      <w:r w:rsidR="113CCB32" w:rsidRPr="021ACBE1">
        <w:rPr>
          <w:rFonts w:eastAsia="Calibri" w:cs="Calibri"/>
          <w:color w:val="000000" w:themeColor="text1"/>
          <w:lang w:val="en-GB"/>
        </w:rPr>
        <w:t>limited</w:t>
      </w:r>
      <w:r w:rsidRPr="021ACBE1">
        <w:rPr>
          <w:rFonts w:eastAsia="Calibri" w:cs="Calibri"/>
          <w:color w:val="000000" w:themeColor="text1"/>
          <w:lang w:val="en-GB"/>
        </w:rPr>
        <w:t xml:space="preserve"> </w:t>
      </w:r>
      <w:r w:rsidR="2E4898B3" w:rsidRPr="021ACBE1">
        <w:rPr>
          <w:rFonts w:eastAsia="Calibri" w:cs="Calibri"/>
          <w:color w:val="000000" w:themeColor="text1"/>
          <w:lang w:val="en-GB"/>
        </w:rPr>
        <w:t>labelled</w:t>
      </w:r>
      <w:r w:rsidRPr="021ACBE1">
        <w:rPr>
          <w:rFonts w:eastAsia="Calibri" w:cs="Calibri"/>
          <w:color w:val="000000" w:themeColor="text1"/>
          <w:lang w:val="en-GB"/>
        </w:rPr>
        <w:t xml:space="preserve"> data regime, our </w:t>
      </w:r>
      <w:r w:rsidR="5F66E319" w:rsidRPr="021ACBE1">
        <w:rPr>
          <w:rFonts w:eastAsia="Calibri" w:cs="Calibri"/>
          <w:color w:val="000000" w:themeColor="text1"/>
          <w:lang w:val="en-GB"/>
        </w:rPr>
        <w:t>approach</w:t>
      </w:r>
      <w:r w:rsidRPr="021ACBE1">
        <w:rPr>
          <w:rFonts w:eastAsia="Calibri" w:cs="Calibri"/>
          <w:color w:val="000000" w:themeColor="text1"/>
          <w:lang w:val="en-GB"/>
        </w:rPr>
        <w:t xml:space="preserve"> not only outperforms the traditional supervised </w:t>
      </w:r>
      <w:r w:rsidR="3F1E9E23" w:rsidRPr="021ACBE1">
        <w:rPr>
          <w:rFonts w:eastAsia="Calibri" w:cs="Calibri"/>
          <w:color w:val="000000" w:themeColor="text1"/>
          <w:lang w:val="en-GB"/>
        </w:rPr>
        <w:t>approach</w:t>
      </w:r>
      <w:r w:rsidRPr="021ACBE1">
        <w:rPr>
          <w:rFonts w:eastAsia="Calibri" w:cs="Calibri"/>
          <w:color w:val="000000" w:themeColor="text1"/>
          <w:lang w:val="en-GB"/>
        </w:rPr>
        <w:t>, but it does so by a significantl</w:t>
      </w:r>
      <w:r w:rsidR="03033EBB" w:rsidRPr="021ACBE1">
        <w:rPr>
          <w:rFonts w:eastAsia="Calibri" w:cs="Calibri"/>
          <w:color w:val="000000" w:themeColor="text1"/>
          <w:lang w:val="en-GB"/>
        </w:rPr>
        <w:t xml:space="preserve">y lighter training. More </w:t>
      </w:r>
      <w:r w:rsidR="2A92B75C" w:rsidRPr="021ACBE1">
        <w:rPr>
          <w:rFonts w:eastAsia="Calibri" w:cs="Calibri"/>
          <w:color w:val="000000" w:themeColor="text1"/>
          <w:lang w:val="en-GB"/>
        </w:rPr>
        <w:t>specifically</w:t>
      </w:r>
      <w:r w:rsidR="03033EBB" w:rsidRPr="021ACBE1">
        <w:rPr>
          <w:rFonts w:eastAsia="Calibri" w:cs="Calibri"/>
          <w:color w:val="000000" w:themeColor="text1"/>
          <w:lang w:val="en-GB"/>
        </w:rPr>
        <w:t>, w</w:t>
      </w:r>
      <w:r w:rsidR="134D3503" w:rsidRPr="021ACBE1">
        <w:rPr>
          <w:rFonts w:eastAsia="Calibri" w:cs="Calibri"/>
          <w:color w:val="000000" w:themeColor="text1"/>
          <w:lang w:val="en-GB"/>
        </w:rPr>
        <w:t xml:space="preserve">hen </w:t>
      </w:r>
      <w:r w:rsidR="1D51661C" w:rsidRPr="021ACBE1">
        <w:rPr>
          <w:rFonts w:eastAsia="Calibri" w:cs="Calibri"/>
          <w:color w:val="000000" w:themeColor="text1"/>
          <w:lang w:val="en-GB"/>
        </w:rPr>
        <w:t xml:space="preserve">using only </w:t>
      </w:r>
      <w:r w:rsidR="03033EBB" w:rsidRPr="021ACBE1">
        <w:rPr>
          <w:rFonts w:eastAsia="Calibri" w:cs="Calibri"/>
          <w:color w:val="000000" w:themeColor="text1"/>
          <w:lang w:val="en-GB"/>
        </w:rPr>
        <w:t xml:space="preserve">270 training samples, our </w:t>
      </w:r>
      <w:r w:rsidR="75CA3FED" w:rsidRPr="021ACBE1">
        <w:rPr>
          <w:rFonts w:eastAsia="Calibri" w:cs="Calibri"/>
          <w:color w:val="000000" w:themeColor="text1"/>
          <w:lang w:val="en-GB"/>
        </w:rPr>
        <w:t>approach</w:t>
      </w:r>
      <w:r w:rsidR="0BA308F8" w:rsidRPr="021ACBE1">
        <w:rPr>
          <w:rFonts w:eastAsia="Calibri" w:cs="Calibri"/>
          <w:color w:val="000000" w:themeColor="text1"/>
          <w:lang w:val="en-GB"/>
        </w:rPr>
        <w:t xml:space="preserve"> achieves an above </w:t>
      </w:r>
      <w:r w:rsidR="4A47EE29" w:rsidRPr="021ACBE1">
        <w:rPr>
          <w:rFonts w:eastAsia="Calibri" w:cs="Calibri"/>
          <w:color w:val="000000" w:themeColor="text1"/>
          <w:lang w:val="en-GB"/>
        </w:rPr>
        <w:t>0.</w:t>
      </w:r>
      <w:r w:rsidR="0BA308F8" w:rsidRPr="021ACBE1">
        <w:rPr>
          <w:rFonts w:eastAsia="Calibri" w:cs="Calibri"/>
          <w:color w:val="000000" w:themeColor="text1"/>
          <w:lang w:val="en-GB"/>
        </w:rPr>
        <w:t>50</w:t>
      </w:r>
      <w:r w:rsidR="4B56ED34" w:rsidRPr="021ACBE1">
        <w:rPr>
          <w:rFonts w:eastAsia="Calibri" w:cs="Calibri"/>
          <w:color w:val="000000" w:themeColor="text1"/>
          <w:lang w:val="en-GB"/>
        </w:rPr>
        <w:t xml:space="preserve"> F1 score</w:t>
      </w:r>
      <w:r w:rsidR="0BA308F8" w:rsidRPr="021ACBE1">
        <w:rPr>
          <w:rFonts w:eastAsia="Calibri" w:cs="Calibri"/>
          <w:color w:val="000000" w:themeColor="text1"/>
          <w:lang w:val="en-GB"/>
        </w:rPr>
        <w:t xml:space="preserve">, compared to </w:t>
      </w:r>
      <w:r w:rsidR="5E69A3F3" w:rsidRPr="021ACBE1">
        <w:rPr>
          <w:rFonts w:eastAsia="Calibri" w:cs="Calibri"/>
          <w:color w:val="000000" w:themeColor="text1"/>
          <w:lang w:val="en-GB"/>
        </w:rPr>
        <w:t>an F1</w:t>
      </w:r>
      <w:r w:rsidR="0BA308F8" w:rsidRPr="021ACBE1">
        <w:rPr>
          <w:rFonts w:eastAsia="Calibri" w:cs="Calibri"/>
          <w:color w:val="000000" w:themeColor="text1"/>
          <w:lang w:val="en-GB"/>
        </w:rPr>
        <w:t xml:space="preserve"> </w:t>
      </w:r>
      <w:r w:rsidR="1F862FE3" w:rsidRPr="021ACBE1">
        <w:rPr>
          <w:rFonts w:eastAsia="Calibri" w:cs="Calibri"/>
          <w:color w:val="000000" w:themeColor="text1"/>
          <w:lang w:val="en-GB"/>
        </w:rPr>
        <w:t>of</w:t>
      </w:r>
      <w:r w:rsidR="2A5F677F" w:rsidRPr="021ACBE1">
        <w:rPr>
          <w:rFonts w:eastAsia="Calibri" w:cs="Calibri"/>
          <w:color w:val="000000" w:themeColor="text1"/>
          <w:lang w:val="en-GB"/>
        </w:rPr>
        <w:t xml:space="preserve"> </w:t>
      </w:r>
      <w:r w:rsidR="5CE7EE89" w:rsidRPr="021ACBE1">
        <w:rPr>
          <w:rFonts w:eastAsia="Calibri" w:cs="Calibri"/>
          <w:color w:val="000000" w:themeColor="text1"/>
          <w:lang w:val="en-GB"/>
        </w:rPr>
        <w:t>~</w:t>
      </w:r>
      <w:r w:rsidR="7D95C098" w:rsidRPr="021ACBE1">
        <w:rPr>
          <w:rFonts w:eastAsia="Calibri" w:cs="Calibri"/>
          <w:color w:val="000000" w:themeColor="text1"/>
          <w:lang w:val="en-GB"/>
        </w:rPr>
        <w:t>0.</w:t>
      </w:r>
      <w:r w:rsidR="12A93F1D" w:rsidRPr="021ACBE1">
        <w:rPr>
          <w:rFonts w:eastAsia="Calibri" w:cs="Calibri"/>
          <w:color w:val="000000" w:themeColor="text1"/>
          <w:lang w:val="en-GB"/>
        </w:rPr>
        <w:t>25</w:t>
      </w:r>
      <w:r w:rsidR="0EB56766" w:rsidRPr="021ACBE1">
        <w:rPr>
          <w:rFonts w:eastAsia="Calibri" w:cs="Calibri"/>
          <w:color w:val="000000" w:themeColor="text1"/>
          <w:lang w:val="en-GB"/>
        </w:rPr>
        <w:t xml:space="preserve"> </w:t>
      </w:r>
      <w:r w:rsidR="375E7C9C" w:rsidRPr="021ACBE1">
        <w:rPr>
          <w:rFonts w:eastAsia="Calibri" w:cs="Calibri"/>
          <w:color w:val="000000" w:themeColor="text1"/>
          <w:lang w:val="en-GB"/>
        </w:rPr>
        <w:t>of the baseline</w:t>
      </w:r>
      <w:r w:rsidR="7CA3D8B4" w:rsidRPr="021ACBE1">
        <w:rPr>
          <w:rFonts w:eastAsia="Calibri" w:cs="Calibri"/>
          <w:color w:val="000000" w:themeColor="text1"/>
          <w:lang w:val="en-GB"/>
        </w:rPr>
        <w:t xml:space="preserve">, while our </w:t>
      </w:r>
      <w:r w:rsidR="4896610B" w:rsidRPr="021ACBE1">
        <w:rPr>
          <w:rFonts w:eastAsia="Calibri" w:cs="Calibri"/>
          <w:color w:val="000000" w:themeColor="text1"/>
          <w:lang w:val="en-GB"/>
        </w:rPr>
        <w:t>approach</w:t>
      </w:r>
      <w:r w:rsidR="194D989F" w:rsidRPr="021ACBE1">
        <w:rPr>
          <w:rFonts w:eastAsia="Calibri" w:cs="Calibri"/>
          <w:color w:val="000000" w:themeColor="text1"/>
          <w:lang w:val="en-GB"/>
        </w:rPr>
        <w:t xml:space="preserve"> </w:t>
      </w:r>
      <w:r w:rsidR="7CA3D8B4" w:rsidRPr="021ACBE1">
        <w:rPr>
          <w:rFonts w:eastAsia="Calibri" w:cs="Calibri"/>
          <w:color w:val="000000" w:themeColor="text1"/>
          <w:lang w:val="en-GB"/>
        </w:rPr>
        <w:t xml:space="preserve">trains a single layer as </w:t>
      </w:r>
      <w:r w:rsidR="65D803B8" w:rsidRPr="021ACBE1">
        <w:rPr>
          <w:rFonts w:eastAsia="Calibri" w:cs="Calibri"/>
          <w:color w:val="000000" w:themeColor="text1"/>
          <w:lang w:val="en-GB"/>
        </w:rPr>
        <w:t>opposed</w:t>
      </w:r>
      <w:r w:rsidR="7CA3D8B4" w:rsidRPr="021ACBE1">
        <w:rPr>
          <w:rFonts w:eastAsia="Calibri" w:cs="Calibri"/>
          <w:color w:val="000000" w:themeColor="text1"/>
          <w:lang w:val="en-GB"/>
        </w:rPr>
        <w:t xml:space="preserve"> to the 101 layers of the baseline classifier. The extent up to which</w:t>
      </w:r>
      <w:r w:rsidR="59BD1774" w:rsidRPr="021ACBE1">
        <w:rPr>
          <w:rFonts w:eastAsia="Calibri" w:cs="Calibri"/>
          <w:color w:val="000000" w:themeColor="text1"/>
          <w:lang w:val="en-GB"/>
        </w:rPr>
        <w:t xml:space="preserve"> this reduction of data can continue being effective is a matter of experimental checking wi</w:t>
      </w:r>
      <w:r w:rsidR="3936EE15" w:rsidRPr="021ACBE1">
        <w:rPr>
          <w:rFonts w:eastAsia="Calibri" w:cs="Calibri"/>
          <w:color w:val="000000" w:themeColor="text1"/>
          <w:lang w:val="en-GB"/>
        </w:rPr>
        <w:t xml:space="preserve">thout </w:t>
      </w:r>
      <w:r w:rsidR="59BD1774" w:rsidRPr="021ACBE1">
        <w:rPr>
          <w:rFonts w:eastAsia="Calibri" w:cs="Calibri"/>
          <w:color w:val="000000" w:themeColor="text1"/>
          <w:lang w:val="en-GB"/>
        </w:rPr>
        <w:t xml:space="preserve">theoretical </w:t>
      </w:r>
      <w:r w:rsidR="44980ABA" w:rsidRPr="021ACBE1">
        <w:rPr>
          <w:rFonts w:eastAsia="Calibri" w:cs="Calibri"/>
          <w:color w:val="000000" w:themeColor="text1"/>
          <w:lang w:val="en-GB"/>
        </w:rPr>
        <w:t>guarantees</w:t>
      </w:r>
      <w:r w:rsidR="59BD1774" w:rsidRPr="021ACBE1">
        <w:rPr>
          <w:rFonts w:eastAsia="Calibri" w:cs="Calibri"/>
          <w:color w:val="000000" w:themeColor="text1"/>
          <w:lang w:val="en-GB"/>
        </w:rPr>
        <w:t>.</w:t>
      </w:r>
      <w:r w:rsidR="7C82D81F" w:rsidRPr="021ACBE1">
        <w:rPr>
          <w:rFonts w:eastAsia="Calibri" w:cs="Calibri"/>
          <w:color w:val="000000" w:themeColor="text1"/>
          <w:lang w:val="en-GB"/>
        </w:rPr>
        <w:t xml:space="preserve"> We expect however that as we reduce the percentage of labelled data further, we will start to witness diminishing returns, as 270 labels is already q</w:t>
      </w:r>
      <w:r w:rsidR="159ABFEC" w:rsidRPr="021ACBE1">
        <w:rPr>
          <w:rFonts w:eastAsia="Calibri" w:cs="Calibri"/>
          <w:color w:val="000000" w:themeColor="text1"/>
          <w:lang w:val="en-GB"/>
        </w:rPr>
        <w:t>uite low when one considers the t</w:t>
      </w:r>
      <w:r w:rsidR="433FD3EE" w:rsidRPr="021ACBE1">
        <w:rPr>
          <w:rFonts w:eastAsia="Calibri" w:cs="Calibri"/>
          <w:color w:val="000000" w:themeColor="text1"/>
          <w:lang w:val="en-GB"/>
        </w:rPr>
        <w:t>ask at hand</w:t>
      </w:r>
      <w:r w:rsidR="159ABFEC" w:rsidRPr="021ACBE1">
        <w:rPr>
          <w:rFonts w:eastAsia="Calibri" w:cs="Calibri"/>
          <w:color w:val="000000" w:themeColor="text1"/>
          <w:lang w:val="en-GB"/>
        </w:rPr>
        <w:t>.</w:t>
      </w:r>
    </w:p>
    <w:p w14:paraId="3BB9B1A1" w14:textId="77777777" w:rsidR="00887C2B" w:rsidRDefault="00887C2B" w:rsidP="69A786C2">
      <w:pPr>
        <w:jc w:val="both"/>
        <w:rPr>
          <w:rFonts w:eastAsia="Calibri" w:cs="Calibri"/>
          <w:color w:val="000000" w:themeColor="text1"/>
          <w:lang w:val="en-GB"/>
        </w:rPr>
      </w:pPr>
    </w:p>
    <w:p w14:paraId="006DAF92" w14:textId="24801387" w:rsidR="00887C2B" w:rsidRDefault="00887C2B" w:rsidP="69A786C2">
      <w:pPr>
        <w:jc w:val="both"/>
        <w:rPr>
          <w:rFonts w:eastAsia="Calibri" w:cs="Calibri"/>
          <w:color w:val="000000" w:themeColor="text1"/>
          <w:lang w:val="en-GB"/>
        </w:rPr>
      </w:pPr>
      <w:r>
        <w:rPr>
          <w:rFonts w:eastAsia="Calibri" w:cs="Calibri"/>
          <w:color w:val="000000" w:themeColor="text1"/>
          <w:lang w:val="en-GB"/>
        </w:rPr>
        <w:t>We describe the hyper-parameter used in</w:t>
      </w:r>
      <w:r w:rsidR="00513FC3">
        <w:rPr>
          <w:rFonts w:eastAsia="Calibri" w:cs="Calibri"/>
          <w:color w:val="000000" w:themeColor="text1"/>
          <w:lang w:val="en-GB"/>
        </w:rPr>
        <w:t xml:space="preserve"> </w:t>
      </w:r>
      <w:r w:rsidR="00534D66">
        <w:rPr>
          <w:rFonts w:eastAsia="Calibri" w:cs="Calibri"/>
          <w:color w:val="000000" w:themeColor="text1"/>
          <w:lang w:val="en-GB"/>
        </w:rPr>
        <w:fldChar w:fldCharType="begin"/>
      </w:r>
      <w:r w:rsidR="00534D66">
        <w:rPr>
          <w:rFonts w:eastAsia="Calibri" w:cs="Calibri"/>
          <w:color w:val="000000" w:themeColor="text1"/>
          <w:lang w:val="en-GB"/>
        </w:rPr>
        <w:instrText xml:space="preserve"> REF _Ref145522146 \h </w:instrText>
      </w:r>
      <w:r w:rsidR="00534D66">
        <w:rPr>
          <w:rFonts w:eastAsia="Calibri" w:cs="Calibri"/>
          <w:color w:val="000000" w:themeColor="text1"/>
          <w:lang w:val="en-GB"/>
        </w:rPr>
      </w:r>
      <w:r w:rsidR="00534D66">
        <w:rPr>
          <w:rFonts w:eastAsia="Calibri" w:cs="Calibri"/>
          <w:color w:val="000000" w:themeColor="text1"/>
          <w:lang w:val="en-GB"/>
        </w:rPr>
        <w:fldChar w:fldCharType="separate"/>
      </w:r>
      <w:r w:rsidR="005724D7">
        <w:t xml:space="preserve">Table </w:t>
      </w:r>
      <w:r w:rsidR="005724D7">
        <w:rPr>
          <w:noProof/>
        </w:rPr>
        <w:t>1</w:t>
      </w:r>
      <w:r w:rsidR="00534D66">
        <w:rPr>
          <w:rFonts w:eastAsia="Calibri" w:cs="Calibri"/>
          <w:color w:val="000000" w:themeColor="text1"/>
          <w:lang w:val="en-GB"/>
        </w:rPr>
        <w:fldChar w:fldCharType="end"/>
      </w:r>
      <w:r w:rsidR="00534D66">
        <w:rPr>
          <w:rFonts w:eastAsia="Calibri" w:cs="Calibri"/>
          <w:color w:val="000000" w:themeColor="text1"/>
          <w:lang w:val="en-GB"/>
        </w:rPr>
        <w:t>.</w:t>
      </w:r>
    </w:p>
    <w:p w14:paraId="2A1C46CA" w14:textId="11E56003" w:rsidR="058569EC" w:rsidRDefault="058569EC" w:rsidP="0353B00F">
      <w:pPr>
        <w:jc w:val="both"/>
        <w:rPr>
          <w:lang w:val="en-GB"/>
        </w:rPr>
      </w:pPr>
    </w:p>
    <w:p w14:paraId="23D2EB9D" w14:textId="5256D3EA" w:rsidR="00864565" w:rsidRDefault="00864565" w:rsidP="00864565">
      <w:pPr>
        <w:pStyle w:val="Caption"/>
        <w:keepNext/>
      </w:pPr>
      <w:bookmarkStart w:id="83" w:name="_Ref145522146"/>
      <w:bookmarkStart w:id="84" w:name="_Ref145522116"/>
      <w:r>
        <w:t xml:space="preserve">Table </w:t>
      </w:r>
      <w:r>
        <w:fldChar w:fldCharType="begin"/>
      </w:r>
      <w:r>
        <w:instrText xml:space="preserve"> SEQ Table \* ARABIC </w:instrText>
      </w:r>
      <w:r>
        <w:fldChar w:fldCharType="separate"/>
      </w:r>
      <w:r w:rsidR="005724D7">
        <w:rPr>
          <w:noProof/>
        </w:rPr>
        <w:t>1</w:t>
      </w:r>
      <w:r>
        <w:fldChar w:fldCharType="end"/>
      </w:r>
      <w:bookmarkEnd w:id="83"/>
      <w:r>
        <w:t xml:space="preserve">: hyper-parameters used to train the </w:t>
      </w:r>
      <w:proofErr w:type="spellStart"/>
      <w:r>
        <w:t>SimCLR</w:t>
      </w:r>
      <w:proofErr w:type="spellEnd"/>
      <w:r>
        <w:t>-inspired model via contrastive self-supervised learning.</w:t>
      </w:r>
      <w:bookmarkEnd w:id="84"/>
    </w:p>
    <w:tbl>
      <w:tblPr>
        <w:tblStyle w:val="TableGrid"/>
        <w:tblW w:w="9016" w:type="dxa"/>
        <w:tblLayout w:type="fixed"/>
        <w:tblLook w:val="06A0" w:firstRow="1" w:lastRow="0" w:firstColumn="1" w:lastColumn="0" w:noHBand="1" w:noVBand="1"/>
      </w:tblPr>
      <w:tblGrid>
        <w:gridCol w:w="4508"/>
        <w:gridCol w:w="4508"/>
      </w:tblGrid>
      <w:tr w:rsidR="021ACBE1" w:rsidRPr="00B9468D" w14:paraId="71476092" w14:textId="77777777" w:rsidTr="00864565">
        <w:trPr>
          <w:trHeight w:val="300"/>
        </w:trPr>
        <w:tc>
          <w:tcPr>
            <w:tcW w:w="4508" w:type="dxa"/>
          </w:tcPr>
          <w:p w14:paraId="5260AE5A" w14:textId="45396333" w:rsidR="021ACBE1" w:rsidRPr="00B9468D" w:rsidRDefault="00864565" w:rsidP="00B9468D">
            <w:pPr>
              <w:jc w:val="center"/>
              <w:rPr>
                <w:b/>
                <w:bCs/>
                <w:lang w:val="en-GB"/>
              </w:rPr>
            </w:pPr>
            <w:r w:rsidRPr="00B9468D">
              <w:rPr>
                <w:b/>
                <w:bCs/>
                <w:lang w:val="en-GB"/>
              </w:rPr>
              <w:t>Hyper-parameter</w:t>
            </w:r>
          </w:p>
        </w:tc>
        <w:tc>
          <w:tcPr>
            <w:tcW w:w="4508" w:type="dxa"/>
          </w:tcPr>
          <w:p w14:paraId="3465B7BE" w14:textId="1035B688" w:rsidR="021ACBE1" w:rsidRPr="00B9468D" w:rsidRDefault="00B9468D" w:rsidP="00B9468D">
            <w:pPr>
              <w:jc w:val="center"/>
              <w:rPr>
                <w:b/>
                <w:bCs/>
                <w:lang w:val="en-GB"/>
              </w:rPr>
            </w:pPr>
            <w:r w:rsidRPr="00B9468D">
              <w:rPr>
                <w:b/>
                <w:bCs/>
                <w:lang w:val="en-GB"/>
              </w:rPr>
              <w:t>V</w:t>
            </w:r>
            <w:r w:rsidR="00864565" w:rsidRPr="00B9468D">
              <w:rPr>
                <w:b/>
                <w:bCs/>
                <w:lang w:val="en-GB"/>
              </w:rPr>
              <w:t>alue</w:t>
            </w:r>
          </w:p>
        </w:tc>
      </w:tr>
      <w:tr w:rsidR="021ACBE1" w14:paraId="48B30585" w14:textId="77777777" w:rsidTr="00864565">
        <w:trPr>
          <w:trHeight w:val="300"/>
        </w:trPr>
        <w:tc>
          <w:tcPr>
            <w:tcW w:w="4508" w:type="dxa"/>
          </w:tcPr>
          <w:p w14:paraId="4D749EDE" w14:textId="628AF3C8" w:rsidR="021ACBE1" w:rsidRDefault="001A50FE" w:rsidP="021ACBE1">
            <w:pPr>
              <w:rPr>
                <w:lang w:val="en-GB"/>
              </w:rPr>
            </w:pPr>
            <w:r>
              <w:rPr>
                <w:lang w:val="en-GB"/>
              </w:rPr>
              <w:t>Batch size</w:t>
            </w:r>
          </w:p>
        </w:tc>
        <w:tc>
          <w:tcPr>
            <w:tcW w:w="4508" w:type="dxa"/>
          </w:tcPr>
          <w:p w14:paraId="04A09EA7" w14:textId="51A92BD8" w:rsidR="021ACBE1" w:rsidRDefault="00EC5A47" w:rsidP="021ACBE1">
            <w:pPr>
              <w:rPr>
                <w:lang w:val="en-GB"/>
              </w:rPr>
            </w:pPr>
            <w:r>
              <w:rPr>
                <w:lang w:val="en-GB"/>
              </w:rPr>
              <w:t>128</w:t>
            </w:r>
          </w:p>
        </w:tc>
      </w:tr>
      <w:tr w:rsidR="021ACBE1" w14:paraId="2685663F" w14:textId="77777777" w:rsidTr="00864565">
        <w:trPr>
          <w:trHeight w:val="300"/>
        </w:trPr>
        <w:tc>
          <w:tcPr>
            <w:tcW w:w="4508" w:type="dxa"/>
          </w:tcPr>
          <w:p w14:paraId="73B2F007" w14:textId="247EF650" w:rsidR="021ACBE1" w:rsidRDefault="00FA1946" w:rsidP="021ACBE1">
            <w:pPr>
              <w:rPr>
                <w:lang w:val="en-GB"/>
              </w:rPr>
            </w:pPr>
            <w:r>
              <w:rPr>
                <w:lang w:val="en-GB"/>
              </w:rPr>
              <w:t>Gradient accumulation steps</w:t>
            </w:r>
          </w:p>
        </w:tc>
        <w:tc>
          <w:tcPr>
            <w:tcW w:w="4508" w:type="dxa"/>
          </w:tcPr>
          <w:p w14:paraId="3523DCA5" w14:textId="2CFDAAEB" w:rsidR="021ACBE1" w:rsidRDefault="00772F9F" w:rsidP="021ACBE1">
            <w:pPr>
              <w:rPr>
                <w:lang w:val="en-GB"/>
              </w:rPr>
            </w:pPr>
            <w:r>
              <w:rPr>
                <w:lang w:val="en-GB"/>
              </w:rPr>
              <w:t>8</w:t>
            </w:r>
          </w:p>
        </w:tc>
      </w:tr>
      <w:tr w:rsidR="021ACBE1" w14:paraId="59F9176F" w14:textId="77777777" w:rsidTr="00864565">
        <w:trPr>
          <w:trHeight w:val="300"/>
        </w:trPr>
        <w:tc>
          <w:tcPr>
            <w:tcW w:w="4508" w:type="dxa"/>
          </w:tcPr>
          <w:p w14:paraId="451C8C07" w14:textId="6DB3E9BD" w:rsidR="021ACBE1" w:rsidRDefault="00772F9F" w:rsidP="021ACBE1">
            <w:pPr>
              <w:rPr>
                <w:lang w:val="en-GB"/>
              </w:rPr>
            </w:pPr>
            <w:r>
              <w:rPr>
                <w:lang w:val="en-GB"/>
              </w:rPr>
              <w:t>Learning rate</w:t>
            </w:r>
          </w:p>
        </w:tc>
        <w:tc>
          <w:tcPr>
            <w:tcW w:w="4508" w:type="dxa"/>
          </w:tcPr>
          <w:p w14:paraId="6FBA093F" w14:textId="621569FB" w:rsidR="00772F9F" w:rsidRDefault="00772F9F" w:rsidP="021ACBE1">
            <w:pPr>
              <w:rPr>
                <w:lang w:val="en-GB"/>
              </w:rPr>
            </w:pPr>
            <w:r>
              <w:rPr>
                <w:lang w:val="en-GB"/>
              </w:rPr>
              <w:t>0.000</w:t>
            </w:r>
            <w:r w:rsidR="000B4DD6">
              <w:rPr>
                <w:lang w:val="en-GB"/>
              </w:rPr>
              <w:t>3</w:t>
            </w:r>
          </w:p>
        </w:tc>
      </w:tr>
      <w:tr w:rsidR="021ACBE1" w14:paraId="18D2F8CA" w14:textId="77777777" w:rsidTr="00864565">
        <w:trPr>
          <w:trHeight w:val="300"/>
        </w:trPr>
        <w:tc>
          <w:tcPr>
            <w:tcW w:w="4508" w:type="dxa"/>
          </w:tcPr>
          <w:p w14:paraId="476A75A6" w14:textId="7A8E0F13" w:rsidR="021ACBE1" w:rsidRDefault="00E54AB7" w:rsidP="021ACBE1">
            <w:pPr>
              <w:rPr>
                <w:lang w:val="en-GB"/>
              </w:rPr>
            </w:pPr>
            <w:r>
              <w:rPr>
                <w:lang w:val="en-GB"/>
              </w:rPr>
              <w:t>Layer</w:t>
            </w:r>
            <w:r w:rsidR="00AC7240">
              <w:rPr>
                <w:lang w:val="en-GB"/>
              </w:rPr>
              <w:t>-wise adaptive rate sca</w:t>
            </w:r>
            <w:r w:rsidR="00A6133F">
              <w:rPr>
                <w:lang w:val="en-GB"/>
              </w:rPr>
              <w:t>ling (LARS)</w:t>
            </w:r>
          </w:p>
        </w:tc>
        <w:tc>
          <w:tcPr>
            <w:tcW w:w="4508" w:type="dxa"/>
          </w:tcPr>
          <w:p w14:paraId="505A738F" w14:textId="66E70F00" w:rsidR="021ACBE1" w:rsidRDefault="00A6133F" w:rsidP="021ACBE1">
            <w:pPr>
              <w:rPr>
                <w:lang w:val="en-GB"/>
              </w:rPr>
            </w:pPr>
            <w:r>
              <w:rPr>
                <w:lang w:val="en-GB"/>
              </w:rPr>
              <w:t>yes</w:t>
            </w:r>
          </w:p>
        </w:tc>
      </w:tr>
      <w:tr w:rsidR="00A6133F" w14:paraId="7F313BB7" w14:textId="77777777" w:rsidTr="00864565">
        <w:trPr>
          <w:trHeight w:val="300"/>
        </w:trPr>
        <w:tc>
          <w:tcPr>
            <w:tcW w:w="4508" w:type="dxa"/>
          </w:tcPr>
          <w:p w14:paraId="2AC209FB" w14:textId="785BCFE7" w:rsidR="00A6133F" w:rsidRDefault="00A6133F" w:rsidP="021ACBE1">
            <w:pPr>
              <w:rPr>
                <w:lang w:val="en-GB"/>
              </w:rPr>
            </w:pPr>
            <w:r>
              <w:rPr>
                <w:lang w:val="en-GB"/>
              </w:rPr>
              <w:lastRenderedPageBreak/>
              <w:t>Weight decay coefficient</w:t>
            </w:r>
          </w:p>
        </w:tc>
        <w:tc>
          <w:tcPr>
            <w:tcW w:w="4508" w:type="dxa"/>
          </w:tcPr>
          <w:p w14:paraId="71059BA7" w14:textId="11E1437A" w:rsidR="00A6133F" w:rsidRDefault="000B4DD6" w:rsidP="021ACBE1">
            <w:pPr>
              <w:rPr>
                <w:lang w:val="en-GB"/>
              </w:rPr>
            </w:pPr>
            <w:r>
              <w:rPr>
                <w:lang w:val="en-GB"/>
              </w:rPr>
              <w:t>0.0001</w:t>
            </w:r>
          </w:p>
        </w:tc>
      </w:tr>
      <w:tr w:rsidR="00A6133F" w14:paraId="258D5250" w14:textId="77777777" w:rsidTr="00864565">
        <w:trPr>
          <w:trHeight w:val="300"/>
        </w:trPr>
        <w:tc>
          <w:tcPr>
            <w:tcW w:w="4508" w:type="dxa"/>
          </w:tcPr>
          <w:p w14:paraId="1900AA10" w14:textId="3EF1F374" w:rsidR="00A6133F" w:rsidRDefault="00CD2A7E" w:rsidP="021ACBE1">
            <w:pPr>
              <w:rPr>
                <w:lang w:val="en-GB"/>
              </w:rPr>
            </w:pPr>
            <w:r>
              <w:rPr>
                <w:lang w:val="en-GB"/>
              </w:rPr>
              <w:t>Learning rate scheduler</w:t>
            </w:r>
          </w:p>
        </w:tc>
        <w:tc>
          <w:tcPr>
            <w:tcW w:w="4508" w:type="dxa"/>
          </w:tcPr>
          <w:p w14:paraId="4988F0DE" w14:textId="32E75AEB" w:rsidR="00A6133F" w:rsidRDefault="00CD2A7E" w:rsidP="021ACBE1">
            <w:pPr>
              <w:rPr>
                <w:lang w:val="en-GB"/>
              </w:rPr>
            </w:pPr>
            <w:r>
              <w:rPr>
                <w:lang w:val="en-GB"/>
              </w:rPr>
              <w:t>Cosine annealing without</w:t>
            </w:r>
            <w:r w:rsidR="00D14D5F">
              <w:rPr>
                <w:lang w:val="en-GB"/>
              </w:rPr>
              <w:t xml:space="preserve"> warm</w:t>
            </w:r>
            <w:r>
              <w:rPr>
                <w:lang w:val="en-GB"/>
              </w:rPr>
              <w:t xml:space="preserve"> restarts </w:t>
            </w:r>
          </w:p>
        </w:tc>
      </w:tr>
      <w:tr w:rsidR="006769D7" w14:paraId="4D7E1D00" w14:textId="77777777" w:rsidTr="00864565">
        <w:trPr>
          <w:trHeight w:val="300"/>
        </w:trPr>
        <w:tc>
          <w:tcPr>
            <w:tcW w:w="4508" w:type="dxa"/>
          </w:tcPr>
          <w:p w14:paraId="66C14FCD" w14:textId="5D5FAD9C" w:rsidR="006769D7" w:rsidRDefault="00855C73" w:rsidP="021ACBE1">
            <w:pPr>
              <w:rPr>
                <w:lang w:val="en-GB"/>
              </w:rPr>
            </w:pPr>
            <w:r>
              <w:rPr>
                <w:lang w:val="en-GB"/>
              </w:rPr>
              <w:t>Preload with weight trained on ImageNet</w:t>
            </w:r>
          </w:p>
        </w:tc>
        <w:tc>
          <w:tcPr>
            <w:tcW w:w="4508" w:type="dxa"/>
          </w:tcPr>
          <w:p w14:paraId="211F6BFA" w14:textId="565F3FA9" w:rsidR="006769D7" w:rsidRDefault="00855C73" w:rsidP="021ACBE1">
            <w:pPr>
              <w:rPr>
                <w:lang w:val="en-GB"/>
              </w:rPr>
            </w:pPr>
            <w:r>
              <w:rPr>
                <w:lang w:val="en-GB"/>
              </w:rPr>
              <w:t>Yes</w:t>
            </w:r>
          </w:p>
        </w:tc>
      </w:tr>
      <w:tr w:rsidR="006769D7" w14:paraId="2897FCB5" w14:textId="77777777" w:rsidTr="00864565">
        <w:trPr>
          <w:trHeight w:val="300"/>
        </w:trPr>
        <w:tc>
          <w:tcPr>
            <w:tcW w:w="4508" w:type="dxa"/>
          </w:tcPr>
          <w:p w14:paraId="6DF12F69" w14:textId="1864E876" w:rsidR="006769D7" w:rsidRDefault="00813B0A" w:rsidP="021ACBE1">
            <w:pPr>
              <w:rPr>
                <w:lang w:val="en-GB"/>
              </w:rPr>
            </w:pPr>
            <w:r>
              <w:rPr>
                <w:lang w:val="en-GB"/>
              </w:rPr>
              <w:t>Penultimate layer size (fully connected)</w:t>
            </w:r>
          </w:p>
        </w:tc>
        <w:tc>
          <w:tcPr>
            <w:tcW w:w="4508" w:type="dxa"/>
          </w:tcPr>
          <w:p w14:paraId="58B4BBDD" w14:textId="5DCECC8E" w:rsidR="006769D7" w:rsidRDefault="00813B0A" w:rsidP="021ACBE1">
            <w:pPr>
              <w:rPr>
                <w:lang w:val="en-GB"/>
              </w:rPr>
            </w:pPr>
            <w:r>
              <w:rPr>
                <w:lang w:val="en-GB"/>
              </w:rPr>
              <w:t>128</w:t>
            </w:r>
          </w:p>
        </w:tc>
      </w:tr>
      <w:tr w:rsidR="006769D7" w14:paraId="2A83B2B0" w14:textId="77777777" w:rsidTr="00864565">
        <w:trPr>
          <w:trHeight w:val="300"/>
        </w:trPr>
        <w:tc>
          <w:tcPr>
            <w:tcW w:w="4508" w:type="dxa"/>
          </w:tcPr>
          <w:p w14:paraId="02EFF9A0" w14:textId="642D5996" w:rsidR="006769D7" w:rsidRDefault="00813B0A" w:rsidP="021ACBE1">
            <w:pPr>
              <w:rPr>
                <w:lang w:val="en-GB"/>
              </w:rPr>
            </w:pPr>
            <w:r>
              <w:rPr>
                <w:lang w:val="en-GB"/>
              </w:rPr>
              <w:t>Last layer size (fully connected)</w:t>
            </w:r>
          </w:p>
        </w:tc>
        <w:tc>
          <w:tcPr>
            <w:tcW w:w="4508" w:type="dxa"/>
          </w:tcPr>
          <w:p w14:paraId="4B482A18" w14:textId="3257D1F8" w:rsidR="006769D7" w:rsidRDefault="00813B0A" w:rsidP="021ACBE1">
            <w:pPr>
              <w:rPr>
                <w:lang w:val="en-GB"/>
              </w:rPr>
            </w:pPr>
            <w:r>
              <w:rPr>
                <w:lang w:val="en-GB"/>
              </w:rPr>
              <w:t>64</w:t>
            </w:r>
          </w:p>
        </w:tc>
      </w:tr>
      <w:tr w:rsidR="006769D7" w14:paraId="5AFADF03" w14:textId="77777777" w:rsidTr="00864565">
        <w:trPr>
          <w:trHeight w:val="300"/>
        </w:trPr>
        <w:tc>
          <w:tcPr>
            <w:tcW w:w="4508" w:type="dxa"/>
          </w:tcPr>
          <w:p w14:paraId="01A9A1C3" w14:textId="5C266A25" w:rsidR="006769D7" w:rsidRDefault="00074FD1" w:rsidP="021ACBE1">
            <w:pPr>
              <w:rPr>
                <w:lang w:val="en-GB"/>
              </w:rPr>
            </w:pPr>
            <w:r>
              <w:rPr>
                <w:lang w:val="en-GB"/>
              </w:rPr>
              <w:t>NTX loss temperature</w:t>
            </w:r>
          </w:p>
        </w:tc>
        <w:tc>
          <w:tcPr>
            <w:tcW w:w="4508" w:type="dxa"/>
          </w:tcPr>
          <w:p w14:paraId="63AF6677" w14:textId="7714900C" w:rsidR="006769D7" w:rsidRDefault="00074FD1" w:rsidP="021ACBE1">
            <w:pPr>
              <w:rPr>
                <w:lang w:val="en-GB"/>
              </w:rPr>
            </w:pPr>
            <w:r>
              <w:rPr>
                <w:lang w:val="en-GB"/>
              </w:rPr>
              <w:t>0.07</w:t>
            </w:r>
          </w:p>
        </w:tc>
      </w:tr>
    </w:tbl>
    <w:p w14:paraId="2FDA182D" w14:textId="0A2F2A4D" w:rsidR="2D74A8CB" w:rsidRDefault="2D74A8CB" w:rsidP="2D74A8CB">
      <w:pPr>
        <w:jc w:val="both"/>
        <w:rPr>
          <w:lang w:val="en-GB"/>
        </w:rPr>
      </w:pPr>
    </w:p>
    <w:p w14:paraId="50EF131C" w14:textId="0A846B03" w:rsidR="2D74A8CB" w:rsidRDefault="2D74A8CB" w:rsidP="2D74A8CB">
      <w:pPr>
        <w:jc w:val="both"/>
        <w:rPr>
          <w:lang w:val="en-GB"/>
        </w:rPr>
      </w:pPr>
    </w:p>
    <w:p w14:paraId="238E85B7" w14:textId="3A577A86" w:rsidR="2D74A8CB" w:rsidRDefault="2D74A8CB" w:rsidP="2D74A8CB">
      <w:pPr>
        <w:jc w:val="both"/>
        <w:rPr>
          <w:lang w:val="en-GB"/>
        </w:rPr>
      </w:pPr>
    </w:p>
    <w:p w14:paraId="49CC72DA" w14:textId="368E817F" w:rsidR="2864B6AC" w:rsidRDefault="78426872" w:rsidP="0353B00F">
      <w:pPr>
        <w:pStyle w:val="Heading2"/>
        <w:spacing w:line="259" w:lineRule="auto"/>
        <w:jc w:val="both"/>
        <w:rPr>
          <w:lang w:val="en-GB"/>
        </w:rPr>
      </w:pPr>
      <w:bookmarkStart w:id="85" w:name="_Toc1598296434"/>
      <w:bookmarkStart w:id="86" w:name="_Toc1416016838"/>
      <w:bookmarkStart w:id="87" w:name="_Toc150941835"/>
      <w:r w:rsidRPr="2B8C5F46">
        <w:rPr>
          <w:lang w:val="en-GB"/>
        </w:rPr>
        <w:t xml:space="preserve">Learned Compression (LC) </w:t>
      </w:r>
      <w:proofErr w:type="gramStart"/>
      <w:r w:rsidRPr="2B8C5F46">
        <w:rPr>
          <w:lang w:val="en-GB"/>
        </w:rPr>
        <w:t>models</w:t>
      </w:r>
      <w:bookmarkEnd w:id="85"/>
      <w:bookmarkEnd w:id="86"/>
      <w:bookmarkEnd w:id="87"/>
      <w:proofErr w:type="gramEnd"/>
    </w:p>
    <w:p w14:paraId="6E9277EB" w14:textId="368E817F" w:rsidR="695EF780" w:rsidRDefault="1FAC4AA3" w:rsidP="00817353">
      <w:pPr>
        <w:pStyle w:val="Heading3"/>
        <w:numPr>
          <w:ilvl w:val="2"/>
          <w:numId w:val="35"/>
        </w:numPr>
        <w:jc w:val="both"/>
        <w:rPr>
          <w:lang w:val="en-GB"/>
        </w:rPr>
      </w:pPr>
      <w:bookmarkStart w:id="88" w:name="_Toc1563949284"/>
      <w:bookmarkStart w:id="89" w:name="_Toc149104586"/>
      <w:bookmarkStart w:id="90" w:name="_Toc150941836"/>
      <w:r w:rsidRPr="2B8C5F46">
        <w:rPr>
          <w:lang w:val="en-GB"/>
        </w:rPr>
        <w:t>Introduction to Learned Compression</w:t>
      </w:r>
      <w:bookmarkEnd w:id="88"/>
      <w:bookmarkEnd w:id="89"/>
      <w:bookmarkEnd w:id="90"/>
      <w:r w:rsidRPr="2B8C5F46">
        <w:rPr>
          <w:lang w:val="en-GB"/>
        </w:rPr>
        <w:t xml:space="preserve"> </w:t>
      </w:r>
    </w:p>
    <w:p w14:paraId="0192D05B" w14:textId="68450F78" w:rsidR="7B26ECB3" w:rsidRDefault="00420C87" w:rsidP="5B87DCF6">
      <w:pPr>
        <w:jc w:val="both"/>
        <w:rPr>
          <w:rFonts w:eastAsia="Calibri" w:cs="Calibri"/>
          <w:lang w:val="en-GB"/>
        </w:rPr>
      </w:pPr>
      <w:r>
        <w:t xml:space="preserve">In recent years, learned compression has emerged as a powerful alternative in data processing, particularly for data with spatial or temporal structures such as images, sounds, and videos. This data inherently contains patterns, enabling high compression rates with minimized quality degradation. Unlike the standard lossy compression methods, which are heavily reliant on manual engineering and iterative refinement over decades, learned compression presents a different paradigm. Traditional methods, resulting in renowned codecs like JPEG for images and H.26x and MPEG for videos, as well as MP3 and AAC for audio, demanded extensive engineering expertise and manual tailoring to achieve optimal results. In contrast, learned compression, a hallmark of machine learning's adaptability, reduces the necessity for such manual intervention. Instead of being crafted and refined over time, it leverages training datasets, allowing algorithms to adapt organically based on data patterns. This dynamic, data-driven approach facilitates the creation of models that are intrinsically suited to specific datasets. For contexts with substantial data volumes, like the EO4EU project focusing on EO data, learned compression stands out as an efficient tool that balances compression efficacy with data integrity, all while reducing the engineering overhead typically associated with traditional methods when </w:t>
      </w:r>
      <w:proofErr w:type="spellStart"/>
      <w:r>
        <w:t>beeing</w:t>
      </w:r>
      <w:proofErr w:type="spellEnd"/>
      <w:r>
        <w:t xml:space="preserve"> applied to a novel data structure from scratch</w:t>
      </w:r>
      <w:r w:rsidR="1948AD66" w:rsidRPr="5B87DCF6">
        <w:rPr>
          <w:rFonts w:eastAsia="Calibri" w:cs="Calibri"/>
          <w:lang w:val="en-GB"/>
        </w:rPr>
        <w:t>.</w:t>
      </w:r>
      <w:r w:rsidR="7B26ECB3">
        <w:br/>
      </w:r>
      <w:r w:rsidR="7B26ECB3">
        <w:br/>
      </w:r>
      <w:r w:rsidR="006504F0">
        <w:t xml:space="preserve">The integration of Vector </w:t>
      </w:r>
      <w:proofErr w:type="spellStart"/>
      <w:r w:rsidR="006504F0">
        <w:t>Quantised</w:t>
      </w:r>
      <w:proofErr w:type="spellEnd"/>
      <w:r w:rsidR="006504F0">
        <w:t xml:space="preserve">-Variational </w:t>
      </w:r>
      <w:proofErr w:type="spellStart"/>
      <w:r w:rsidR="006504F0">
        <w:t>AutoEncoder</w:t>
      </w:r>
      <w:proofErr w:type="spellEnd"/>
      <w:r w:rsidR="006504F0">
        <w:t xml:space="preserve"> (VQ-VAE)</w:t>
      </w:r>
      <w:r w:rsidR="7B26ECB3" w:rsidRPr="55DA3CFE">
        <w:rPr>
          <w:rStyle w:val="FootnoteReference"/>
          <w:lang w:val="en-GB"/>
        </w:rPr>
        <w:footnoteReference w:id="31"/>
      </w:r>
      <w:r w:rsidR="2B0F9F39" w:rsidRPr="55DA3CFE">
        <w:rPr>
          <w:lang w:val="en-GB"/>
        </w:rPr>
        <w:t xml:space="preserve"> </w:t>
      </w:r>
      <w:r w:rsidR="00716856">
        <w:t>offers a contemporary approach to learned compression. VQ-VAE combines the attributes of variational autoencoders, adept at capturing intricate data structures, with quantization to create a concise, discrete representation of input data. This approach facilitates the efficient compression of data with spatial or temporal structures, such as images, sounds, and videos. By enabling the algorithm to identify and utilize underlying patterns in the data, VQ-VAE-based compression methods can achieve competitive compression ratios while preserving reconstruction quality. The application of VQ-VAE in learned compression suggests potential enhancements in data storage and transmission methods, with implications for areas like multimedia processing and data analysis.</w:t>
      </w:r>
      <w:r w:rsidR="7B26ECB3">
        <w:br/>
      </w:r>
      <w:r w:rsidR="7B26ECB3">
        <w:br/>
      </w:r>
      <w:r w:rsidR="00AA1B3B">
        <w:t xml:space="preserve">At its core, a VQ-VAE (Vector </w:t>
      </w:r>
      <w:proofErr w:type="spellStart"/>
      <w:r w:rsidR="00AA1B3B">
        <w:t>Quantised</w:t>
      </w:r>
      <w:proofErr w:type="spellEnd"/>
      <w:r w:rsidR="00AA1B3B">
        <w:t xml:space="preserve">-Variational </w:t>
      </w:r>
      <w:proofErr w:type="spellStart"/>
      <w:r w:rsidR="00AA1B3B">
        <w:t>AutoEncoder</w:t>
      </w:r>
      <w:proofErr w:type="spellEnd"/>
      <w:r w:rsidR="00AA1B3B">
        <w:t xml:space="preserve">) incorporates three primary components: encoding, quantizing, and </w:t>
      </w:r>
      <w:proofErr w:type="spellStart"/>
      <w:r w:rsidR="00AA1B3B">
        <w:t>losslessly</w:t>
      </w:r>
      <w:proofErr w:type="spellEnd"/>
      <w:r w:rsidR="00AA1B3B">
        <w:t xml:space="preserve"> compressing, as depicted in</w:t>
      </w:r>
      <w:r w:rsidR="51036744" w:rsidRPr="19E87BCA">
        <w:rPr>
          <w:rFonts w:eastAsia="Calibri" w:cs="Calibri"/>
          <w:lang w:val="en-GB"/>
        </w:rPr>
        <w:t xml:space="preserve"> </w:t>
      </w:r>
      <w:r w:rsidR="00AF44AD">
        <w:rPr>
          <w:rFonts w:eastAsia="Calibri" w:cs="Calibri"/>
          <w:lang w:val="en-GB"/>
        </w:rPr>
        <w:fldChar w:fldCharType="begin"/>
      </w:r>
      <w:r w:rsidR="00AF44AD">
        <w:rPr>
          <w:rFonts w:eastAsia="Calibri" w:cs="Calibri"/>
          <w:lang w:val="en-GB"/>
        </w:rPr>
        <w:instrText xml:space="preserve"> REF _Ref143775861 \h </w:instrText>
      </w:r>
      <w:r w:rsidR="00AF44AD">
        <w:rPr>
          <w:rFonts w:eastAsia="Calibri" w:cs="Calibri"/>
          <w:lang w:val="en-GB"/>
        </w:rPr>
      </w:r>
      <w:r w:rsidR="00AF44AD">
        <w:rPr>
          <w:rFonts w:eastAsia="Calibri" w:cs="Calibri"/>
          <w:lang w:val="en-GB"/>
        </w:rPr>
        <w:fldChar w:fldCharType="separate"/>
      </w:r>
      <w:r w:rsidR="005724D7">
        <w:t xml:space="preserve">Figure </w:t>
      </w:r>
      <w:r w:rsidR="005724D7">
        <w:rPr>
          <w:noProof/>
        </w:rPr>
        <w:t>6</w:t>
      </w:r>
      <w:r w:rsidR="00AF44AD">
        <w:rPr>
          <w:rFonts w:eastAsia="Calibri" w:cs="Calibri"/>
          <w:lang w:val="en-GB"/>
        </w:rPr>
        <w:fldChar w:fldCharType="end"/>
      </w:r>
      <w:r w:rsidR="00716F74">
        <w:rPr>
          <w:rFonts w:eastAsia="Calibri" w:cs="Calibri"/>
          <w:lang w:val="en-GB"/>
        </w:rPr>
        <w:t>.</w:t>
      </w:r>
      <w:r w:rsidR="3498E026" w:rsidRPr="55DA3CFE">
        <w:rPr>
          <w:rFonts w:eastAsia="Calibri" w:cs="Calibri"/>
          <w:lang w:val="en-GB"/>
        </w:rPr>
        <w:t xml:space="preserve"> </w:t>
      </w:r>
      <w:r w:rsidR="00BC3C9E">
        <w:t xml:space="preserve">The autoencoder, central to the process, employs an encoder-decoder mechanism to translate input data into a latent space and then revert it to its original form. This latent space becomes the arena for the quantization step, where continuous encodings are translated into a finite set of discrete vectors, streamlining the representation for storage efficiency. The final component, lossless compression (not represented in the figure), capitalizes on the quantized representation, further condensing the data </w:t>
      </w:r>
      <w:r w:rsidR="00BC3C9E">
        <w:lastRenderedPageBreak/>
        <w:t xml:space="preserve">by leveraging patterns within the discrete vectors, reminiscent of traditional lossless compression algorithms like .zip </w:t>
      </w:r>
      <w:proofErr w:type="gramStart"/>
      <w:r w:rsidR="00BC3C9E">
        <w:t>and .</w:t>
      </w:r>
      <w:proofErr w:type="gramEnd"/>
      <w:r w:rsidR="00BC3C9E">
        <w:t>tar.gz. The integrated function of these elements in VQ-VAE facilitates efficient data compression while preserving quality, and the design permits the model to identify complex structures in the data, making it adaptable across diverse compression scenarios.</w:t>
      </w:r>
    </w:p>
    <w:p w14:paraId="335C43D6" w14:textId="2DD80F5B" w:rsidR="7B26ECB3" w:rsidRDefault="7B26ECB3" w:rsidP="0353B00F">
      <w:pPr>
        <w:jc w:val="both"/>
      </w:pPr>
    </w:p>
    <w:p w14:paraId="15EEE0CE" w14:textId="77777777" w:rsidR="003A6326" w:rsidRDefault="5DD1141C" w:rsidP="003A6326">
      <w:pPr>
        <w:pStyle w:val="Caption"/>
        <w:keepNext/>
      </w:pPr>
      <w:r>
        <w:rPr>
          <w:noProof/>
        </w:rPr>
        <w:drawing>
          <wp:inline distT="0" distB="0" distL="0" distR="0" wp14:anchorId="4A923DE2" wp14:editId="6C47EDD7">
            <wp:extent cx="5695948" cy="1693893"/>
            <wp:effectExtent l="0" t="0" r="635" b="1905"/>
            <wp:docPr id="1302136861" name="Picture 130213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136861"/>
                    <pic:cNvPicPr/>
                  </pic:nvPicPr>
                  <pic:blipFill>
                    <a:blip r:embed="rId24">
                      <a:extLst>
                        <a:ext uri="{28A0092B-C50C-407E-A947-70E740481C1C}">
                          <a14:useLocalDpi xmlns:a14="http://schemas.microsoft.com/office/drawing/2010/main" val="0"/>
                        </a:ext>
                      </a:extLst>
                    </a:blip>
                    <a:stretch>
                      <a:fillRect/>
                    </a:stretch>
                  </pic:blipFill>
                  <pic:spPr>
                    <a:xfrm>
                      <a:off x="0" y="0"/>
                      <a:ext cx="5695948" cy="1693893"/>
                    </a:xfrm>
                    <a:prstGeom prst="rect">
                      <a:avLst/>
                    </a:prstGeom>
                  </pic:spPr>
                </pic:pic>
              </a:graphicData>
            </a:graphic>
          </wp:inline>
        </w:drawing>
      </w:r>
    </w:p>
    <w:p w14:paraId="64A0FDD3" w14:textId="6E2E2AD4" w:rsidR="00221E1C" w:rsidRPr="00330AF8" w:rsidRDefault="003A6326" w:rsidP="00330AF8">
      <w:pPr>
        <w:pStyle w:val="Caption"/>
      </w:pPr>
      <w:bookmarkStart w:id="91" w:name="_Ref143775861"/>
      <w:bookmarkStart w:id="92" w:name="_Toc144109634"/>
      <w:bookmarkStart w:id="93" w:name="_Toc144109714"/>
      <w:bookmarkStart w:id="94" w:name="_Toc144285662"/>
      <w:bookmarkStart w:id="95" w:name="_Toc150941863"/>
      <w:r>
        <w:t xml:space="preserve">Figure </w:t>
      </w:r>
      <w:r>
        <w:fldChar w:fldCharType="begin"/>
      </w:r>
      <w:r>
        <w:instrText xml:space="preserve"> SEQ Figure \* ARABIC </w:instrText>
      </w:r>
      <w:r>
        <w:fldChar w:fldCharType="separate"/>
      </w:r>
      <w:r w:rsidR="005724D7">
        <w:rPr>
          <w:noProof/>
        </w:rPr>
        <w:t>6</w:t>
      </w:r>
      <w:r>
        <w:fldChar w:fldCharType="end"/>
      </w:r>
      <w:bookmarkEnd w:id="91"/>
      <w:r>
        <w:t>: VQ-VAE</w:t>
      </w:r>
      <w:r>
        <w:br/>
      </w:r>
      <w:r w:rsidR="00AF44AD">
        <w:t xml:space="preserve">Modified image from the original paper. The original image is encoded using an encoder. The encoded representation is then discretized using a learned codebook of vectors. Finally, to ensure successful decompression, we </w:t>
      </w:r>
      <w:r w:rsidR="07B188C6">
        <w:t>learned</w:t>
      </w:r>
      <w:r w:rsidR="00AF44AD">
        <w:t xml:space="preserve"> a decoder that can recover the original data.</w:t>
      </w:r>
      <w:bookmarkEnd w:id="92"/>
      <w:bookmarkEnd w:id="93"/>
      <w:bookmarkEnd w:id="94"/>
      <w:bookmarkEnd w:id="95"/>
    </w:p>
    <w:p w14:paraId="68D540B1" w14:textId="4D645B10" w:rsidR="05615649" w:rsidRDefault="05615649" w:rsidP="7D1B5BB8">
      <w:pPr>
        <w:jc w:val="both"/>
        <w:rPr>
          <w:rFonts w:eastAsia="Calibri" w:cs="Calibri"/>
          <w:lang w:val="en-GB"/>
        </w:rPr>
      </w:pPr>
      <w:r w:rsidRPr="7D1B5BB8">
        <w:rPr>
          <w:rFonts w:eastAsia="Calibri" w:cs="Calibri"/>
          <w:b/>
          <w:bCs/>
          <w:lang w:val="en-GB"/>
        </w:rPr>
        <w:t>Encoder/Decoder:</w:t>
      </w:r>
    </w:p>
    <w:p w14:paraId="6E2F2E37" w14:textId="77777777" w:rsidR="00ED463D" w:rsidRPr="00ED463D" w:rsidRDefault="00ED463D" w:rsidP="00ED463D">
      <w:pPr>
        <w:jc w:val="both"/>
        <w:rPr>
          <w:rFonts w:eastAsia="Calibri" w:cs="Calibri"/>
          <w:lang w:val="en-GB"/>
        </w:rPr>
      </w:pPr>
      <w:r w:rsidRPr="00ED463D">
        <w:rPr>
          <w:rFonts w:eastAsia="Calibri" w:cs="Calibri"/>
          <w:lang w:val="en-GB"/>
        </w:rPr>
        <w:t>When considering encoder-decoder pairs for temporal, spatial, and spatiotemporal data, the Convolutional Neural Network (CNN) emerges as a widely accepted choice. CNNs offer cost-effectiveness and a pronounced ability to discern patterns. Notably, they cater to the intrinsic characteristic of such data types: translation equivariance. This means that when a CNN receives translated data, the output similarly reflects this translation.</w:t>
      </w:r>
    </w:p>
    <w:p w14:paraId="230CD3AA" w14:textId="77777777" w:rsidR="00ED463D" w:rsidRPr="00ED463D" w:rsidRDefault="00ED463D" w:rsidP="00ED463D">
      <w:pPr>
        <w:jc w:val="both"/>
        <w:rPr>
          <w:rFonts w:eastAsia="Calibri" w:cs="Calibri"/>
          <w:lang w:val="en-GB"/>
        </w:rPr>
      </w:pPr>
    </w:p>
    <w:p w14:paraId="3E20F8F3" w14:textId="25983838" w:rsidR="00ED463D" w:rsidRPr="00ED463D" w:rsidRDefault="00ED463D" w:rsidP="00ED463D">
      <w:pPr>
        <w:jc w:val="both"/>
        <w:rPr>
          <w:rFonts w:eastAsia="Calibri" w:cs="Calibri"/>
          <w:lang w:val="en-GB"/>
        </w:rPr>
      </w:pPr>
      <w:r w:rsidRPr="00ED463D">
        <w:rPr>
          <w:rFonts w:eastAsia="Calibri" w:cs="Calibri"/>
          <w:lang w:val="en-GB"/>
        </w:rPr>
        <w:t>Quantization is the next phase, with a latent image as the foundational input. Here, the process occurs along the latent dimension, and each pixel in the latent space gets represented by a unique code. It's essential to highlight that the latent image's resolution might not match the original. Often, this latent representation undergoes downscaling, enhancing the model's interpretative prowess regarding data relationships.</w:t>
      </w:r>
      <w:commentRangeStart w:id="96"/>
      <w:r w:rsidRPr="00ED463D">
        <w:rPr>
          <w:rFonts w:eastAsia="Calibri" w:cs="Calibri"/>
          <w:lang w:val="en-GB"/>
        </w:rPr>
        <w:t xml:space="preserve"> The </w:t>
      </w:r>
      <w:r w:rsidR="00463E5B">
        <w:rPr>
          <w:rFonts w:eastAsia="Calibri" w:cs="Calibri"/>
          <w:lang w:val="en-GB"/>
        </w:rPr>
        <w:t>'</w:t>
      </w:r>
      <m:oMath>
        <m:r>
          <w:rPr>
            <w:rFonts w:ascii="Cambria Math" w:eastAsia="Calibri" w:hAnsi="Cambria Math" w:cs="Calibri"/>
            <w:lang w:val="en-GB"/>
          </w:rPr>
          <m:t>dsf</m:t>
        </m:r>
      </m:oMath>
      <w:proofErr w:type="gramStart"/>
      <w:r w:rsidR="004E5AE7">
        <w:rPr>
          <w:rFonts w:eastAsia="Calibri" w:cs="Calibri"/>
          <w:lang w:val="en-GB"/>
        </w:rPr>
        <w:t>’</w:t>
      </w:r>
      <w:r w:rsidRPr="00ED463D">
        <w:rPr>
          <w:rFonts w:eastAsia="Calibri" w:cs="Calibri"/>
          <w:lang w:val="en-GB"/>
        </w:rPr>
        <w:t>(</w:t>
      </w:r>
      <w:proofErr w:type="gramEnd"/>
      <w:r w:rsidRPr="00ED463D">
        <w:rPr>
          <w:rFonts w:eastAsia="Calibri" w:cs="Calibri"/>
          <w:lang w:val="en-GB"/>
        </w:rPr>
        <w:t xml:space="preserve">downscaling factor) determines the degree of this downscaling. Without downscaling (when </w:t>
      </w:r>
      <m:oMath>
        <m:r>
          <w:rPr>
            <w:rFonts w:ascii="Cambria Math" w:eastAsia="Calibri" w:hAnsi="Cambria Math" w:cs="Calibri"/>
            <w:lang w:val="en-GB"/>
          </w:rPr>
          <m:t>dsf=1</m:t>
        </m:r>
      </m:oMath>
      <w:r w:rsidRPr="00ED463D">
        <w:rPr>
          <w:rFonts w:eastAsia="Calibri" w:cs="Calibri"/>
          <w:lang w:val="en-GB"/>
        </w:rPr>
        <w:t xml:space="preserve">), quantization in the latent space resembles color indexing, with each color uniquely identified. In contrast, a larger </w:t>
      </w:r>
      <m:oMath>
        <m:r>
          <w:rPr>
            <w:rFonts w:ascii="Cambria Math" w:eastAsia="Calibri" w:hAnsi="Cambria Math" w:cs="Calibri"/>
            <w:lang w:val="en-GB"/>
          </w:rPr>
          <m:t>dsf</m:t>
        </m:r>
      </m:oMath>
      <w:r w:rsidR="006A17B2" w:rsidRPr="00ED463D">
        <w:rPr>
          <w:rFonts w:eastAsia="Calibri" w:cs="Calibri"/>
          <w:lang w:val="en-GB"/>
        </w:rPr>
        <w:t xml:space="preserve"> </w:t>
      </w:r>
      <w:r w:rsidRPr="00ED463D">
        <w:rPr>
          <w:rFonts w:eastAsia="Calibri" w:cs="Calibri"/>
          <w:lang w:val="en-GB"/>
        </w:rPr>
        <w:t>allows for the indexing of broader data segments.</w:t>
      </w:r>
      <w:commentRangeEnd w:id="96"/>
      <w:r>
        <w:rPr>
          <w:rStyle w:val="CommentReference"/>
        </w:rPr>
        <w:commentReference w:id="96"/>
      </w:r>
    </w:p>
    <w:p w14:paraId="11FB541A" w14:textId="77777777" w:rsidR="00ED463D" w:rsidRPr="00ED463D" w:rsidRDefault="00ED463D" w:rsidP="00ED463D">
      <w:pPr>
        <w:jc w:val="both"/>
        <w:rPr>
          <w:rFonts w:eastAsia="Calibri" w:cs="Calibri"/>
          <w:lang w:val="en-GB"/>
        </w:rPr>
      </w:pPr>
    </w:p>
    <w:p w14:paraId="71D62A68" w14:textId="005E1BB9" w:rsidR="00ED463D" w:rsidRPr="00ED463D" w:rsidRDefault="00ED463D" w:rsidP="00ED463D">
      <w:pPr>
        <w:jc w:val="both"/>
        <w:rPr>
          <w:rFonts w:eastAsia="Calibri" w:cs="Calibri"/>
          <w:lang w:val="en-GB"/>
        </w:rPr>
      </w:pPr>
      <w:r w:rsidRPr="00ED463D">
        <w:rPr>
          <w:rFonts w:eastAsia="Calibri" w:cs="Calibri"/>
          <w:lang w:val="en-GB"/>
        </w:rPr>
        <w:t xml:space="preserve">Moving away from traditional max pooling, this method incorporates a convolutional neural network characterized by its stride. For clarity, a convolutional layer with a stride of 2, as it traverses the primary data, accounts for every other data point, leading to downscaling by a factor of 2. Significantly, each output pixel draws from a broader area than the </w:t>
      </w:r>
      <m:oMath>
        <m:r>
          <w:rPr>
            <w:rFonts w:ascii="Cambria Math" w:eastAsia="Calibri" w:hAnsi="Cambria Math" w:cs="Calibri"/>
            <w:lang w:val="en-GB"/>
          </w:rPr>
          <m:t>dsf</m:t>
        </m:r>
      </m:oMath>
      <w:r w:rsidR="006A17B2" w:rsidRPr="00ED463D">
        <w:rPr>
          <w:rFonts w:eastAsia="Calibri" w:cs="Calibri"/>
          <w:lang w:val="en-GB"/>
        </w:rPr>
        <w:t xml:space="preserve"> </w:t>
      </w:r>
      <w:r w:rsidRPr="00ED463D">
        <w:rPr>
          <w:rFonts w:eastAsia="Calibri" w:cs="Calibri"/>
          <w:lang w:val="en-GB"/>
        </w:rPr>
        <w:t>might imply. This broader region, known as the 'receptive field' in academic contexts, means that when downscaling is reversed during decoding, data accessed extends beyond just a single code. This ensures that even if a code undergoes modification, the change remains subtle and consistent with the dataset's overall structure. This approach suggests a potential reduction in artifacts within the learned compression, a topic we will detail further in a subsequent section. To counteract potential data loss from downscaling, the latent space's dimension is set larger than the original image's, ensuring comprehensive data capture.</w:t>
      </w:r>
    </w:p>
    <w:p w14:paraId="4025C421" w14:textId="77777777" w:rsidR="00ED463D" w:rsidRPr="00ED463D" w:rsidRDefault="00ED463D" w:rsidP="00ED463D">
      <w:pPr>
        <w:jc w:val="both"/>
        <w:rPr>
          <w:rFonts w:eastAsia="Calibri" w:cs="Calibri"/>
          <w:lang w:val="en-GB"/>
        </w:rPr>
      </w:pPr>
    </w:p>
    <w:p w14:paraId="1B2EDF38" w14:textId="3B069859" w:rsidR="001A6D99" w:rsidRPr="00ED463D" w:rsidRDefault="00ED463D" w:rsidP="00ED463D">
      <w:pPr>
        <w:jc w:val="both"/>
        <w:rPr>
          <w:rFonts w:eastAsia="Calibri" w:cs="Calibri"/>
        </w:rPr>
      </w:pPr>
      <w:r w:rsidRPr="00ED463D">
        <w:rPr>
          <w:rFonts w:eastAsia="Calibri" w:cs="Calibri"/>
          <w:lang w:val="en-GB"/>
        </w:rPr>
        <w:t xml:space="preserve">Given an initial image with dimensions </w:t>
      </w:r>
      <m:oMath>
        <m:r>
          <w:rPr>
            <w:rFonts w:ascii="Cambria Math" w:hAnsi="Cambria Math"/>
          </w:rPr>
          <m:t>W </m:t>
        </m:r>
      </m:oMath>
      <w:r w:rsidRPr="00ED463D">
        <w:rPr>
          <w:rFonts w:eastAsia="Calibri" w:cs="Calibri"/>
          <w:lang w:val="en-GB"/>
        </w:rPr>
        <w:t xml:space="preserve"> x</w:t>
      </w:r>
      <w:r w:rsidRPr="00ED463D">
        <w:rPr>
          <w:rFonts w:ascii="Cambria Math" w:hAnsi="Cambria Math"/>
          <w:i/>
        </w:rPr>
        <w:t xml:space="preserve"> </w:t>
      </w:r>
      <m:oMath>
        <m:r>
          <w:rPr>
            <w:rFonts w:ascii="Cambria Math" w:hAnsi="Cambria Math"/>
          </w:rPr>
          <m:t>H </m:t>
        </m:r>
      </m:oMath>
      <w:r w:rsidRPr="00ED463D">
        <w:rPr>
          <w:rFonts w:eastAsia="Calibri" w:cs="Calibri"/>
          <w:lang w:val="en-GB"/>
        </w:rPr>
        <w:t xml:space="preserve">  x</w:t>
      </w:r>
      <w:r w:rsidR="002D1A27" w:rsidRPr="002D1A27">
        <w:rPr>
          <w:rFonts w:ascii="Cambria Math" w:hAnsi="Cambria Math"/>
          <w:i/>
        </w:rPr>
        <w:t xml:space="preserve"> </w:t>
      </w:r>
      <m:oMath>
        <m:r>
          <w:rPr>
            <w:rFonts w:ascii="Cambria Math" w:hAnsi="Cambria Math"/>
          </w:rPr>
          <m:t>B </m:t>
        </m:r>
      </m:oMath>
      <w:r w:rsidR="002D1A27" w:rsidRPr="00ED463D">
        <w:rPr>
          <w:rFonts w:eastAsia="Calibri" w:cs="Calibri"/>
          <w:lang w:val="en-GB"/>
        </w:rPr>
        <w:t xml:space="preserve"> </w:t>
      </w:r>
      <w:r w:rsidRPr="00ED463D">
        <w:rPr>
          <w:rFonts w:eastAsia="Calibri" w:cs="Calibri"/>
          <w:lang w:val="en-GB"/>
        </w:rPr>
        <w:t>—</w:t>
      </w:r>
      <w:r w:rsidR="007B50AD">
        <w:rPr>
          <w:rFonts w:eastAsia="Calibri" w:cs="Calibri"/>
          <w:lang w:val="en-GB"/>
        </w:rPr>
        <w:t xml:space="preserve"> </w:t>
      </w:r>
      <w:r w:rsidRPr="00ED463D">
        <w:rPr>
          <w:rFonts w:eastAsia="Calibri" w:cs="Calibri"/>
          <w:lang w:val="en-GB"/>
        </w:rPr>
        <w:t xml:space="preserve">where </w:t>
      </w:r>
      <m:oMath>
        <m:r>
          <w:rPr>
            <w:rFonts w:ascii="Cambria Math" w:hAnsi="Cambria Math"/>
          </w:rPr>
          <m:t>W </m:t>
        </m:r>
      </m:oMath>
      <w:r w:rsidRPr="00ED463D">
        <w:rPr>
          <w:rFonts w:eastAsia="Calibri" w:cs="Calibri"/>
          <w:lang w:val="en-GB"/>
        </w:rPr>
        <w:t xml:space="preserve"> stands for width, </w:t>
      </w:r>
      <m:oMath>
        <m:r>
          <w:rPr>
            <w:rFonts w:ascii="Cambria Math" w:hAnsi="Cambria Math"/>
          </w:rPr>
          <m:t>H </m:t>
        </m:r>
      </m:oMath>
      <w:r w:rsidRPr="00ED463D">
        <w:rPr>
          <w:rFonts w:eastAsia="Calibri" w:cs="Calibri"/>
          <w:lang w:val="en-GB"/>
        </w:rPr>
        <w:t xml:space="preserve"> represents height, and </w:t>
      </w:r>
      <m:oMath>
        <m:r>
          <w:rPr>
            <w:rFonts w:ascii="Cambria Math" w:hAnsi="Cambria Math"/>
          </w:rPr>
          <m:t>B </m:t>
        </m:r>
      </m:oMath>
      <w:r w:rsidR="007B50AD">
        <w:rPr>
          <w:rFonts w:eastAsia="Calibri" w:cs="Calibri"/>
        </w:rPr>
        <w:t xml:space="preserve"> </w:t>
      </w:r>
      <w:r w:rsidRPr="00ED463D">
        <w:rPr>
          <w:rFonts w:eastAsia="Calibri" w:cs="Calibri"/>
          <w:lang w:val="en-GB"/>
        </w:rPr>
        <w:t xml:space="preserve">indicates channels—the encoded version takes on dimensions </w:t>
      </w:r>
      <m:oMath>
        <m:f>
          <m:fPr>
            <m:ctrlPr>
              <w:rPr>
                <w:rFonts w:ascii="Cambria Math" w:hAnsi="Cambria Math"/>
              </w:rPr>
            </m:ctrlPr>
          </m:fPr>
          <m:num>
            <m:r>
              <w:rPr>
                <w:rFonts w:ascii="Cambria Math" w:hAnsi="Cambria Math"/>
              </w:rPr>
              <m:t>W</m:t>
            </m:r>
          </m:num>
          <m:den>
            <m:r>
              <w:rPr>
                <w:rFonts w:ascii="Cambria Math" w:hAnsi="Cambria Math"/>
              </w:rPr>
              <m:t>dsf</m:t>
            </m:r>
          </m:den>
        </m:f>
      </m:oMath>
      <w:r w:rsidRPr="00ED463D">
        <w:rPr>
          <w:rFonts w:eastAsia="Calibri" w:cs="Calibri"/>
          <w:lang w:val="en-GB"/>
        </w:rPr>
        <w:t>x</w:t>
      </w:r>
      <m:oMath>
        <m:f>
          <m:fPr>
            <m:ctrlPr>
              <w:rPr>
                <w:rFonts w:ascii="Cambria Math" w:hAnsi="Cambria Math"/>
              </w:rPr>
            </m:ctrlPr>
          </m:fPr>
          <m:num>
            <m:r>
              <w:rPr>
                <w:rFonts w:ascii="Cambria Math" w:hAnsi="Cambria Math"/>
              </w:rPr>
              <m:t>H</m:t>
            </m:r>
          </m:num>
          <m:den>
            <m:r>
              <w:rPr>
                <w:rFonts w:ascii="Cambria Math" w:hAnsi="Cambria Math"/>
              </w:rPr>
              <m:t>dsf</m:t>
            </m:r>
          </m:den>
        </m:f>
      </m:oMath>
      <w:r w:rsidRPr="00ED463D">
        <w:rPr>
          <w:rFonts w:eastAsia="Calibri" w:cs="Calibri"/>
          <w:lang w:val="en-GB"/>
        </w:rPr>
        <w:t>x</w:t>
      </w:r>
      <w:r w:rsidR="00FE041C" w:rsidRPr="00FE041C">
        <w:rPr>
          <w:rFonts w:ascii="Cambria Math" w:hAnsi="Cambria Math"/>
          <w:i/>
        </w:rPr>
        <w:t xml:space="preserve"> </w:t>
      </w:r>
      <m:oMath>
        <m:r>
          <w:rPr>
            <w:rFonts w:ascii="Cambria Math" w:hAnsi="Cambria Math"/>
          </w:rPr>
          <m:t>D</m:t>
        </m:r>
      </m:oMath>
      <w:r w:rsidRPr="00ED463D">
        <w:rPr>
          <w:rFonts w:eastAsia="Calibri" w:cs="Calibri"/>
          <w:lang w:val="en-GB"/>
        </w:rPr>
        <w:t xml:space="preserve">. Here, </w:t>
      </w:r>
      <m:oMath>
        <m:r>
          <w:rPr>
            <w:rFonts w:ascii="Cambria Math" w:hAnsi="Cambria Math"/>
          </w:rPr>
          <m:t>D</m:t>
        </m:r>
      </m:oMath>
      <w:r w:rsidRPr="00ED463D">
        <w:rPr>
          <w:rFonts w:eastAsia="Calibri" w:cs="Calibri"/>
          <w:lang w:val="en-GB"/>
        </w:rPr>
        <w:t xml:space="preserve"> signifies the latent space's dimension. While the original image spans a spatial surface of </w:t>
      </w:r>
      <m:oMath>
        <m:r>
          <w:rPr>
            <w:rFonts w:ascii="Cambria Math" w:hAnsi="Cambria Math"/>
          </w:rPr>
          <m:t>WH</m:t>
        </m:r>
      </m:oMath>
      <w:r w:rsidRPr="00ED463D">
        <w:rPr>
          <w:rFonts w:eastAsia="Calibri" w:cs="Calibri"/>
          <w:lang w:val="en-GB"/>
        </w:rPr>
        <w:t xml:space="preserve"> , the encoded image covers </w:t>
      </w:r>
      <m:oMath>
        <m:f>
          <m:fPr>
            <m:ctrlPr>
              <w:rPr>
                <w:rFonts w:ascii="Cambria Math" w:hAnsi="Cambria Math"/>
              </w:rPr>
            </m:ctrlPr>
          </m:fPr>
          <m:num>
            <m:r>
              <w:rPr>
                <w:rFonts w:ascii="Cambria Math" w:hAnsi="Cambria Math"/>
              </w:rPr>
              <m:t>WH</m:t>
            </m:r>
          </m:num>
          <m:den>
            <m:r>
              <w:rPr>
                <w:rFonts w:ascii="Cambria Math" w:hAnsi="Cambria Math"/>
              </w:rPr>
              <m:t>ds</m:t>
            </m:r>
            <m:sSup>
              <m:sSupPr>
                <m:ctrlPr>
                  <w:rPr>
                    <w:rFonts w:ascii="Cambria Math" w:hAnsi="Cambria Math"/>
                  </w:rPr>
                </m:ctrlPr>
              </m:sSupPr>
              <m:e>
                <m:r>
                  <w:rPr>
                    <w:rFonts w:ascii="Cambria Math" w:hAnsi="Cambria Math"/>
                  </w:rPr>
                  <m:t>f</m:t>
                </m:r>
              </m:e>
              <m:sup>
                <m:r>
                  <w:rPr>
                    <w:rFonts w:ascii="Cambria Math" w:hAnsi="Cambria Math"/>
                  </w:rPr>
                  <m:t>2</m:t>
                </m:r>
              </m:sup>
            </m:sSup>
          </m:den>
        </m:f>
      </m:oMath>
      <w:r w:rsidRPr="00ED463D">
        <w:rPr>
          <w:rFonts w:eastAsia="Calibri" w:cs="Calibri"/>
          <w:lang w:val="en-GB"/>
        </w:rPr>
        <w:t>.</w:t>
      </w:r>
    </w:p>
    <w:p w14:paraId="016269FC" w14:textId="5311D619" w:rsidR="2B8C5F46" w:rsidRDefault="2B8C5F46" w:rsidP="2B8C5F46">
      <w:pPr>
        <w:rPr>
          <w:rFonts w:eastAsia="Calibri" w:cs="Calibri"/>
          <w:lang w:val="en-GB"/>
        </w:rPr>
      </w:pPr>
    </w:p>
    <w:p w14:paraId="18A040F3" w14:textId="1093BFE7" w:rsidR="2CE442BE" w:rsidRDefault="4AFCC3B3" w:rsidP="55C7D1A2">
      <w:pPr>
        <w:rPr>
          <w:rFonts w:eastAsia="Calibri" w:cs="Calibri"/>
          <w:b/>
          <w:bCs/>
          <w:lang w:val="en-GB"/>
        </w:rPr>
      </w:pPr>
      <w:r w:rsidRPr="55C7D1A2">
        <w:rPr>
          <w:rFonts w:eastAsia="Calibri" w:cs="Calibri"/>
          <w:b/>
          <w:bCs/>
          <w:lang w:val="en-GB"/>
        </w:rPr>
        <w:t>Quantization:</w:t>
      </w:r>
    </w:p>
    <w:p w14:paraId="2899B878" w14:textId="77777777" w:rsidR="006A44D2" w:rsidRDefault="006A44D2" w:rsidP="55C7D1A2">
      <w:pPr>
        <w:rPr>
          <w:rFonts w:eastAsia="Calibri" w:cs="Calibri"/>
          <w:lang w:val="en-GB"/>
        </w:rPr>
      </w:pPr>
    </w:p>
    <w:p w14:paraId="599F7518" w14:textId="77777777" w:rsidR="006A44D2" w:rsidRPr="006A44D2" w:rsidRDefault="006A44D2" w:rsidP="006A44D2">
      <w:pPr>
        <w:rPr>
          <w:rFonts w:eastAsia="Calibri" w:cs="Calibri"/>
        </w:rPr>
      </w:pPr>
      <w:r w:rsidRPr="006A44D2">
        <w:rPr>
          <w:rFonts w:eastAsia="Calibri" w:cs="Calibri"/>
        </w:rPr>
        <w:t xml:space="preserve">The quantization phase aims to transform a real vector into a discrete code, making it </w:t>
      </w:r>
      <w:proofErr w:type="gramStart"/>
      <w:r w:rsidRPr="006A44D2">
        <w:rPr>
          <w:rFonts w:eastAsia="Calibri" w:cs="Calibri"/>
        </w:rPr>
        <w:t>storage-ready</w:t>
      </w:r>
      <w:proofErr w:type="gramEnd"/>
      <w:r w:rsidRPr="006A44D2">
        <w:rPr>
          <w:rFonts w:eastAsia="Calibri" w:cs="Calibri"/>
        </w:rPr>
        <w:t xml:space="preserve">. This transformation is inherently lossy. Central to quantization is clustering. Data points in the same cluster are denoted by an index and reconstructed from the cluster center. Information about the exact position within the cluster is what's typically lost during this step. Two dominant clustering approaches are in use: the traditional </w:t>
      </w:r>
      <w:proofErr w:type="spellStart"/>
      <w:r w:rsidRPr="006A44D2">
        <w:rPr>
          <w:rFonts w:eastAsia="Calibri" w:cs="Calibri"/>
        </w:rPr>
        <w:t>KMeans</w:t>
      </w:r>
      <w:proofErr w:type="spellEnd"/>
      <w:r w:rsidRPr="006A44D2">
        <w:rPr>
          <w:rFonts w:eastAsia="Calibri" w:cs="Calibri"/>
        </w:rPr>
        <w:t xml:space="preserve"> clustering and a gradient-based algorithm. The </w:t>
      </w:r>
      <w:proofErr w:type="spellStart"/>
      <w:r w:rsidRPr="006A44D2">
        <w:rPr>
          <w:rFonts w:eastAsia="Calibri" w:cs="Calibri"/>
        </w:rPr>
        <w:t>KMeans</w:t>
      </w:r>
      <w:proofErr w:type="spellEnd"/>
      <w:r w:rsidRPr="006A44D2">
        <w:rPr>
          <w:rFonts w:eastAsia="Calibri" w:cs="Calibri"/>
        </w:rPr>
        <w:t xml:space="preserve"> method alternates between assigning data points to clusters and updating cluster centers. On the other hand, the gradient-based technique replaces the </w:t>
      </w:r>
      <w:proofErr w:type="spellStart"/>
      <w:r w:rsidRPr="006A44D2">
        <w:rPr>
          <w:rFonts w:eastAsia="Calibri" w:cs="Calibri"/>
        </w:rPr>
        <w:t>KMeans</w:t>
      </w:r>
      <w:proofErr w:type="spellEnd"/>
      <w:r w:rsidRPr="006A44D2">
        <w:rPr>
          <w:rFonts w:eastAsia="Calibri" w:cs="Calibri"/>
        </w:rPr>
        <w:t xml:space="preserve"> update rule with gradient descent. All cluster centers are collectively termed the codebook. As a result, the clustering algorithm outputs both the index of the assigned cluster and the value associated with a given data point.</w:t>
      </w:r>
    </w:p>
    <w:p w14:paraId="555BF654" w14:textId="77777777" w:rsidR="006A44D2" w:rsidRPr="006A44D2" w:rsidRDefault="006A44D2" w:rsidP="006A44D2">
      <w:pPr>
        <w:rPr>
          <w:rFonts w:eastAsia="Calibri" w:cs="Calibri"/>
        </w:rPr>
      </w:pPr>
    </w:p>
    <w:p w14:paraId="4405E1D6" w14:textId="2A88F660" w:rsidR="006A44D2" w:rsidRPr="006A44D2" w:rsidRDefault="006A44D2" w:rsidP="006A44D2">
      <w:pPr>
        <w:rPr>
          <w:rFonts w:eastAsia="Calibri" w:cs="Calibri"/>
        </w:rPr>
      </w:pPr>
      <w:r w:rsidRPr="006A44D2">
        <w:rPr>
          <w:rFonts w:eastAsia="Calibri" w:cs="Calibri"/>
        </w:rPr>
        <w:t>Considering the worst-case, the bit requirem</w:t>
      </w:r>
      <w:commentRangeStart w:id="97"/>
      <w:r w:rsidRPr="006A44D2">
        <w:rPr>
          <w:rFonts w:eastAsia="Calibri" w:cs="Calibri"/>
        </w:rPr>
        <w:t>ent (</w:t>
      </w:r>
      <m:oMath>
        <m:r>
          <w:rPr>
            <w:rFonts w:ascii="Cambria Math" w:hAnsi="Cambria Math"/>
          </w:rPr>
          <m:t>b</m:t>
        </m:r>
      </m:oMath>
      <w:r w:rsidRPr="006A44D2">
        <w:rPr>
          <w:rFonts w:eastAsia="Calibri" w:cs="Calibri"/>
        </w:rPr>
        <w:t>) to store</w:t>
      </w:r>
      <w:r w:rsidR="00667BEA" w:rsidRPr="00667BEA">
        <w:rPr>
          <w:rFonts w:eastAsia="Calibri" w:cs="Calibri"/>
        </w:rPr>
        <w:t xml:space="preserve"> </w:t>
      </w:r>
      <m:oMath>
        <m:r>
          <w:rPr>
            <w:rFonts w:ascii="Cambria Math" w:hAnsi="Cambria Math"/>
          </w:rPr>
          <m:t>#C</m:t>
        </m:r>
      </m:oMath>
      <w:r w:rsidRPr="006A44D2">
        <w:rPr>
          <w:rFonts w:eastAsia="Calibri" w:cs="Calibri"/>
        </w:rPr>
        <w:t xml:space="preserve"> clusters is:</w:t>
      </w:r>
    </w:p>
    <w:p w14:paraId="44254CE5" w14:textId="7D530E90" w:rsidR="006A44D2" w:rsidRPr="006A44D2" w:rsidRDefault="00667BEA" w:rsidP="006A44D2">
      <w:pPr>
        <w:rPr>
          <w:rFonts w:eastAsia="Calibri" w:cs="Calibri"/>
        </w:rPr>
      </w:pPr>
      <m:oMathPara>
        <m:oMath>
          <m:r>
            <w:rPr>
              <w:rFonts w:ascii="Cambria Math" w:hAnsi="Cambria Math"/>
            </w:rPr>
            <m:t>b=</m:t>
          </m:r>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rPr>
                      </m:ctrlPr>
                    </m:dPr>
                    <m:e>
                      <m:r>
                        <w:rPr>
                          <w:rFonts w:ascii="Cambria Math" w:hAnsi="Cambria Math"/>
                        </w:rPr>
                        <m:t>#C</m:t>
                      </m:r>
                    </m:e>
                  </m:d>
                </m:e>
              </m:func>
            </m:e>
          </m:d>
        </m:oMath>
      </m:oMathPara>
    </w:p>
    <w:p w14:paraId="6603D018" w14:textId="77777777" w:rsidR="006A44D2" w:rsidRPr="006A44D2" w:rsidRDefault="006A44D2" w:rsidP="006A44D2">
      <w:pPr>
        <w:rPr>
          <w:rFonts w:eastAsia="Calibri" w:cs="Calibri"/>
        </w:rPr>
      </w:pPr>
      <w:r w:rsidRPr="05B5A481">
        <w:rPr>
          <w:rFonts w:eastAsia="Calibri" w:cs="Calibri"/>
        </w:rPr>
        <w:t>For illustration:</w:t>
      </w:r>
      <w:commentRangeEnd w:id="97"/>
      <w:r>
        <w:rPr>
          <w:rStyle w:val="CommentReference"/>
        </w:rPr>
        <w:commentReference w:id="97"/>
      </w:r>
    </w:p>
    <w:p w14:paraId="3B531FEE" w14:textId="62A94222" w:rsidR="006A44D2" w:rsidRPr="00444C8C" w:rsidRDefault="006A44D2" w:rsidP="00817353">
      <w:pPr>
        <w:pStyle w:val="ListParagraph"/>
        <w:numPr>
          <w:ilvl w:val="0"/>
          <w:numId w:val="37"/>
        </w:numPr>
        <w:rPr>
          <w:rFonts w:eastAsia="Calibri" w:cs="Calibri"/>
        </w:rPr>
      </w:pPr>
      <w:r w:rsidRPr="00444C8C">
        <w:rPr>
          <w:rFonts w:eastAsia="Calibri" w:cs="Calibri"/>
        </w:rPr>
        <w:t>With 1 cluster, 0 bits are sufficient since there's only one category.</w:t>
      </w:r>
    </w:p>
    <w:p w14:paraId="7EFCC6EC" w14:textId="15AD0712" w:rsidR="006A44D2" w:rsidRPr="00444C8C" w:rsidRDefault="006A44D2" w:rsidP="00817353">
      <w:pPr>
        <w:pStyle w:val="ListParagraph"/>
        <w:numPr>
          <w:ilvl w:val="0"/>
          <w:numId w:val="37"/>
        </w:numPr>
        <w:rPr>
          <w:rFonts w:eastAsia="Calibri" w:cs="Calibri"/>
        </w:rPr>
      </w:pPr>
      <w:r w:rsidRPr="00444C8C">
        <w:rPr>
          <w:rFonts w:eastAsia="Calibri" w:cs="Calibri"/>
        </w:rPr>
        <w:t>2 clusters necessitate 1 bit for differentiation (0 or 1).</w:t>
      </w:r>
    </w:p>
    <w:p w14:paraId="4268474B" w14:textId="48CBB9B1" w:rsidR="006A44D2" w:rsidRPr="00444C8C" w:rsidRDefault="006A44D2" w:rsidP="00817353">
      <w:pPr>
        <w:pStyle w:val="ListParagraph"/>
        <w:numPr>
          <w:ilvl w:val="0"/>
          <w:numId w:val="37"/>
        </w:numPr>
        <w:rPr>
          <w:rFonts w:eastAsia="Calibri" w:cs="Calibri"/>
        </w:rPr>
      </w:pPr>
      <w:r w:rsidRPr="00444C8C">
        <w:rPr>
          <w:rFonts w:eastAsia="Calibri" w:cs="Calibri"/>
        </w:rPr>
        <w:t xml:space="preserve">3 clusters require 2 bits for three possible categories (00, 01, or 10), leaving the </w:t>
      </w:r>
      <w:proofErr w:type="gramStart"/>
      <w:r w:rsidRPr="00444C8C">
        <w:rPr>
          <w:rFonts w:eastAsia="Calibri" w:cs="Calibri"/>
        </w:rPr>
        <w:t>11 code</w:t>
      </w:r>
      <w:proofErr w:type="gramEnd"/>
      <w:r w:rsidRPr="00444C8C">
        <w:rPr>
          <w:rFonts w:eastAsia="Calibri" w:cs="Calibri"/>
        </w:rPr>
        <w:t xml:space="preserve"> unused.</w:t>
      </w:r>
    </w:p>
    <w:p w14:paraId="3583CFF4" w14:textId="5CC54EFE" w:rsidR="006A44D2" w:rsidRPr="00444C8C" w:rsidRDefault="006A44D2" w:rsidP="00817353">
      <w:pPr>
        <w:pStyle w:val="ListParagraph"/>
        <w:numPr>
          <w:ilvl w:val="0"/>
          <w:numId w:val="37"/>
        </w:numPr>
        <w:rPr>
          <w:rFonts w:eastAsia="Calibri" w:cs="Calibri"/>
        </w:rPr>
      </w:pPr>
      <w:r w:rsidRPr="00444C8C">
        <w:rPr>
          <w:rFonts w:eastAsia="Calibri" w:cs="Calibri"/>
        </w:rPr>
        <w:t>4 clusters also demand 2 bits, using codes 00, 01, 10, and 11.</w:t>
      </w:r>
    </w:p>
    <w:p w14:paraId="1CCD96F7" w14:textId="77777777" w:rsidR="006A44D2" w:rsidRPr="006A44D2" w:rsidRDefault="006A44D2" w:rsidP="006A44D2">
      <w:pPr>
        <w:rPr>
          <w:rFonts w:eastAsia="Calibri" w:cs="Calibri"/>
        </w:rPr>
      </w:pPr>
    </w:p>
    <w:p w14:paraId="1625349C" w14:textId="6016B69F" w:rsidR="006A44D2" w:rsidRPr="006A44D2" w:rsidRDefault="006A44D2" w:rsidP="006A44D2">
      <w:pPr>
        <w:rPr>
          <w:rFonts w:eastAsia="Calibri" w:cs="Calibri"/>
        </w:rPr>
      </w:pPr>
      <w:r w:rsidRPr="006A44D2">
        <w:rPr>
          <w:rFonts w:eastAsia="Calibri" w:cs="Calibri"/>
        </w:rPr>
        <w:t xml:space="preserve">Expressing this in terms of </w:t>
      </w:r>
      <m:oMath>
        <m:r>
          <w:rPr>
            <w:rFonts w:ascii="Cambria Math" w:hAnsi="Cambria Math"/>
          </w:rPr>
          <m:t>b</m:t>
        </m:r>
      </m:oMath>
      <w:r w:rsidRPr="006A44D2">
        <w:rPr>
          <w:rFonts w:eastAsia="Calibri" w:cs="Calibri"/>
        </w:rPr>
        <w:t xml:space="preserve"> :</w:t>
      </w:r>
    </w:p>
    <w:p w14:paraId="7AAB255C" w14:textId="1B1D9360" w:rsidR="006A44D2" w:rsidRPr="006A44D2" w:rsidRDefault="007E645A" w:rsidP="006A44D2">
      <w:pPr>
        <w:rPr>
          <w:rFonts w:eastAsia="Calibri" w:cs="Calibri"/>
        </w:rPr>
      </w:pPr>
      <m:oMathPara>
        <m:oMath>
          <m:r>
            <w:rPr>
              <w:rFonts w:ascii="Cambria Math" w:hAnsi="Cambria Math"/>
            </w:rPr>
            <m:t>#C=</m:t>
          </m:r>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 </m:t>
          </m:r>
        </m:oMath>
      </m:oMathPara>
    </w:p>
    <w:p w14:paraId="12C52C04" w14:textId="53B16331" w:rsidR="006A44D2" w:rsidRPr="006A44D2" w:rsidRDefault="006A44D2" w:rsidP="006A44D2">
      <w:pPr>
        <w:rPr>
          <w:rFonts w:eastAsia="Calibri" w:cs="Calibri"/>
        </w:rPr>
      </w:pPr>
      <w:r w:rsidRPr="006A44D2">
        <w:rPr>
          <w:rFonts w:eastAsia="Calibri" w:cs="Calibri"/>
        </w:rPr>
        <w:t xml:space="preserve">This reveals that as </w:t>
      </w:r>
      <m:oMath>
        <m:r>
          <w:rPr>
            <w:rFonts w:ascii="Cambria Math" w:hAnsi="Cambria Math"/>
          </w:rPr>
          <m:t>b</m:t>
        </m:r>
      </m:oMath>
      <w:r w:rsidRPr="006A44D2">
        <w:rPr>
          <w:rFonts w:eastAsia="Calibri" w:cs="Calibri"/>
        </w:rPr>
        <w:t xml:space="preserve"> bits of information are </w:t>
      </w:r>
      <w:proofErr w:type="gramStart"/>
      <w:r w:rsidRPr="006A44D2">
        <w:rPr>
          <w:rFonts w:eastAsia="Calibri" w:cs="Calibri"/>
        </w:rPr>
        <w:t>stored,</w:t>
      </w:r>
      <w:proofErr w:type="gramEnd"/>
      <w:r w:rsidRPr="006A44D2">
        <w:rPr>
          <w:rFonts w:eastAsia="Calibri" w:cs="Calibri"/>
        </w:rPr>
        <w:t xml:space="preserve"> the requisite cluster count escalates exponentially. This exponential growth directly influences memory usage during clustering. To counteract this exponential growth, Residual Vector Quantization (RVQ)</w:t>
      </w:r>
      <w:r w:rsidR="004A09FA" w:rsidRPr="004A09FA">
        <w:rPr>
          <w:rStyle w:val="FootnoteReference"/>
          <w:rFonts w:eastAsia="Calibri" w:cs="Calibri"/>
          <w:lang w:val="en-GB"/>
        </w:rPr>
        <w:t xml:space="preserve"> </w:t>
      </w:r>
      <w:r w:rsidR="004A09FA" w:rsidRPr="279697BD">
        <w:rPr>
          <w:rStyle w:val="FootnoteReference"/>
          <w:rFonts w:eastAsia="Calibri" w:cs="Calibri"/>
          <w:lang w:val="en-GB"/>
        </w:rPr>
        <w:footnoteReference w:id="32"/>
      </w:r>
      <w:r w:rsidRPr="006A44D2">
        <w:rPr>
          <w:rFonts w:eastAsia="Calibri" w:cs="Calibri"/>
        </w:rPr>
        <w:t xml:space="preserve"> was introduced. RVQ curtails the complexity from exponential to linear relative to the codebook size by employing multiple codebooks. For instance, with two codebooks and a vector </w:t>
      </w:r>
      <m:oMath>
        <m:r>
          <w:rPr>
            <w:rFonts w:ascii="Cambria Math" w:hAnsi="Cambria Math"/>
          </w:rPr>
          <m:t>z</m:t>
        </m:r>
      </m:oMath>
      <w:r w:rsidRPr="006A44D2">
        <w:rPr>
          <w:rFonts w:eastAsia="Calibri" w:cs="Calibri"/>
        </w:rPr>
        <w:t xml:space="preserve"> to be quantized, the initial step quantizes </w:t>
      </w:r>
      <m:oMath>
        <m:r>
          <w:rPr>
            <w:rFonts w:ascii="Cambria Math" w:hAnsi="Cambria Math"/>
          </w:rPr>
          <m:t>z </m:t>
        </m:r>
      </m:oMath>
      <w:r w:rsidR="004A09FA" w:rsidRPr="006A44D2">
        <w:rPr>
          <w:rFonts w:eastAsia="Calibri" w:cs="Calibri"/>
        </w:rPr>
        <w:t xml:space="preserve"> </w:t>
      </w:r>
      <w:r w:rsidRPr="006A44D2">
        <w:rPr>
          <w:rFonts w:eastAsia="Calibri" w:cs="Calibri"/>
        </w:rPr>
        <w:t xml:space="preserve">to get cluster </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Pr="006A44D2">
        <w:rPr>
          <w:rFonts w:eastAsia="Calibri" w:cs="Calibri"/>
        </w:rPr>
        <w:t xml:space="preserve"> with index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004A09FA">
        <w:rPr>
          <w:rFonts w:eastAsia="Calibri" w:cs="Calibri"/>
        </w:rPr>
        <w:t xml:space="preserve"> </w:t>
      </w:r>
      <w:r w:rsidRPr="006A44D2">
        <w:rPr>
          <w:rFonts w:eastAsia="Calibri" w:cs="Calibri"/>
        </w:rPr>
        <w:t xml:space="preserve">using the first codebook. Then, the residual </w:t>
      </w:r>
      <m:oMath>
        <m:r>
          <w:rPr>
            <w:rFonts w:ascii="Cambria Math" w:hAnsi="Cambria Math"/>
          </w:rPr>
          <m:t>r=z-</m:t>
        </m:r>
        <m:sSub>
          <m:sSubPr>
            <m:ctrlPr>
              <w:rPr>
                <w:rFonts w:ascii="Cambria Math" w:hAnsi="Cambria Math"/>
              </w:rPr>
            </m:ctrlPr>
          </m:sSubPr>
          <m:e>
            <m:r>
              <w:rPr>
                <w:rFonts w:ascii="Cambria Math" w:hAnsi="Cambria Math"/>
              </w:rPr>
              <m:t>z</m:t>
            </m:r>
          </m:e>
          <m:sub>
            <m:r>
              <w:rPr>
                <w:rFonts w:ascii="Cambria Math" w:hAnsi="Cambria Math"/>
              </w:rPr>
              <m:t>0</m:t>
            </m:r>
          </m:sub>
        </m:sSub>
      </m:oMath>
      <w:r w:rsidRPr="006A44D2">
        <w:rPr>
          <w:rFonts w:eastAsia="Calibri" w:cs="Calibri"/>
        </w:rPr>
        <w:t xml:space="preserve"> is determined, and the process is repeated, obtaining </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Pr="006A44D2">
        <w:rPr>
          <w:rFonts w:eastAsia="Calibri" w:cs="Calibri"/>
        </w:rPr>
        <w:t xml:space="preserve"> and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Pr="006A44D2">
        <w:rPr>
          <w:rFonts w:eastAsia="Calibri" w:cs="Calibri"/>
        </w:rPr>
        <w:t xml:space="preserve"> from the second codebook. The final quantized vector and index are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1</m:t>
            </m:r>
          </m:sub>
        </m:sSub>
      </m:oMath>
      <w:r w:rsidRPr="006A44D2">
        <w:rPr>
          <w:rFonts w:eastAsia="Calibri" w:cs="Calibri"/>
        </w:rPr>
        <w:t xml:space="preserve"> and the concatenated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006A44D2">
        <w:rPr>
          <w:rFonts w:eastAsia="Calibri" w:cs="Calibri"/>
        </w:rPr>
        <w:t xml:space="preserve"> and </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Pr="006A44D2">
        <w:rPr>
          <w:rFonts w:eastAsia="Calibri" w:cs="Calibri"/>
        </w:rPr>
        <w:t xml:space="preserve">, respectively. This method streamlines the complexity and memory demands of the quantization phase. The initial clustering sets a global position, whereas the subsequent clustering happens within the local cluster. Aggregation forms clusters, with an assumption of consistent structures within. Given </w:t>
      </w:r>
      <m:oMath>
        <m:sSub>
          <m:sSubPr>
            <m:ctrlPr>
              <w:rPr>
                <w:rFonts w:ascii="Cambria Math" w:eastAsia="Calibri" w:hAnsi="Cambria Math" w:cs="Calibri"/>
                <w:i/>
              </w:rPr>
            </m:ctrlPr>
          </m:sSubPr>
          <m:e>
            <m:r>
              <w:rPr>
                <w:rFonts w:ascii="Cambria Math" w:eastAsia="Calibri" w:hAnsi="Cambria Math" w:cs="Calibri"/>
              </w:rPr>
              <m:t>#C</m:t>
            </m:r>
          </m:e>
          <m:sub>
            <m:r>
              <w:rPr>
                <w:rFonts w:ascii="Cambria Math" w:eastAsia="Calibri" w:hAnsi="Cambria Math" w:cs="Calibri"/>
              </w:rPr>
              <m:t>l</m:t>
            </m:r>
          </m:sub>
        </m:sSub>
      </m:oMath>
      <w:r w:rsidR="00A55DE1" w:rsidRPr="006A44D2">
        <w:rPr>
          <w:rFonts w:eastAsia="Calibri" w:cs="Calibri"/>
        </w:rPr>
        <w:t xml:space="preserve"> </w:t>
      </w:r>
      <w:r w:rsidRPr="006A44D2">
        <w:rPr>
          <w:rFonts w:eastAsia="Calibri" w:cs="Calibri"/>
        </w:rPr>
        <w:t>as the cluster count per level, the total cluster count</w:t>
      </w:r>
      <w:r w:rsidR="0050631B" w:rsidRPr="0050631B">
        <w:rPr>
          <w:rFonts w:eastAsia="Calibri" w:cs="Calibri"/>
        </w:rPr>
        <w:t xml:space="preserve"> </w:t>
      </w:r>
      <m:oMath>
        <m:r>
          <w:rPr>
            <w:rFonts w:ascii="Cambria Math" w:hAnsi="Cambria Math"/>
          </w:rPr>
          <m:t>#C</m:t>
        </m:r>
      </m:oMath>
      <w:r w:rsidRPr="006A44D2">
        <w:rPr>
          <w:rFonts w:eastAsia="Calibri" w:cs="Calibri"/>
        </w:rPr>
        <w:t xml:space="preserve"> after </w:t>
      </w:r>
      <m:oMath>
        <m:r>
          <w:rPr>
            <w:rFonts w:ascii="Cambria Math" w:eastAsia="Calibri" w:hAnsi="Cambria Math" w:cs="Calibri"/>
          </w:rPr>
          <m:t>N</m:t>
        </m:r>
      </m:oMath>
      <w:r w:rsidR="0050631B" w:rsidRPr="0050631B">
        <w:rPr>
          <w:rFonts w:eastAsia="Calibri" w:cs="Calibri"/>
        </w:rPr>
        <w:t xml:space="preserve"> </w:t>
      </w:r>
      <w:r w:rsidRPr="006A44D2">
        <w:rPr>
          <w:rFonts w:eastAsia="Calibri" w:cs="Calibri"/>
        </w:rPr>
        <w:t xml:space="preserve">layers </w:t>
      </w:r>
      <w:proofErr w:type="gramStart"/>
      <w:r w:rsidRPr="006A44D2">
        <w:rPr>
          <w:rFonts w:eastAsia="Calibri" w:cs="Calibri"/>
        </w:rPr>
        <w:t>is</w:t>
      </w:r>
      <w:proofErr w:type="gramEnd"/>
      <w:r w:rsidRPr="006A44D2">
        <w:rPr>
          <w:rFonts w:eastAsia="Calibri" w:cs="Calibri"/>
        </w:rPr>
        <w:t>:</w:t>
      </w:r>
    </w:p>
    <w:p w14:paraId="57673C6B" w14:textId="2B1706F7" w:rsidR="0050631B" w:rsidRDefault="0050631B" w:rsidP="006A44D2">
      <w:pPr>
        <w:rPr>
          <w:rFonts w:eastAsia="Calibri" w:cs="Calibri"/>
        </w:rPr>
      </w:pPr>
      <m:oMathPara>
        <m:oMath>
          <m:r>
            <w:rPr>
              <w:rFonts w:ascii="Cambria Math" w:hAnsi="Cambria Math"/>
            </w:rPr>
            <m:t>#C=</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N</m:t>
              </m:r>
            </m:sup>
          </m:sSup>
          <m:r>
            <w:rPr>
              <w:rFonts w:ascii="Cambria Math" w:hAnsi="Cambria Math"/>
            </w:rPr>
            <m:t> </m:t>
          </m:r>
        </m:oMath>
      </m:oMathPara>
    </w:p>
    <w:p w14:paraId="0CB50BD3" w14:textId="71D626E8" w:rsidR="006A44D2" w:rsidRPr="006A44D2" w:rsidRDefault="006A44D2" w:rsidP="006A44D2">
      <w:pPr>
        <w:rPr>
          <w:rFonts w:eastAsia="Calibri" w:cs="Calibri"/>
        </w:rPr>
      </w:pPr>
      <w:r w:rsidRPr="006A44D2">
        <w:rPr>
          <w:rFonts w:eastAsia="Calibri" w:cs="Calibri"/>
        </w:rPr>
        <w:t xml:space="preserve">This equation can determine the clusters per level </w:t>
      </w:r>
      <w:r w:rsidR="00325492" w:rsidRPr="00325492">
        <w:rPr>
          <w:rFonts w:eastAsia="Calibri" w:cs="Calibri"/>
        </w:rPr>
        <w:t>(</w:t>
      </w:r>
      <m:oMath>
        <m:r>
          <w:rPr>
            <w:rFonts w:ascii="Cambria Math" w:hAnsi="Cambria Math"/>
          </w:rPr>
          <m:t>#C_l</m:t>
        </m:r>
      </m:oMath>
      <w:r w:rsidRPr="006A44D2">
        <w:rPr>
          <w:rFonts w:eastAsia="Calibri" w:cs="Calibri"/>
        </w:rPr>
        <w:t xml:space="preserve">) required for a desired bit count </w:t>
      </w:r>
      <m:oMath>
        <m:r>
          <w:rPr>
            <w:rFonts w:ascii="Cambria Math" w:hAnsi="Cambria Math"/>
          </w:rPr>
          <m:t>b</m:t>
        </m:r>
      </m:oMath>
      <w:r w:rsidRPr="006A44D2">
        <w:rPr>
          <w:rFonts w:eastAsia="Calibri" w:cs="Calibri"/>
        </w:rPr>
        <w:t>, as:</w:t>
      </w:r>
    </w:p>
    <w:p w14:paraId="656B7E5E" w14:textId="0E0812C8" w:rsidR="006A44D2" w:rsidRPr="006A44D2" w:rsidRDefault="00000000" w:rsidP="006A44D2">
      <w:pPr>
        <w:rPr>
          <w:rFonts w:eastAsia="Calibri" w:cs="Calibri"/>
        </w:rPr>
      </w:pPr>
      <m:oMathPara>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b</m:t>
                  </m:r>
                </m:num>
                <m:den>
                  <m:r>
                    <w:rPr>
                      <w:rFonts w:ascii="Cambria Math" w:hAnsi="Cambria Math"/>
                    </w:rPr>
                    <m:t>N</m:t>
                  </m:r>
                </m:den>
              </m:f>
            </m:sup>
          </m:sSup>
        </m:oMath>
      </m:oMathPara>
    </w:p>
    <w:p w14:paraId="67DBC45F" w14:textId="7F8494DC" w:rsidR="006A44D2" w:rsidRPr="006A44D2" w:rsidRDefault="006A44D2" w:rsidP="006A44D2">
      <w:pPr>
        <w:rPr>
          <w:rFonts w:eastAsia="Calibri" w:cs="Calibri"/>
        </w:rPr>
      </w:pPr>
      <w:r w:rsidRPr="006A44D2">
        <w:rPr>
          <w:rFonts w:eastAsia="Calibri" w:cs="Calibri"/>
        </w:rPr>
        <w:t>An enhancement to RVQ is the integration of a variable codebook count. During training, for each sample, the number of codebooks (N) is chosen randomly within a predefined range. This adaptive approach ensures model versatility to various codebook counts.</w:t>
      </w:r>
    </w:p>
    <w:p w14:paraId="750963C0" w14:textId="77777777" w:rsidR="006A44D2" w:rsidRPr="006A44D2" w:rsidRDefault="006A44D2" w:rsidP="006A44D2">
      <w:pPr>
        <w:rPr>
          <w:rFonts w:eastAsia="Calibri" w:cs="Calibri"/>
        </w:rPr>
      </w:pPr>
    </w:p>
    <w:p w14:paraId="4AACB209" w14:textId="32706237" w:rsidR="006A44D2" w:rsidRPr="006A44D2" w:rsidRDefault="006A44D2" w:rsidP="006A44D2">
      <w:pPr>
        <w:rPr>
          <w:rFonts w:eastAsia="Calibri" w:cs="Calibri"/>
        </w:rPr>
      </w:pPr>
      <w:r w:rsidRPr="006A44D2">
        <w:rPr>
          <w:rFonts w:eastAsia="Calibri" w:cs="Calibri"/>
        </w:rPr>
        <w:t xml:space="preserve">A standout advantage of variable codebook counts is adaptability, allowing a singular model's application across different codebook quantities. For the EO4EU project, this adaptability is essential, reducing the models to be trained for distinct compression rates. </w:t>
      </w:r>
      <w:r w:rsidR="00444C8C">
        <w:t xml:space="preserve">Experiments presented </w:t>
      </w:r>
      <w:r w:rsidR="00444C8C">
        <w:lastRenderedPageBreak/>
        <w:t>in the subsequent section will demonstrate that this versatility has a minimal impact on model quality.</w:t>
      </w:r>
    </w:p>
    <w:p w14:paraId="168C1881" w14:textId="1093BFE7" w:rsidR="6D427495" w:rsidRDefault="6D427495" w:rsidP="0353B00F">
      <w:pPr>
        <w:spacing w:line="259" w:lineRule="auto"/>
        <w:jc w:val="both"/>
        <w:rPr>
          <w:lang w:val="en-GB"/>
        </w:rPr>
      </w:pPr>
    </w:p>
    <w:p w14:paraId="489731A5" w14:textId="1093BFE7" w:rsidR="2ED99858" w:rsidRDefault="2ED99858" w:rsidP="056A359D">
      <w:pPr>
        <w:spacing w:line="259" w:lineRule="auto"/>
        <w:jc w:val="both"/>
        <w:rPr>
          <w:lang w:val="en-GB"/>
        </w:rPr>
      </w:pPr>
      <w:r w:rsidRPr="056A359D">
        <w:rPr>
          <w:b/>
          <w:bCs/>
          <w:lang w:val="en-GB"/>
        </w:rPr>
        <w:t>Lossless compression:</w:t>
      </w:r>
    </w:p>
    <w:p w14:paraId="7E310BBB" w14:textId="77777777" w:rsidR="004B471A" w:rsidRDefault="004B471A" w:rsidP="5B87DCF6">
      <w:pPr>
        <w:jc w:val="both"/>
        <w:rPr>
          <w:rFonts w:eastAsia="Calibri" w:cs="Calibri"/>
          <w:lang w:val="en-GB"/>
        </w:rPr>
      </w:pPr>
    </w:p>
    <w:p w14:paraId="4D5FE515" w14:textId="77777777" w:rsidR="004B471A" w:rsidRPr="004B471A" w:rsidRDefault="004B471A" w:rsidP="004B471A">
      <w:pPr>
        <w:jc w:val="both"/>
        <w:rPr>
          <w:rFonts w:eastAsia="Calibri" w:cs="Calibri"/>
          <w:lang w:val="en-GB"/>
        </w:rPr>
      </w:pPr>
      <w:r w:rsidRPr="004B471A">
        <w:rPr>
          <w:rFonts w:eastAsia="Calibri" w:cs="Calibri"/>
          <w:lang w:val="en-GB"/>
        </w:rPr>
        <w:t>The concluding compression phase uses a standard lossless encoding algorithm on the cluster index numbers. As posited by Shannon's source coding theorem, the efficacy of an ideal lossless compression algorithm can be bounded by the entropy derived from the probability distribution of the cluster indexes. The calculations from the prior sections present a worst-case scenario, which is most pertinent in situations where the data is uniformly random, leading to maximized entropy.</w:t>
      </w:r>
    </w:p>
    <w:p w14:paraId="1018EF0C" w14:textId="72E43569" w:rsidR="004B471A" w:rsidRDefault="004B471A" w:rsidP="004B471A">
      <w:pPr>
        <w:jc w:val="both"/>
        <w:rPr>
          <w:rFonts w:eastAsia="Calibri" w:cs="Calibri"/>
          <w:lang w:val="en-GB"/>
        </w:rPr>
      </w:pPr>
      <w:r w:rsidRPr="004B471A">
        <w:rPr>
          <w:rFonts w:eastAsia="Calibri" w:cs="Calibri"/>
          <w:lang w:val="en-GB"/>
        </w:rPr>
        <w:t>Subsequently, in the evaluation section, we adhere to standard practices in the literature, noting the theoretical compression ratio. This is especially relevant considering that multiple optimal algorithms can achieve this ratio when the index distribution is well-defined.</w:t>
      </w:r>
    </w:p>
    <w:p w14:paraId="2EF63336" w14:textId="5AC375EB" w:rsidR="74BAA47B" w:rsidRDefault="5B0C5C13" w:rsidP="00817353">
      <w:pPr>
        <w:pStyle w:val="Heading3"/>
        <w:numPr>
          <w:ilvl w:val="2"/>
          <w:numId w:val="35"/>
        </w:numPr>
        <w:jc w:val="both"/>
        <w:rPr>
          <w:lang w:val="en-GB"/>
        </w:rPr>
      </w:pPr>
      <w:bookmarkStart w:id="98" w:name="_Toc303682048"/>
      <w:bookmarkStart w:id="99" w:name="_Toc1978056431"/>
      <w:bookmarkStart w:id="100" w:name="_Toc150941837"/>
      <w:r w:rsidRPr="2B8C5F46">
        <w:rPr>
          <w:lang w:val="en-GB"/>
        </w:rPr>
        <w:t>Data type selection and data preparation</w:t>
      </w:r>
      <w:bookmarkEnd w:id="98"/>
      <w:bookmarkEnd w:id="99"/>
      <w:bookmarkEnd w:id="100"/>
    </w:p>
    <w:p w14:paraId="1796EE28" w14:textId="77777777" w:rsidR="008023C2" w:rsidRDefault="008023C2" w:rsidP="1AA9883C">
      <w:pPr>
        <w:spacing w:line="259" w:lineRule="auto"/>
        <w:jc w:val="both"/>
      </w:pPr>
    </w:p>
    <w:p w14:paraId="5103CE7D" w14:textId="32E5213F" w:rsidR="008023C2" w:rsidRDefault="008023C2" w:rsidP="008023C2">
      <w:pPr>
        <w:spacing w:line="259" w:lineRule="auto"/>
        <w:jc w:val="both"/>
      </w:pPr>
      <w:r>
        <w:t>Much like the discussions in Section 2.2.2 on data type selection for SSL models, for learned compression we chose Sentinel-2 multispectral images as our guiding data. We leveraged the auxiliary code blocks developed for SSL, with a primary focus on the BEN dataset. This decision was influenced by the comprehensive data the BEN dataset offers. A notable distinction from the SSL work is our retention of all data points. In a compression context, factors like a satellite image's high cloud coverage don't compromise the task's accuracy. The aim is to faithfully reconstruct the original image, independent of its content. Also, in compression tasks, data imbalance isn't a concern since the input encapsulates all necessary information. Aside from these distinctions, the data preparation mirrors the SSL approach, as detailed in Section 2.2.2.</w:t>
      </w:r>
    </w:p>
    <w:p w14:paraId="2166BFB5" w14:textId="4D59C3A8" w:rsidR="1E8FE5D8" w:rsidRPr="008023C2" w:rsidRDefault="008023C2" w:rsidP="1AA9883C">
      <w:pPr>
        <w:spacing w:line="259" w:lineRule="auto"/>
        <w:jc w:val="both"/>
      </w:pPr>
      <w:r>
        <w:t>The training dataset comprises roughly 413k samples, while the test set contains about 88k samples.</w:t>
      </w:r>
    </w:p>
    <w:p w14:paraId="1602F1B3" w14:textId="368E817F" w:rsidR="74BAA47B" w:rsidRDefault="39B30451" w:rsidP="00817353">
      <w:pPr>
        <w:pStyle w:val="Heading3"/>
        <w:numPr>
          <w:ilvl w:val="2"/>
          <w:numId w:val="35"/>
        </w:numPr>
        <w:jc w:val="both"/>
        <w:rPr>
          <w:lang w:val="en-GB"/>
        </w:rPr>
      </w:pPr>
      <w:bookmarkStart w:id="101" w:name="_Toc347529551"/>
      <w:bookmarkStart w:id="102" w:name="_Toc2025962900"/>
      <w:bookmarkStart w:id="103" w:name="_Toc150941838"/>
      <w:r w:rsidRPr="2B8C5F46">
        <w:rPr>
          <w:rFonts w:eastAsia="Calibri" w:cs="Calibri"/>
          <w:i w:val="0"/>
          <w:iCs w:val="0"/>
          <w:sz w:val="27"/>
          <w:szCs w:val="27"/>
          <w:lang w:val="en-GB"/>
        </w:rPr>
        <w:t>Model Evaluation protocol</w:t>
      </w:r>
      <w:bookmarkEnd w:id="101"/>
      <w:bookmarkEnd w:id="102"/>
      <w:bookmarkEnd w:id="103"/>
    </w:p>
    <w:p w14:paraId="4AAD3FC0" w14:textId="77777777" w:rsidR="00AC5858" w:rsidRDefault="00AC5858" w:rsidP="2B8C5F46">
      <w:pPr>
        <w:jc w:val="both"/>
        <w:rPr>
          <w:lang w:val="en-GB"/>
        </w:rPr>
      </w:pPr>
    </w:p>
    <w:p w14:paraId="3E66E2C4" w14:textId="77777777" w:rsidR="00AC5858" w:rsidRPr="00AC5858" w:rsidRDefault="00AC5858" w:rsidP="00AC5858">
      <w:pPr>
        <w:jc w:val="both"/>
      </w:pPr>
      <w:r w:rsidRPr="00AC5858">
        <w:t>In evaluating learned compression models, the challenges differ from those in a supervised approach. In the latter, a single performance metric can be sufficient to compare different models. However, for learned compression, there's a need to balance two essential objectives: the degree of compression and the accuracy of the reconstructed output. A compression model is said to Pareto dominate another if it excels in both these criteria. In cases where no model has clear Pareto dominance, the choice becomes subjective, influenced by the specific problem, its demands, and the preferences of the researcher or designer. Our goal is to juxtapose our solutions with a relevant baseline, thereby highlighting the interplay between compression and fidelity.</w:t>
      </w:r>
    </w:p>
    <w:p w14:paraId="0C164D34" w14:textId="77777777" w:rsidR="00AC5858" w:rsidRPr="00AC5858" w:rsidRDefault="00AC5858" w:rsidP="00AC5858">
      <w:pPr>
        <w:jc w:val="both"/>
      </w:pPr>
    </w:p>
    <w:p w14:paraId="4E9C7724" w14:textId="77777777" w:rsidR="00AC5858" w:rsidRPr="00AC5858" w:rsidRDefault="00AC5858" w:rsidP="00AC5858">
      <w:pPr>
        <w:jc w:val="both"/>
      </w:pPr>
      <w:r w:rsidRPr="00AC5858">
        <w:t>To visualize this trade-off, we plot it on a two-dimensional graph. This representation provides a straightforward understanding of the tension between compression level and reconstruction accuracy. As a benchmark, we use the JPEG algorithm, interpreting the images from each band as monochromatic, single-channel visuals. To traverse this landscape of trade-offs, we select diverse compression ratios, noting the corresponding fidelity (quantified by compression error) alongside.</w:t>
      </w:r>
    </w:p>
    <w:p w14:paraId="63938335" w14:textId="77777777" w:rsidR="00AC5858" w:rsidRPr="00AC5858" w:rsidRDefault="00AC5858" w:rsidP="00AC5858">
      <w:pPr>
        <w:jc w:val="both"/>
      </w:pPr>
    </w:p>
    <w:p w14:paraId="2D1D6E02" w14:textId="048AB567" w:rsidR="00AC5858" w:rsidRPr="00AC5858" w:rsidRDefault="00AC5858" w:rsidP="00AC5858">
      <w:pPr>
        <w:jc w:val="both"/>
      </w:pPr>
      <w:r w:rsidRPr="00AC5858">
        <w:t>The compression degree is gauged using the metric "bit per pixel" (</w:t>
      </w:r>
      <m:oMath>
        <m:r>
          <w:rPr>
            <w:rFonts w:ascii="Cambria Math" w:hAnsi="Cambria Math"/>
          </w:rPr>
          <m:t>bpp</m:t>
        </m:r>
      </m:oMath>
      <w:r w:rsidRPr="00AC5858">
        <w:t>). This metric is derived by dividing the total byte size of the image by its pixel count. For JPEG, we consider the file size. For learned compression, we opt for entropy to ensure our metrics aren't influenced by the choice of lossless compressor.</w:t>
      </w:r>
    </w:p>
    <w:p w14:paraId="5D120FD4" w14:textId="77777777" w:rsidR="00AC5858" w:rsidRPr="00AC5858" w:rsidRDefault="00AC5858" w:rsidP="00AC5858">
      <w:pPr>
        <w:jc w:val="both"/>
      </w:pPr>
    </w:p>
    <w:p w14:paraId="18F60E56" w14:textId="4F7E83CF" w:rsidR="00AC5858" w:rsidRPr="00AC5858" w:rsidRDefault="00AC5858" w:rsidP="00AC5858">
      <w:pPr>
        <w:jc w:val="both"/>
      </w:pPr>
      <w:r w:rsidRPr="00AC5858">
        <w:lastRenderedPageBreak/>
        <w:t>The maximal compression ratio for learned compression is found by determining the bits needed to represent a single code, based on the number of clusters per layer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 </m:t>
        </m:r>
      </m:oMath>
      <w:r w:rsidRPr="00AC5858">
        <w:t>) and the layer count (</w:t>
      </w:r>
      <m:oMath>
        <m:r>
          <w:rPr>
            <w:rFonts w:ascii="Cambria Math" w:hAnsi="Cambria Math"/>
          </w:rPr>
          <m:t>N</m:t>
        </m:r>
      </m:oMath>
      <w:r w:rsidRPr="00AC5858">
        <w:t>):</w:t>
      </w:r>
    </w:p>
    <w:p w14:paraId="6A63C019" w14:textId="77777777" w:rsidR="00BD549B" w:rsidRDefault="00BD549B" w:rsidP="00AC5858">
      <w:pPr>
        <w:jc w:val="both"/>
      </w:pPr>
      <m:oMathPara>
        <m:oMath>
          <m:r>
            <w:rPr>
              <w:rFonts w:ascii="Cambria Math" w:hAnsi="Cambria Math"/>
            </w:rPr>
            <m:t>b=</m:t>
          </m:r>
          <m:d>
            <m:dPr>
              <m:begChr m:val="⌈"/>
              <m:endChr m:val="⌉"/>
              <m:ctrlPr>
                <w:rPr>
                  <w:rFonts w:ascii="Cambria Math" w:hAnsi="Cambria Math"/>
                </w:rPr>
              </m:ctrlPr>
            </m:dPr>
            <m:e>
              <m: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rPr>
                      </m:ctrlPr>
                    </m:dPr>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m:t>
                          </m:r>
                        </m:sub>
                      </m:sSub>
                    </m:e>
                  </m:d>
                </m:e>
              </m:func>
            </m:e>
          </m:d>
        </m:oMath>
      </m:oMathPara>
    </w:p>
    <w:p w14:paraId="74AECFF6" w14:textId="4994BEAD" w:rsidR="00AC5858" w:rsidRPr="00AC5858" w:rsidRDefault="00AC5858" w:rsidP="00AC5858">
      <w:pPr>
        <w:jc w:val="both"/>
      </w:pPr>
      <w:r w:rsidRPr="00AC5858">
        <w:t>The entire code count is:</w:t>
      </w:r>
    </w:p>
    <w:p w14:paraId="056B1AB5" w14:textId="77777777" w:rsidR="00D67A59" w:rsidRDefault="00000000" w:rsidP="00AC5858">
      <w:pPr>
        <w:jc w:val="both"/>
      </w:pPr>
      <m:oMathPara>
        <m:oMath>
          <m:f>
            <m:fPr>
              <m:ctrlPr>
                <w:rPr>
                  <w:rFonts w:ascii="Cambria Math" w:hAnsi="Cambria Math"/>
                </w:rPr>
              </m:ctrlPr>
            </m:fPr>
            <m:num>
              <m:r>
                <w:rPr>
                  <w:rFonts w:ascii="Cambria Math" w:hAnsi="Cambria Math"/>
                </w:rPr>
                <m:t>WH</m:t>
              </m:r>
            </m:num>
            <m:den>
              <m:r>
                <w:rPr>
                  <w:rFonts w:ascii="Cambria Math" w:hAnsi="Cambria Math"/>
                </w:rPr>
                <m:t>ds</m:t>
              </m:r>
              <m:sSup>
                <m:sSupPr>
                  <m:ctrlPr>
                    <w:rPr>
                      <w:rFonts w:ascii="Cambria Math" w:hAnsi="Cambria Math"/>
                    </w:rPr>
                  </m:ctrlPr>
                </m:sSupPr>
                <m:e>
                  <m:r>
                    <w:rPr>
                      <w:rFonts w:ascii="Cambria Math" w:hAnsi="Cambria Math"/>
                    </w:rPr>
                    <m:t>f</m:t>
                  </m:r>
                </m:e>
                <m:sup>
                  <m:r>
                    <w:rPr>
                      <w:rFonts w:ascii="Cambria Math" w:hAnsi="Cambria Math"/>
                    </w:rPr>
                    <m:t>2</m:t>
                  </m:r>
                </m:sup>
              </m:sSup>
            </m:den>
          </m:f>
        </m:oMath>
      </m:oMathPara>
    </w:p>
    <w:p w14:paraId="7BC07538" w14:textId="0224EBE0" w:rsidR="00AC5858" w:rsidRPr="00AC5858" w:rsidRDefault="00AC5858" w:rsidP="00AC5858">
      <w:pPr>
        <w:jc w:val="both"/>
      </w:pPr>
      <w:r w:rsidRPr="00AC5858">
        <w:t>Subsequently, the bit per pixel (</w:t>
      </w:r>
      <m:oMath>
        <m:r>
          <w:rPr>
            <w:rFonts w:ascii="Cambria Math" w:hAnsi="Cambria Math"/>
          </w:rPr>
          <m:t>bpp</m:t>
        </m:r>
      </m:oMath>
      <w:r w:rsidRPr="00AC5858">
        <w:t>) is:</w:t>
      </w:r>
    </w:p>
    <w:p w14:paraId="2A9DB936" w14:textId="4BC50C71" w:rsidR="00AC5858" w:rsidRPr="00AC5858" w:rsidRDefault="00D67A59" w:rsidP="00AC5858">
      <w:pPr>
        <w:jc w:val="both"/>
      </w:pPr>
      <m:oMathPara>
        <m:oMath>
          <m:r>
            <w:rPr>
              <w:rFonts w:ascii="Cambria Math" w:hAnsi="Cambria Math"/>
            </w:rPr>
            <m:t>bpp=</m:t>
          </m:r>
          <m:f>
            <m:fPr>
              <m:ctrlPr>
                <w:rPr>
                  <w:rFonts w:ascii="Cambria Math" w:hAnsi="Cambria Math"/>
                </w:rPr>
              </m:ctrlPr>
            </m:fPr>
            <m:num>
              <m:r>
                <w:rPr>
                  <w:rFonts w:ascii="Cambria Math" w:hAnsi="Cambria Math"/>
                </w:rPr>
                <m:t>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m:t>
                  </m:r>
                </m:e>
              </m:func>
            </m:num>
            <m:den>
              <m:r>
                <w:rPr>
                  <w:rFonts w:ascii="Cambria Math" w:hAnsi="Cambria Math"/>
                </w:rPr>
                <m:t>ds</m:t>
              </m:r>
              <m:sSup>
                <m:sSupPr>
                  <m:ctrlPr>
                    <w:rPr>
                      <w:rFonts w:ascii="Cambria Math" w:hAnsi="Cambria Math"/>
                    </w:rPr>
                  </m:ctrlPr>
                </m:sSupPr>
                <m:e>
                  <m:r>
                    <w:rPr>
                      <w:rFonts w:ascii="Cambria Math" w:hAnsi="Cambria Math"/>
                    </w:rPr>
                    <m:t>f</m:t>
                  </m:r>
                </m:e>
                <m:sup>
                  <m:r>
                    <w:rPr>
                      <w:rFonts w:ascii="Cambria Math" w:hAnsi="Cambria Math"/>
                    </w:rPr>
                    <m:t>2</m:t>
                  </m:r>
                </m:sup>
              </m:sSup>
            </m:den>
          </m:f>
        </m:oMath>
      </m:oMathPara>
    </w:p>
    <w:p w14:paraId="329C1E90" w14:textId="2D8E60A6" w:rsidR="00AC5858" w:rsidRPr="00566EBF" w:rsidRDefault="00AC5858" w:rsidP="2B8C5F46">
      <w:pPr>
        <w:jc w:val="both"/>
      </w:pPr>
      <w:r w:rsidRPr="00AC5858">
        <w:t>For measuring errors, we deploy the root mean square error (RMS) as a percentage. This error is normalized to ensure values range between 0% and 100%.</w:t>
      </w:r>
    </w:p>
    <w:p w14:paraId="4F1A3F5A" w14:textId="368E817F" w:rsidR="74BAA47B" w:rsidRDefault="39B30451" w:rsidP="00817353">
      <w:pPr>
        <w:pStyle w:val="Heading3"/>
        <w:numPr>
          <w:ilvl w:val="2"/>
          <w:numId w:val="35"/>
        </w:numPr>
        <w:jc w:val="both"/>
        <w:rPr>
          <w:lang w:val="en-GB"/>
        </w:rPr>
      </w:pPr>
      <w:bookmarkStart w:id="104" w:name="_Toc1802932047"/>
      <w:bookmarkStart w:id="105" w:name="_Toc1520320759"/>
      <w:bookmarkStart w:id="106" w:name="_Toc150941839"/>
      <w:r w:rsidRPr="2B8C5F46">
        <w:rPr>
          <w:lang w:val="en-GB"/>
        </w:rPr>
        <w:t>Model Training</w:t>
      </w:r>
      <w:bookmarkEnd w:id="104"/>
      <w:bookmarkEnd w:id="105"/>
      <w:bookmarkEnd w:id="106"/>
    </w:p>
    <w:p w14:paraId="64C0F6F4" w14:textId="77777777" w:rsidR="00223854" w:rsidRDefault="00223854" w:rsidP="5B87DCF6">
      <w:pPr>
        <w:jc w:val="both"/>
        <w:rPr>
          <w:rFonts w:eastAsia="Calibri" w:cs="Calibri"/>
          <w:lang w:val="en-GB"/>
        </w:rPr>
      </w:pPr>
    </w:p>
    <w:p w14:paraId="75C94086" w14:textId="6C2CF415" w:rsidR="00223854" w:rsidRPr="00223854" w:rsidRDefault="00223854" w:rsidP="00223854">
      <w:pPr>
        <w:jc w:val="both"/>
        <w:rPr>
          <w:rFonts w:eastAsia="Calibri" w:cs="Calibri"/>
        </w:rPr>
      </w:pPr>
      <w:r w:rsidRPr="00223854">
        <w:rPr>
          <w:rFonts w:eastAsia="Calibri" w:cs="Calibri"/>
        </w:rPr>
        <w:t>In our initial investigations, we utilized a variant of VQ-VAE</w:t>
      </w:r>
      <w:r w:rsidR="00E957E9" w:rsidRPr="5B87DCF6">
        <w:rPr>
          <w:rStyle w:val="FootnoteReference"/>
          <w:lang w:val="en-GB"/>
        </w:rPr>
        <w:footnoteReference w:id="33"/>
      </w:r>
      <w:r w:rsidRPr="00223854">
        <w:rPr>
          <w:rFonts w:eastAsia="Calibri" w:cs="Calibri"/>
        </w:rPr>
        <w:t xml:space="preserve">, aiming to limit codebook usage to boost performance. However, early tests revealed a tendency for the model to prioritize reducing the codebook size, sometimes using only a few of its elements. This phenomenon, known as "degenerate outcomes," necessitated an adjustment. We briefly experimented with a modified </w:t>
      </w:r>
      <w:proofErr w:type="spellStart"/>
      <w:r w:rsidRPr="00223854">
        <w:rPr>
          <w:rFonts w:eastAsia="Calibri" w:cs="Calibri"/>
        </w:rPr>
        <w:t>regularizer</w:t>
      </w:r>
      <w:proofErr w:type="spellEnd"/>
      <w:r w:rsidRPr="00223854">
        <w:rPr>
          <w:rFonts w:eastAsia="Calibri" w:cs="Calibri"/>
        </w:rPr>
        <w:t>, focusing solely on reconstruction error. This quickly underscored the scalability concerns that had originally led to the introduction of RVQ.</w:t>
      </w:r>
    </w:p>
    <w:p w14:paraId="44BD387C" w14:textId="77777777" w:rsidR="00223854" w:rsidRPr="00223854" w:rsidRDefault="00223854" w:rsidP="00223854">
      <w:pPr>
        <w:jc w:val="both"/>
        <w:rPr>
          <w:rFonts w:eastAsia="Calibri" w:cs="Calibri"/>
        </w:rPr>
      </w:pPr>
    </w:p>
    <w:p w14:paraId="2A2CC4CA" w14:textId="03D3E7BE" w:rsidR="00223854" w:rsidRPr="00223854" w:rsidRDefault="00223854" w:rsidP="00223854">
      <w:pPr>
        <w:jc w:val="both"/>
        <w:rPr>
          <w:rFonts w:eastAsia="Calibri" w:cs="Calibri"/>
        </w:rPr>
      </w:pPr>
      <w:r w:rsidRPr="00223854">
        <w:rPr>
          <w:rFonts w:eastAsia="Calibri" w:cs="Calibri"/>
        </w:rPr>
        <w:t>During this phase, we also found Batch Normalization to be particularly batch size-sensitive, prompting its replacement with Layer Normalization. Furthermore, we settled on a down-sampling factor (</w:t>
      </w:r>
      <m:oMath>
        <m:r>
          <w:rPr>
            <w:rFonts w:ascii="Cambria Math" w:hAnsi="Cambria Math"/>
          </w:rPr>
          <m:t>dsf</m:t>
        </m:r>
      </m:oMath>
      <w:r w:rsidRPr="00223854">
        <w:rPr>
          <w:rFonts w:eastAsia="Calibri" w:cs="Calibri"/>
        </w:rPr>
        <w:t>) of 2, striking a balance between memory efficiency and the risk of over-smoothing from excessive downscaling.</w:t>
      </w:r>
    </w:p>
    <w:p w14:paraId="128647C3" w14:textId="77777777" w:rsidR="00223854" w:rsidRPr="00223854" w:rsidRDefault="00223854" w:rsidP="00223854">
      <w:pPr>
        <w:jc w:val="both"/>
        <w:rPr>
          <w:rFonts w:eastAsia="Calibri" w:cs="Calibri"/>
        </w:rPr>
      </w:pPr>
    </w:p>
    <w:p w14:paraId="5C3FE136" w14:textId="5684D16C" w:rsidR="00DD3D1A" w:rsidRDefault="00223854" w:rsidP="00DD3D1A">
      <w:pPr>
        <w:jc w:val="both"/>
        <w:rPr>
          <w:rFonts w:eastAsia="Calibri" w:cs="Calibri"/>
        </w:rPr>
      </w:pPr>
      <w:r>
        <w:rPr>
          <w:rFonts w:eastAsia="Calibri" w:cs="Calibri"/>
          <w:lang w:val="en-GB"/>
        </w:rPr>
        <w:fldChar w:fldCharType="begin"/>
      </w:r>
      <w:r>
        <w:rPr>
          <w:rFonts w:eastAsia="Calibri" w:cs="Calibri"/>
          <w:lang w:val="en-GB"/>
        </w:rPr>
        <w:instrText xml:space="preserve"> REF _Ref144226950 \h </w:instrText>
      </w:r>
      <w:r>
        <w:rPr>
          <w:rFonts w:eastAsia="Calibri" w:cs="Calibri"/>
          <w:lang w:val="en-GB"/>
        </w:rPr>
      </w:r>
      <w:r>
        <w:rPr>
          <w:rFonts w:eastAsia="Calibri" w:cs="Calibri"/>
          <w:lang w:val="en-GB"/>
        </w:rPr>
        <w:fldChar w:fldCharType="separate"/>
      </w:r>
      <w:r w:rsidR="005724D7">
        <w:t xml:space="preserve">Figure </w:t>
      </w:r>
      <w:r w:rsidR="005724D7">
        <w:rPr>
          <w:noProof/>
        </w:rPr>
        <w:t>7</w:t>
      </w:r>
      <w:r>
        <w:rPr>
          <w:rFonts w:eastAsia="Calibri" w:cs="Calibri"/>
          <w:lang w:val="en-GB"/>
        </w:rPr>
        <w:fldChar w:fldCharType="end"/>
      </w:r>
      <w:r w:rsidRPr="00DD3D1A">
        <w:t xml:space="preserve"> </w:t>
      </w:r>
      <w:r w:rsidRPr="00223854">
        <w:rPr>
          <w:rFonts w:eastAsia="Calibri" w:cs="Calibri"/>
        </w:rPr>
        <w:t>visually depicts the encoder's intricate architecture, which is divided into three main segments:</w:t>
      </w:r>
    </w:p>
    <w:p w14:paraId="1C5A1750" w14:textId="77777777" w:rsidR="00E957E9" w:rsidRPr="00E957E9" w:rsidRDefault="00E957E9" w:rsidP="00DD3D1A">
      <w:pPr>
        <w:jc w:val="both"/>
        <w:rPr>
          <w:rFonts w:eastAsia="Calibri" w:cs="Calibri"/>
        </w:rPr>
      </w:pPr>
    </w:p>
    <w:p w14:paraId="1A4D18EC" w14:textId="2E053EC8" w:rsidR="006D1DCC" w:rsidRDefault="00C5333C" w:rsidP="00DD3D1A">
      <w:pPr>
        <w:jc w:val="both"/>
      </w:pPr>
      <w:r>
        <w:rPr>
          <w:rStyle w:val="Strong"/>
        </w:rPr>
        <w:t>Optional</w:t>
      </w:r>
      <w:r w:rsidR="00706AD3">
        <w:rPr>
          <w:rStyle w:val="Strong"/>
        </w:rPr>
        <w:t xml:space="preserve"> </w:t>
      </w:r>
      <w:r>
        <w:rPr>
          <w:rStyle w:val="Strong"/>
        </w:rPr>
        <w:t>Downscaling:</w:t>
      </w:r>
      <w:r>
        <w:t xml:space="preserve"> </w:t>
      </w:r>
      <w:r w:rsidR="00E85E34">
        <w:t xml:space="preserve">Situated at both the start and end of the architecture, this section uses convolution with a stride of 2 for downscaling when needed, and standard convolution otherwise. For instance, with a </w:t>
      </w:r>
      <w:proofErr w:type="spellStart"/>
      <w:r w:rsidR="00E85E34">
        <w:t>dsf</w:t>
      </w:r>
      <w:proofErr w:type="spellEnd"/>
      <w:r w:rsidR="00E85E34">
        <w:t xml:space="preserve"> of 2, only the initial downscaling is activated; for a </w:t>
      </w:r>
      <w:proofErr w:type="spellStart"/>
      <w:r w:rsidR="00E85E34">
        <w:t>dsf</w:t>
      </w:r>
      <w:proofErr w:type="spellEnd"/>
      <w:r w:rsidR="00E85E34">
        <w:t xml:space="preserve"> of 4, both are engaged.</w:t>
      </w:r>
    </w:p>
    <w:p w14:paraId="4D6C2313" w14:textId="77777777" w:rsidR="005C0093" w:rsidRDefault="00A46264" w:rsidP="00D60B0C">
      <w:pPr>
        <w:jc w:val="both"/>
      </w:pPr>
      <w:r>
        <w:rPr>
          <w:rStyle w:val="Strong"/>
        </w:rPr>
        <w:t>Convolutional Core:</w:t>
      </w:r>
      <w:r>
        <w:t xml:space="preserve"> </w:t>
      </w:r>
      <w:r w:rsidR="005C0093">
        <w:t xml:space="preserve">This central segment boasts two main blocks, each housing three sub-blocks. These sub-blocks each consist of two convolutional layers, augmented by a </w:t>
      </w:r>
      <w:proofErr w:type="spellStart"/>
      <w:r w:rsidR="005C0093">
        <w:t>ReLU</w:t>
      </w:r>
      <w:proofErr w:type="spellEnd"/>
      <w:r w:rsidR="005C0093">
        <w:t xml:space="preserve"> non-linearity and layer normalization. This arrangement amasses a total of twelve convolutional layers throughout.</w:t>
      </w:r>
    </w:p>
    <w:p w14:paraId="20555EC1" w14:textId="2BB796EE" w:rsidR="4B153097" w:rsidRDefault="00706AD3" w:rsidP="1AA9883C">
      <w:pPr>
        <w:jc w:val="both"/>
        <w:rPr>
          <w:lang w:val="en-GB"/>
        </w:rPr>
      </w:pPr>
      <w:r>
        <w:rPr>
          <w:rStyle w:val="Strong"/>
        </w:rPr>
        <w:t>Residual Connections:</w:t>
      </w:r>
      <w:r>
        <w:t xml:space="preserve"> To bolster information retention and continuity, residual skip connections are introduced between each primary block at every hierarchical stage. This structural decision ensures that data is consistently maintained across the hierarchy, allowing the model to selectively infuse data when deemed essential.</w:t>
      </w:r>
    </w:p>
    <w:p w14:paraId="00842931" w14:textId="5B9E2F33" w:rsidR="00D7689E" w:rsidRDefault="00A523AD" w:rsidP="00D7689E">
      <w:pPr>
        <w:keepNext/>
        <w:jc w:val="both"/>
      </w:pPr>
      <w:r>
        <w:rPr>
          <w:noProof/>
        </w:rPr>
        <w:lastRenderedPageBreak/>
        <w:drawing>
          <wp:inline distT="0" distB="0" distL="0" distR="0" wp14:anchorId="5E85A6F2" wp14:editId="288F18B6">
            <wp:extent cx="5728335" cy="4232910"/>
            <wp:effectExtent l="0" t="0" r="5715" b="0"/>
            <wp:docPr id="913916725" name="Picture 91391672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6725" name="Picture 1" descr="A diagram of a computer&#10;&#10;Description automatically generated"/>
                    <pic:cNvPicPr/>
                  </pic:nvPicPr>
                  <pic:blipFill>
                    <a:blip r:embed="rId25"/>
                    <a:stretch>
                      <a:fillRect/>
                    </a:stretch>
                  </pic:blipFill>
                  <pic:spPr>
                    <a:xfrm>
                      <a:off x="0" y="0"/>
                      <a:ext cx="5728335" cy="4232910"/>
                    </a:xfrm>
                    <a:prstGeom prst="rect">
                      <a:avLst/>
                    </a:prstGeom>
                  </pic:spPr>
                </pic:pic>
              </a:graphicData>
            </a:graphic>
          </wp:inline>
        </w:drawing>
      </w:r>
    </w:p>
    <w:p w14:paraId="1E5C8507" w14:textId="11536018" w:rsidR="00D7689E" w:rsidRDefault="00D7689E" w:rsidP="00D7689E">
      <w:pPr>
        <w:pStyle w:val="Caption"/>
        <w:jc w:val="both"/>
        <w:rPr>
          <w:lang w:val="en-GB"/>
        </w:rPr>
      </w:pPr>
      <w:bookmarkStart w:id="107" w:name="_Ref144226950"/>
      <w:bookmarkStart w:id="108" w:name="_Ref144226946"/>
      <w:bookmarkStart w:id="109" w:name="_Toc144285663"/>
      <w:bookmarkStart w:id="110" w:name="_Toc150941864"/>
      <w:r>
        <w:t xml:space="preserve">Figure </w:t>
      </w:r>
      <w:r>
        <w:fldChar w:fldCharType="begin"/>
      </w:r>
      <w:r>
        <w:instrText xml:space="preserve"> SEQ Figure \* ARABIC </w:instrText>
      </w:r>
      <w:r>
        <w:fldChar w:fldCharType="separate"/>
      </w:r>
      <w:r w:rsidR="005724D7">
        <w:rPr>
          <w:noProof/>
        </w:rPr>
        <w:t>7</w:t>
      </w:r>
      <w:r>
        <w:fldChar w:fldCharType="end"/>
      </w:r>
      <w:bookmarkEnd w:id="107"/>
      <w:r w:rsidR="00BB33C7">
        <w:t>:</w:t>
      </w:r>
      <w:r w:rsidR="00BB33C7" w:rsidRPr="00BB33C7">
        <w:t xml:space="preserve"> </w:t>
      </w:r>
      <w:r w:rsidR="00BB33C7">
        <w:t>Encoder Architecture. The black numbers refer to the architecture description. The "+" node denotes addition operations. The blue arrows indicate data flow. The boxes denote component groupings.</w:t>
      </w:r>
      <w:bookmarkEnd w:id="108"/>
      <w:bookmarkEnd w:id="109"/>
      <w:bookmarkEnd w:id="110"/>
    </w:p>
    <w:p w14:paraId="376BCA50" w14:textId="243D95D3" w:rsidR="6FBB2A3E" w:rsidRDefault="6FBB2A3E" w:rsidP="5B87DCF6">
      <w:pPr>
        <w:jc w:val="both"/>
        <w:rPr>
          <w:rFonts w:eastAsia="Calibri"/>
          <w:lang w:val="en-GB"/>
        </w:rPr>
      </w:pPr>
    </w:p>
    <w:p w14:paraId="3EBC5551" w14:textId="7EFC8D2E" w:rsidR="5B87DCF6" w:rsidRDefault="001866C4" w:rsidP="5B87DCF6">
      <w:pPr>
        <w:jc w:val="both"/>
      </w:pPr>
      <w:r>
        <w:t>Decoding is relatively straightforward; we use a mirrored version of the encoder architecture. This symmetry involves transposed convolutions, effectively backtracking through the encoding steps to recreate the initial data.</w:t>
      </w:r>
    </w:p>
    <w:p w14:paraId="14912D42" w14:textId="77777777" w:rsidR="001866C4" w:rsidRDefault="001866C4" w:rsidP="5B87DCF6">
      <w:pPr>
        <w:jc w:val="both"/>
        <w:rPr>
          <w:rFonts w:eastAsia="Calibri" w:cs="Calibri"/>
          <w:lang w:val="en-GB"/>
        </w:rPr>
      </w:pPr>
    </w:p>
    <w:p w14:paraId="29B569C4" w14:textId="27C2F8E6" w:rsidR="0002639A" w:rsidRPr="0002639A" w:rsidRDefault="6971F2CE" w:rsidP="00AC7782">
      <w:pPr>
        <w:jc w:val="both"/>
        <w:rPr>
          <w:rFonts w:eastAsia="Calibri" w:cs="Calibri"/>
          <w:lang w:val="en-GB"/>
        </w:rPr>
      </w:pPr>
      <w:r w:rsidRPr="5B87DCF6">
        <w:rPr>
          <w:rFonts w:eastAsia="Calibri" w:cs="Calibri"/>
          <w:lang w:val="en-GB"/>
        </w:rPr>
        <w:t xml:space="preserve">The model </w:t>
      </w:r>
      <w:proofErr w:type="gramStart"/>
      <w:r w:rsidRPr="5B87DCF6">
        <w:rPr>
          <w:rFonts w:eastAsia="Calibri" w:cs="Calibri"/>
          <w:lang w:val="en-GB"/>
        </w:rPr>
        <w:t>are</w:t>
      </w:r>
      <w:proofErr w:type="gramEnd"/>
      <w:r w:rsidRPr="5B87DCF6">
        <w:rPr>
          <w:rFonts w:eastAsia="Calibri" w:cs="Calibri"/>
          <w:lang w:val="en-GB"/>
        </w:rPr>
        <w:t xml:space="preserve"> trained using Adam optimizer with a fix learning rate.</w:t>
      </w:r>
    </w:p>
    <w:p w14:paraId="2FA75741" w14:textId="77777777" w:rsidR="0002639A" w:rsidRPr="0002639A" w:rsidRDefault="0002639A" w:rsidP="0002639A">
      <w:pPr>
        <w:pStyle w:val="Corpotesto1"/>
        <w:jc w:val="both"/>
        <w:rPr>
          <w:rFonts w:eastAsia="Calibri" w:cs="Calibri"/>
          <w:lang w:val="en-GB"/>
        </w:rPr>
      </w:pPr>
    </w:p>
    <w:p w14:paraId="792709CB" w14:textId="41CB1D66" w:rsidR="7B73E3C3" w:rsidRPr="0002639A" w:rsidRDefault="0002639A" w:rsidP="0002639A">
      <w:pPr>
        <w:pStyle w:val="Corpotesto1"/>
        <w:jc w:val="both"/>
        <w:rPr>
          <w:rFonts w:eastAsia="Calibri" w:cs="Calibri"/>
        </w:rPr>
      </w:pPr>
      <w:r w:rsidRPr="0002639A">
        <w:rPr>
          <w:rFonts w:eastAsia="Calibri" w:cs="Calibri"/>
          <w:lang w:val="en-GB"/>
        </w:rPr>
        <w:t>During training, we encountered two primary challenges. First, GPU memory restrictions were a constraint. This was accentuated by the Sentinel data's &gt;10 channels—compared to the typical 3 in RGB images—and the use of expansive image patches. The second challenge stemmed from the sheer size of the dataset. This necessitated optimized I/O during training to ensure timely completion.</w:t>
      </w:r>
    </w:p>
    <w:p w14:paraId="549FB5E0" w14:textId="33CD3BE2" w:rsidR="74BAA47B" w:rsidRDefault="39B30451" w:rsidP="00817353">
      <w:pPr>
        <w:pStyle w:val="Heading3"/>
        <w:numPr>
          <w:ilvl w:val="2"/>
          <w:numId w:val="35"/>
        </w:numPr>
        <w:spacing w:line="259" w:lineRule="auto"/>
        <w:jc w:val="both"/>
        <w:rPr>
          <w:lang w:val="en-GB"/>
        </w:rPr>
      </w:pPr>
      <w:bookmarkStart w:id="111" w:name="_Toc1841755145"/>
      <w:bookmarkStart w:id="112" w:name="_Toc175347774"/>
      <w:bookmarkStart w:id="113" w:name="_Toc150941840"/>
      <w:r w:rsidRPr="2B8C5F46">
        <w:rPr>
          <w:rFonts w:eastAsia="Calibri" w:cs="Calibri"/>
          <w:sz w:val="27"/>
          <w:szCs w:val="27"/>
          <w:lang w:val="en-GB"/>
        </w:rPr>
        <w:t>Model finetuning</w:t>
      </w:r>
      <w:r w:rsidR="685358A3" w:rsidRPr="2B8C5F46">
        <w:rPr>
          <w:rFonts w:eastAsia="Calibri" w:cs="Calibri"/>
          <w:sz w:val="27"/>
          <w:szCs w:val="27"/>
          <w:lang w:val="en-GB"/>
        </w:rPr>
        <w:t xml:space="preserve"> and evaluation</w:t>
      </w:r>
      <w:bookmarkEnd w:id="111"/>
      <w:bookmarkEnd w:id="112"/>
      <w:bookmarkEnd w:id="113"/>
    </w:p>
    <w:p w14:paraId="71AFB26B" w14:textId="77777777" w:rsidR="003929BF" w:rsidRPr="003929BF" w:rsidRDefault="003929BF" w:rsidP="003929BF">
      <w:pPr>
        <w:jc w:val="both"/>
        <w:rPr>
          <w:lang w:val="en-GB"/>
        </w:rPr>
      </w:pPr>
      <w:r w:rsidRPr="003929BF">
        <w:rPr>
          <w:lang w:val="en-GB"/>
        </w:rPr>
        <w:t>The key hyperparameters requiring fine-tuning include:</w:t>
      </w:r>
    </w:p>
    <w:p w14:paraId="7C5CB11F" w14:textId="040CFB33" w:rsidR="003929BF" w:rsidRPr="003929BF" w:rsidRDefault="003929BF" w:rsidP="003929BF">
      <w:pPr>
        <w:jc w:val="both"/>
        <w:rPr>
          <w:lang w:val="en-GB"/>
        </w:rPr>
      </w:pPr>
      <w:r w:rsidRPr="003929BF">
        <w:rPr>
          <w:b/>
          <w:bCs/>
          <w:lang w:val="en-GB"/>
        </w:rPr>
        <w:t>Downscaling Factor</w:t>
      </w:r>
      <w:r w:rsidRPr="003929BF">
        <w:rPr>
          <w:lang w:val="en-GB"/>
        </w:rPr>
        <w:t xml:space="preserve"> (</w:t>
      </w:r>
      <m:oMath>
        <m:r>
          <w:rPr>
            <w:rFonts w:ascii="Cambria Math" w:hAnsi="Cambria Math"/>
            <w:lang w:val="en-GB"/>
          </w:rPr>
          <m:t>dsf</m:t>
        </m:r>
      </m:oMath>
      <w:r w:rsidRPr="003929BF">
        <w:rPr>
          <w:lang w:val="en-GB"/>
        </w:rPr>
        <w:t xml:space="preserve">): Represented by the number of layers with a stride of 2, the </w:t>
      </w:r>
      <m:oMath>
        <m:r>
          <w:rPr>
            <w:rFonts w:ascii="Cambria Math" w:hAnsi="Cambria Math"/>
            <w:lang w:val="en-GB"/>
          </w:rPr>
          <m:t>dsf</m:t>
        </m:r>
      </m:oMath>
      <w:r w:rsidRPr="003929BF">
        <w:rPr>
          <w:lang w:val="en-GB"/>
        </w:rPr>
        <w:t xml:space="preserve"> determines the reduction level applied to the original image (1x, 2x, or 4x). It directly influences the dimensions of the spatial latent space and the size of a single latent code's receptive field. Intensified downsampling requires the model to encapsulate a larger spatial region within a single code, potentially leading to finer detail loss. Conversely, limited downsampling retains more details but compromises compression efficacy. Although we primarily employed a 2x factor, we also ventured into analyses with factors of 1x and 4x.</w:t>
      </w:r>
    </w:p>
    <w:p w14:paraId="0B03F504" w14:textId="77777777" w:rsidR="003929BF" w:rsidRPr="003929BF" w:rsidRDefault="003929BF" w:rsidP="003929BF">
      <w:pPr>
        <w:jc w:val="both"/>
        <w:rPr>
          <w:lang w:val="en-GB"/>
        </w:rPr>
      </w:pPr>
      <w:r w:rsidRPr="006C32F9">
        <w:rPr>
          <w:b/>
          <w:bCs/>
          <w:lang w:val="en-GB"/>
        </w:rPr>
        <w:lastRenderedPageBreak/>
        <w:t>Latent Space Channels</w:t>
      </w:r>
      <w:r w:rsidRPr="003929BF">
        <w:rPr>
          <w:lang w:val="en-GB"/>
        </w:rPr>
        <w:t>: The number of channels in the latent space is pivotal. Our selection aimed to strike a balance—choosing a figure substantial enough to avoid overfitting, considering our dataset's size, while also being mindful of memory constraints. We settled on 128 channels. Notably, this parameter doesn't have a direct bearing on compression. Hence, our detailed exploration was limited. Furthermore, to ensure that the latent space's size wasn't restrictive, we trained an autoencoder without quantization, confirming that the latent space wasn't a bottleneck.</w:t>
      </w:r>
    </w:p>
    <w:p w14:paraId="31DB4C95" w14:textId="7156B8A5" w:rsidR="003929BF" w:rsidRPr="003929BF" w:rsidRDefault="003929BF" w:rsidP="003929BF">
      <w:pPr>
        <w:jc w:val="both"/>
        <w:rPr>
          <w:lang w:val="en-GB"/>
        </w:rPr>
      </w:pPr>
      <w:r w:rsidRPr="00712CFA">
        <w:rPr>
          <w:b/>
          <w:bCs/>
          <w:lang w:val="en-GB"/>
        </w:rPr>
        <w:t>Codebook Configuration</w:t>
      </w:r>
      <w:r w:rsidRPr="003929BF">
        <w:rPr>
          <w:lang w:val="en-GB"/>
        </w:rPr>
        <w:t xml:space="preserve">: This involves the number of codebooks </w:t>
      </w:r>
      <w:r w:rsidR="00712CFA">
        <w:rPr>
          <w:lang w:val="en-GB"/>
        </w:rPr>
        <w:t>(</w:t>
      </w:r>
      <m:oMath>
        <m:r>
          <w:rPr>
            <w:rFonts w:ascii="Cambria Math" w:hAnsi="Cambria Math"/>
            <w:lang w:val="en-GB"/>
          </w:rPr>
          <m:t>N</m:t>
        </m:r>
      </m:oMath>
      <w:r w:rsidR="00712CFA">
        <w:rPr>
          <w:lang w:val="en-GB"/>
        </w:rPr>
        <w:t xml:space="preserve">) </w:t>
      </w:r>
      <w:r w:rsidRPr="003929BF">
        <w:rPr>
          <w:lang w:val="en-GB"/>
        </w:rPr>
        <w:t xml:space="preserve">and the size of each </w:t>
      </w:r>
      <w:proofErr w:type="gramStart"/>
      <w:r w:rsidRPr="003929BF">
        <w:rPr>
          <w:lang w:val="en-GB"/>
        </w:rPr>
        <w:t>codebook</w:t>
      </w:r>
      <w:r w:rsidR="00CE7039">
        <w:rPr>
          <w:lang w:val="en-GB"/>
        </w:rPr>
        <w:t>(</w:t>
      </w:r>
      <w:proofErr w:type="gramEnd"/>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oMath>
      <w:r w:rsidRPr="003929BF">
        <w:rPr>
          <w:lang w:val="en-GB"/>
        </w:rPr>
        <w:t>). Directly impacting the model's compression and quality, the effective codebook size is derived as</w:t>
      </w:r>
      <w:r w:rsidR="00CE7039">
        <w:rPr>
          <w:lang w:val="en-GB"/>
        </w:rPr>
        <w:t xml:space="preserve"> </w:t>
      </w:r>
      <m:oMath>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l</m:t>
                </m:r>
              </m:sub>
            </m:sSub>
          </m:e>
          <m:sup>
            <m:r>
              <w:rPr>
                <w:rFonts w:ascii="Cambria Math" w:hAnsi="Cambria Math"/>
                <w:lang w:val="en-GB"/>
              </w:rPr>
              <m:t>N</m:t>
            </m:r>
          </m:sup>
        </m:sSup>
      </m:oMath>
      <w:r w:rsidRPr="003929BF">
        <w:rPr>
          <w:lang w:val="en-GB"/>
        </w:rPr>
        <w:t>. Our typical configuration utilized codebooks of size 10,000 and incorporated up to 8 codebooks.</w:t>
      </w:r>
    </w:p>
    <w:p w14:paraId="4515B776" w14:textId="708D4B5D" w:rsidR="003929BF" w:rsidRDefault="003929BF" w:rsidP="003929BF">
      <w:pPr>
        <w:jc w:val="both"/>
        <w:rPr>
          <w:lang w:val="en-GB"/>
        </w:rPr>
      </w:pPr>
      <w:r w:rsidRPr="003929BF">
        <w:rPr>
          <w:lang w:val="en-GB"/>
        </w:rPr>
        <w:t xml:space="preserve">In essence, the primary determinants of compression are the </w:t>
      </w:r>
      <m:oMath>
        <m:r>
          <w:rPr>
            <w:rFonts w:ascii="Cambria Math" w:hAnsi="Cambria Math"/>
            <w:lang w:val="en-GB"/>
          </w:rPr>
          <m:t>dsf</m:t>
        </m:r>
      </m:oMath>
      <w:r w:rsidR="00E274F1">
        <w:rPr>
          <w:lang w:val="en-GB"/>
        </w:rPr>
        <w:t xml:space="preserve"> </w:t>
      </w:r>
      <w:r w:rsidRPr="003929BF">
        <w:rPr>
          <w:lang w:val="en-GB"/>
        </w:rPr>
        <w:t>and the codebook's configuration—both its size and quantity. Other parameters, while influential, are primarily constrained by GPU memory capacities, especially when handling large datasets, rather than influencing</w:t>
      </w:r>
      <w:r w:rsidR="004926E8">
        <w:rPr>
          <w:lang w:val="en-GB"/>
        </w:rPr>
        <w:t xml:space="preserve"> compression directly</w:t>
      </w:r>
      <w:r w:rsidRPr="003929BF">
        <w:rPr>
          <w:lang w:val="en-GB"/>
        </w:rPr>
        <w:t>.</w:t>
      </w:r>
    </w:p>
    <w:p w14:paraId="798FC576" w14:textId="77777777" w:rsidR="00BA4D45" w:rsidRDefault="00BA4D45" w:rsidP="003929BF">
      <w:pPr>
        <w:jc w:val="both"/>
        <w:rPr>
          <w:lang w:val="en-GB"/>
        </w:rPr>
      </w:pPr>
    </w:p>
    <w:p w14:paraId="6D19753A" w14:textId="390442F0" w:rsidR="00BC2CDA" w:rsidRPr="00BC2CDA" w:rsidRDefault="00BC2CDA" w:rsidP="00BC2CDA">
      <w:pPr>
        <w:jc w:val="both"/>
      </w:pPr>
      <w:r w:rsidRPr="00BC2CDA">
        <w:t>The experiments conducted are visualized in</w:t>
      </w:r>
      <w:r w:rsidR="00711323">
        <w:t xml:space="preserve"> </w:t>
      </w:r>
      <w:r w:rsidR="00315406">
        <w:fldChar w:fldCharType="begin"/>
      </w:r>
      <w:r w:rsidR="00315406">
        <w:instrText xml:space="preserve"> REF _Ref143846285 \h </w:instrText>
      </w:r>
      <w:r w:rsidR="00315406">
        <w:fldChar w:fldCharType="separate"/>
      </w:r>
      <w:r w:rsidR="005724D7" w:rsidRPr="6FBB2A3E">
        <w:rPr>
          <w:lang w:val="en-GB"/>
        </w:rPr>
        <w:t xml:space="preserve">Figure </w:t>
      </w:r>
      <w:r w:rsidR="005724D7">
        <w:rPr>
          <w:noProof/>
        </w:rPr>
        <w:t>8</w:t>
      </w:r>
      <w:r w:rsidR="00315406">
        <w:fldChar w:fldCharType="end"/>
      </w:r>
      <w:r w:rsidRPr="00BC2CDA">
        <w:t xml:space="preserve">. The x-axis represents compression in </w:t>
      </w:r>
      <m:oMath>
        <m:r>
          <w:rPr>
            <w:rFonts w:ascii="Cambria Math" w:hAnsi="Cambria Math"/>
          </w:rPr>
          <m:t>bpp</m:t>
        </m:r>
      </m:oMath>
      <w:r w:rsidRPr="00BC2CDA">
        <w:t xml:space="preserve">, while the y-axis displays the </w:t>
      </w:r>
      <m:oMath>
        <m:r>
          <w:rPr>
            <w:rFonts w:ascii="Cambria Math" w:hAnsi="Cambria Math"/>
          </w:rPr>
          <m:t>RMS</m:t>
        </m:r>
      </m:oMath>
      <w:r w:rsidRPr="00BC2CDA">
        <w:t xml:space="preserve"> in percentage. Here's a breakdown of the conducted experiments:</w:t>
      </w:r>
    </w:p>
    <w:p w14:paraId="04B331FA" w14:textId="77777777" w:rsidR="00BC2CDA" w:rsidRPr="00BC2CDA" w:rsidRDefault="00BC2CDA" w:rsidP="00BC2CDA">
      <w:pPr>
        <w:jc w:val="both"/>
      </w:pPr>
    </w:p>
    <w:p w14:paraId="79C7EC24" w14:textId="084D4C27" w:rsidR="00BC2CDA" w:rsidRPr="00BC2CDA" w:rsidRDefault="00BC2CDA" w:rsidP="7C65A861">
      <w:pPr>
        <w:pStyle w:val="ListParagraph"/>
        <w:numPr>
          <w:ilvl w:val="0"/>
          <w:numId w:val="2"/>
        </w:numPr>
        <w:jc w:val="both"/>
      </w:pPr>
      <w:r>
        <w:t xml:space="preserve">    </w:t>
      </w:r>
      <w:commentRangeStart w:id="114"/>
      <w:commentRangeStart w:id="115"/>
      <w:r w:rsidRPr="7C65A861">
        <w:rPr>
          <w:b/>
          <w:bCs/>
        </w:rPr>
        <w:t>Dynamic Number of Codebooks (Blue Dots)</w:t>
      </w:r>
      <w:r>
        <w:t>: A model was trained using a dynamic range of codebooks, varying from 1 to 4, over the course of a week. The outcomes of this training are represented by blue dots on the graph.</w:t>
      </w:r>
    </w:p>
    <w:p w14:paraId="76D050C5" w14:textId="5505753D" w:rsidR="00BC2CDA" w:rsidRPr="00BC2CDA" w:rsidRDefault="00BC2CDA" w:rsidP="7C65A861">
      <w:pPr>
        <w:pStyle w:val="ListParagraph"/>
        <w:numPr>
          <w:ilvl w:val="0"/>
          <w:numId w:val="2"/>
        </w:numPr>
        <w:jc w:val="both"/>
      </w:pPr>
      <w:r w:rsidRPr="7C65A861">
        <w:rPr>
          <w:b/>
          <w:bCs/>
        </w:rPr>
        <w:t>Fine-Tuning with Fixed Number of Codebooks (Blue Crosses)</w:t>
      </w:r>
      <w:r>
        <w:t>: Following the initial training, each of the 4 models was further fine-tuned, with a fixed number of codebooks, for an additional four days. These results are indicated by blue crosses in the figure.</w:t>
      </w:r>
    </w:p>
    <w:p w14:paraId="02F52736" w14:textId="0A783C72" w:rsidR="00BC2CDA" w:rsidRPr="00BC2CDA" w:rsidRDefault="00BC2CDA" w:rsidP="7C65A861">
      <w:pPr>
        <w:pStyle w:val="ListParagraph"/>
        <w:numPr>
          <w:ilvl w:val="0"/>
          <w:numId w:val="2"/>
        </w:numPr>
        <w:jc w:val="both"/>
      </w:pPr>
      <w:r w:rsidRPr="7C65A861">
        <w:rPr>
          <w:b/>
          <w:bCs/>
        </w:rPr>
        <w:t>Evaluation without Quantization (Continuous Blue Line):</w:t>
      </w:r>
      <w:r>
        <w:t xml:space="preserve"> The performance of the model, when evaluated without quantization, is depicted as a continuous blue line on the graph.</w:t>
      </w:r>
    </w:p>
    <w:p w14:paraId="6CB77A6C" w14:textId="43232A49" w:rsidR="00BC2CDA" w:rsidRPr="00BC2CDA" w:rsidRDefault="00BC2CDA" w:rsidP="7C65A861">
      <w:pPr>
        <w:pStyle w:val="ListParagraph"/>
        <w:numPr>
          <w:ilvl w:val="0"/>
          <w:numId w:val="2"/>
        </w:numPr>
        <w:jc w:val="both"/>
      </w:pPr>
      <w:r w:rsidRPr="7C65A861">
        <w:rPr>
          <w:b/>
          <w:bCs/>
        </w:rPr>
        <w:t>Continuous Model without Quantization (Black Line):</w:t>
      </w:r>
      <w:r>
        <w:t xml:space="preserve"> A continuous model, devoid of quantization, was trained over a span of 4 days. It leveraged weights from the preceding dynamic model. The resultant performance is shown as a black line, serving as a reference point or lower bound for the given training time and network architecture.</w:t>
      </w:r>
    </w:p>
    <w:p w14:paraId="6EAAD607" w14:textId="20B7A4D0" w:rsidR="00BC2CDA" w:rsidRPr="00BC2CDA" w:rsidRDefault="00BC2CDA" w:rsidP="7C65A861">
      <w:pPr>
        <w:pStyle w:val="ListParagraph"/>
        <w:numPr>
          <w:ilvl w:val="0"/>
          <w:numId w:val="2"/>
        </w:numPr>
        <w:jc w:val="both"/>
      </w:pPr>
      <w:r w:rsidRPr="7C65A861">
        <w:rPr>
          <w:b/>
          <w:bCs/>
        </w:rPr>
        <w:t>Eight Dynamic Number of Codebooks (Orange Dots)</w:t>
      </w:r>
      <w:r>
        <w:t>: A model was trained over four days with eight dynamic codebooks. This model was initialized using the weights from the earlier continuous solution. The outcomes of this model are symbolized by orange dots on the figure.</w:t>
      </w:r>
    </w:p>
    <w:p w14:paraId="33844E16" w14:textId="6391696E" w:rsidR="00BC2CDA" w:rsidRPr="00BC2CDA" w:rsidRDefault="00BC2CDA" w:rsidP="7C65A861">
      <w:pPr>
        <w:pStyle w:val="ListParagraph"/>
        <w:numPr>
          <w:ilvl w:val="0"/>
          <w:numId w:val="2"/>
        </w:numPr>
        <w:jc w:val="both"/>
      </w:pPr>
      <w:r w:rsidRPr="7C65A861">
        <w:rPr>
          <w:b/>
          <w:bCs/>
        </w:rPr>
        <w:t>Evaluation of the 8-Codebook Model without Quantization (Continuous Orange Line)</w:t>
      </w:r>
      <w:r>
        <w:t>: The same model, when assessed without quantization, is represented by a continuous orange line on the chart.</w:t>
      </w:r>
    </w:p>
    <w:p w14:paraId="14DA44A7" w14:textId="67490010" w:rsidR="00BC2CDA" w:rsidRPr="00BC2CDA" w:rsidRDefault="00BC2CDA" w:rsidP="7C65A861">
      <w:pPr>
        <w:pStyle w:val="ListParagraph"/>
        <w:numPr>
          <w:ilvl w:val="0"/>
          <w:numId w:val="2"/>
        </w:numPr>
        <w:jc w:val="both"/>
      </w:pPr>
      <w:r w:rsidRPr="7C65A861">
        <w:rPr>
          <w:b/>
          <w:bCs/>
        </w:rPr>
        <w:t>JPEG Performance</w:t>
      </w:r>
      <w:r>
        <w:t>: The efficiency of the JPEG standard was also assessed by modulating the quality parameter in the compression.</w:t>
      </w:r>
    </w:p>
    <w:commentRangeEnd w:id="114"/>
    <w:p w14:paraId="148873D7" w14:textId="77777777" w:rsidR="00BC2CDA" w:rsidRPr="00BC2CDA" w:rsidRDefault="00BC2CDA" w:rsidP="00BC2CDA">
      <w:pPr>
        <w:jc w:val="both"/>
      </w:pPr>
      <w:r>
        <w:rPr>
          <w:rStyle w:val="CommentReference"/>
        </w:rPr>
        <w:commentReference w:id="114"/>
      </w:r>
      <w:commentRangeEnd w:id="115"/>
      <w:r>
        <w:rPr>
          <w:rStyle w:val="CommentReference"/>
        </w:rPr>
        <w:commentReference w:id="115"/>
      </w:r>
    </w:p>
    <w:p w14:paraId="7677C397" w14:textId="51D0C949" w:rsidR="00BA4D45" w:rsidRPr="00BA4D45" w:rsidRDefault="00BC2CDA" w:rsidP="00BC2CDA">
      <w:pPr>
        <w:jc w:val="both"/>
      </w:pPr>
      <w:r w:rsidRPr="00BC2CDA">
        <w:t>The results of these various experiments offer insights into the capabilities and potential enhancements of the models, as well as a comparative analysis with traditional compression methods like JPEG.</w:t>
      </w:r>
    </w:p>
    <w:p w14:paraId="64AC0C42" w14:textId="77777777" w:rsidR="00CF5A92" w:rsidRDefault="00CF5A92" w:rsidP="0353B00F">
      <w:pPr>
        <w:spacing w:line="259" w:lineRule="auto"/>
        <w:jc w:val="both"/>
        <w:rPr>
          <w:lang w:val="en-GB" w:eastAsia="de-DE"/>
        </w:rPr>
      </w:pPr>
    </w:p>
    <w:p w14:paraId="117A558E" w14:textId="0FB3A394" w:rsidR="00F46888" w:rsidRPr="00F46888" w:rsidRDefault="00F46888" w:rsidP="7C65A861">
      <w:pPr>
        <w:spacing w:line="259" w:lineRule="auto"/>
        <w:jc w:val="both"/>
        <w:rPr>
          <w:lang w:val="en-GB" w:eastAsia="de-DE"/>
        </w:rPr>
      </w:pPr>
      <w:r w:rsidRPr="7C65A861">
        <w:rPr>
          <w:lang w:val="en-GB" w:eastAsia="de-DE"/>
        </w:rPr>
        <w:t xml:space="preserve">Based on the conducted experiments and the data visualized in </w:t>
      </w:r>
      <w:r>
        <w:fldChar w:fldCharType="begin"/>
      </w:r>
      <w:r>
        <w:instrText xml:space="preserve"> REF _Ref143846285 \h </w:instrText>
      </w:r>
      <w:r>
        <w:fldChar w:fldCharType="separate"/>
      </w:r>
      <w:r w:rsidR="005724D7" w:rsidRPr="6FBB2A3E">
        <w:rPr>
          <w:lang w:val="en-GB"/>
        </w:rPr>
        <w:t xml:space="preserve">Figure </w:t>
      </w:r>
      <w:r w:rsidR="005724D7">
        <w:rPr>
          <w:noProof/>
        </w:rPr>
        <w:t>8</w:t>
      </w:r>
      <w:r>
        <w:fldChar w:fldCharType="end"/>
      </w:r>
      <w:r w:rsidRPr="7C65A861">
        <w:rPr>
          <w:lang w:val="en-GB" w:eastAsia="de-DE"/>
        </w:rPr>
        <w:t>, the following conclusions can be drawn:</w:t>
      </w:r>
    </w:p>
    <w:p w14:paraId="16B7C9A6" w14:textId="4CEB65E1" w:rsidR="00F46888" w:rsidRPr="00F46888" w:rsidRDefault="00F46888" w:rsidP="7C65A861">
      <w:pPr>
        <w:spacing w:line="259" w:lineRule="auto"/>
        <w:jc w:val="both"/>
        <w:rPr>
          <w:b/>
          <w:bCs/>
          <w:lang w:val="en-GB" w:eastAsia="de-DE"/>
        </w:rPr>
      </w:pPr>
    </w:p>
    <w:p w14:paraId="2D2000B4" w14:textId="45754CC6" w:rsidR="00F46888" w:rsidRPr="00F46888" w:rsidRDefault="00F46888" w:rsidP="7C65A861">
      <w:pPr>
        <w:pStyle w:val="ListParagraph"/>
        <w:numPr>
          <w:ilvl w:val="0"/>
          <w:numId w:val="1"/>
        </w:numPr>
        <w:spacing w:line="259" w:lineRule="auto"/>
        <w:jc w:val="both"/>
        <w:rPr>
          <w:lang w:val="en-GB" w:eastAsia="de-DE"/>
        </w:rPr>
      </w:pPr>
      <w:r w:rsidRPr="7C65A861">
        <w:rPr>
          <w:b/>
          <w:bCs/>
          <w:lang w:val="en-GB" w:eastAsia="de-DE"/>
        </w:rPr>
        <w:t>Efficacy of Dynamic Number of Codebooks:</w:t>
      </w:r>
      <w:r w:rsidRPr="7C65A861">
        <w:rPr>
          <w:lang w:val="en-GB" w:eastAsia="de-DE"/>
        </w:rPr>
        <w:t xml:space="preserve"> The use of a dynamic number of codebooks seems to be effective with a marginal performance cost. This is evident from the proximity of results between models depicted by the blue dot (dynamic codebook model) and blue cross (fine-tuned fixed codebook model).</w:t>
      </w:r>
    </w:p>
    <w:p w14:paraId="1BDDAB68" w14:textId="4D6E684A" w:rsidR="00F46888" w:rsidRPr="00F46888" w:rsidRDefault="00F46888" w:rsidP="7C65A861">
      <w:pPr>
        <w:pStyle w:val="ListParagraph"/>
        <w:numPr>
          <w:ilvl w:val="0"/>
          <w:numId w:val="1"/>
        </w:numPr>
        <w:spacing w:line="259" w:lineRule="auto"/>
        <w:jc w:val="both"/>
        <w:rPr>
          <w:lang w:val="en-GB" w:eastAsia="de-DE"/>
        </w:rPr>
      </w:pPr>
      <w:r w:rsidRPr="7C65A861">
        <w:rPr>
          <w:b/>
          <w:bCs/>
          <w:lang w:val="en-GB" w:eastAsia="de-DE"/>
        </w:rPr>
        <w:lastRenderedPageBreak/>
        <w:t>Performance of Autoencoders Without Quantization:</w:t>
      </w:r>
      <w:r w:rsidRPr="7C65A861">
        <w:rPr>
          <w:lang w:val="en-GB" w:eastAsia="de-DE"/>
        </w:rPr>
        <w:t xml:space="preserve"> For models trained with quantization, the autoencoder's performance without quantization tends to align with the performance achieved using the highest number of codebooks during training.</w:t>
      </w:r>
    </w:p>
    <w:p w14:paraId="0E200684" w14:textId="10B865AA" w:rsidR="00F46888" w:rsidRPr="00F46888" w:rsidRDefault="00F46888" w:rsidP="7C65A861">
      <w:pPr>
        <w:pStyle w:val="ListParagraph"/>
        <w:numPr>
          <w:ilvl w:val="0"/>
          <w:numId w:val="1"/>
        </w:numPr>
        <w:spacing w:line="259" w:lineRule="auto"/>
        <w:jc w:val="both"/>
        <w:rPr>
          <w:lang w:val="en-GB" w:eastAsia="de-DE"/>
        </w:rPr>
      </w:pPr>
      <w:r w:rsidRPr="7C65A861">
        <w:rPr>
          <w:b/>
          <w:bCs/>
          <w:lang w:val="en-GB" w:eastAsia="de-DE"/>
        </w:rPr>
        <w:t>Potential for Autoencoder Performance:</w:t>
      </w:r>
      <w:r w:rsidRPr="7C65A861">
        <w:rPr>
          <w:lang w:val="en-GB" w:eastAsia="de-DE"/>
        </w:rPr>
        <w:t xml:space="preserve"> The autoencoder's potential hasn't been fully tapped, as suggested by the superior performance of the model trained without quantization (represented by the black line).</w:t>
      </w:r>
    </w:p>
    <w:p w14:paraId="0335D695" w14:textId="126D7619" w:rsidR="00F46888" w:rsidRPr="00F46888" w:rsidRDefault="00F46888" w:rsidP="7C65A861">
      <w:pPr>
        <w:pStyle w:val="ListParagraph"/>
        <w:numPr>
          <w:ilvl w:val="0"/>
          <w:numId w:val="1"/>
        </w:numPr>
        <w:spacing w:line="259" w:lineRule="auto"/>
        <w:jc w:val="both"/>
        <w:rPr>
          <w:lang w:val="en-GB" w:eastAsia="de-DE"/>
        </w:rPr>
      </w:pPr>
      <w:r w:rsidRPr="009A226C">
        <w:rPr>
          <w:b/>
          <w:bCs/>
          <w:lang w:val="en-GB" w:eastAsia="de-DE"/>
        </w:rPr>
        <w:t>Saturation of Performance Improvement</w:t>
      </w:r>
      <w:r w:rsidRPr="00F46888">
        <w:rPr>
          <w:lang w:val="en-GB" w:eastAsia="de-DE"/>
        </w:rPr>
        <w:t xml:space="preserve">: As the </w:t>
      </w:r>
      <m:oMath>
        <m:r>
          <w:rPr>
            <w:rFonts w:ascii="Cambria Math" w:hAnsi="Cambria Math"/>
            <w:lang w:val="en-GB" w:eastAsia="de-DE"/>
          </w:rPr>
          <m:t>bpp</m:t>
        </m:r>
      </m:oMath>
      <w:r w:rsidR="009A226C">
        <w:rPr>
          <w:lang w:val="en-GB" w:eastAsia="de-DE"/>
        </w:rPr>
        <w:t xml:space="preserve"> </w:t>
      </w:r>
      <w:r w:rsidRPr="00F46888">
        <w:rPr>
          <w:lang w:val="en-GB" w:eastAsia="de-DE"/>
        </w:rPr>
        <w:t xml:space="preserve">escalates, the performance enhancement of the model plateaus post-20 </w:t>
      </w:r>
      <m:oMath>
        <m:r>
          <w:rPr>
            <w:rFonts w:ascii="Cambria Math" w:hAnsi="Cambria Math"/>
            <w:lang w:val="en-GB" w:eastAsia="de-DE"/>
          </w:rPr>
          <m:t>bpp</m:t>
        </m:r>
      </m:oMath>
      <w:r w:rsidRPr="00F46888">
        <w:rPr>
          <w:lang w:val="en-GB" w:eastAsia="de-DE"/>
        </w:rPr>
        <w:t>. It's speculated that this stems from the inherent limitations of the learned compression algorithm. When trained for a constrained period using a finite dataset, the algorithm possesses intrinsic errors. In comparison, traditional algorithms like JPEG, when set to maximum quality, are mathematically designed to retrieve the original data, whereas the machine learning counterparts aren't.</w:t>
      </w:r>
    </w:p>
    <w:p w14:paraId="5657DBBA" w14:textId="204989A1" w:rsidR="00F46888" w:rsidRDefault="00F46888" w:rsidP="7C65A861">
      <w:pPr>
        <w:pStyle w:val="ListParagraph"/>
        <w:numPr>
          <w:ilvl w:val="0"/>
          <w:numId w:val="1"/>
        </w:numPr>
        <w:spacing w:line="259" w:lineRule="auto"/>
        <w:jc w:val="both"/>
        <w:rPr>
          <w:lang w:val="en-GB" w:eastAsia="de-DE"/>
        </w:rPr>
      </w:pPr>
      <w:r w:rsidRPr="7C65A861">
        <w:rPr>
          <w:b/>
          <w:bCs/>
          <w:lang w:val="en-GB" w:eastAsia="de-DE"/>
        </w:rPr>
        <w:t>Model Accuracy:</w:t>
      </w:r>
      <w:r w:rsidRPr="7C65A861">
        <w:rPr>
          <w:lang w:val="en-GB" w:eastAsia="de-DE"/>
        </w:rPr>
        <w:t xml:space="preserve"> A significant majority of the models tested showcased errors below the 2% threshold.</w:t>
      </w:r>
    </w:p>
    <w:p w14:paraId="41787FED" w14:textId="77777777" w:rsidR="00381ADE" w:rsidRDefault="00381ADE" w:rsidP="00381ADE">
      <w:pPr>
        <w:spacing w:line="259" w:lineRule="auto"/>
        <w:jc w:val="both"/>
        <w:rPr>
          <w:lang w:val="en-GB" w:eastAsia="de-DE"/>
        </w:rPr>
      </w:pPr>
    </w:p>
    <w:p w14:paraId="560A97A8" w14:textId="77777777" w:rsidR="00381ADE" w:rsidRDefault="00381ADE" w:rsidP="00381ADE">
      <w:pPr>
        <w:keepNext/>
        <w:jc w:val="center"/>
      </w:pPr>
      <w:r>
        <w:rPr>
          <w:noProof/>
        </w:rPr>
        <w:drawing>
          <wp:inline distT="0" distB="0" distL="0" distR="0" wp14:anchorId="78BAC12D" wp14:editId="2F91DD6D">
            <wp:extent cx="5728335" cy="4296410"/>
            <wp:effectExtent l="0" t="0" r="5715" b="8890"/>
            <wp:docPr id="988060550" name="Picture 988060550" descr="A graph with green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60550" name="Picture 2" descr="A graph with green and orange dots&#10;&#10;Description automatically generated"/>
                    <pic:cNvPicPr/>
                  </pic:nvPicPr>
                  <pic:blipFill>
                    <a:blip r:embed="rId26"/>
                    <a:stretch>
                      <a:fillRect/>
                    </a:stretch>
                  </pic:blipFill>
                  <pic:spPr>
                    <a:xfrm>
                      <a:off x="0" y="0"/>
                      <a:ext cx="5728335" cy="4296410"/>
                    </a:xfrm>
                    <a:prstGeom prst="rect">
                      <a:avLst/>
                    </a:prstGeom>
                  </pic:spPr>
                </pic:pic>
              </a:graphicData>
            </a:graphic>
          </wp:inline>
        </w:drawing>
      </w:r>
    </w:p>
    <w:p w14:paraId="6F68F473" w14:textId="2C759299" w:rsidR="00381ADE" w:rsidRDefault="00381ADE" w:rsidP="00381ADE">
      <w:pPr>
        <w:pStyle w:val="Caption"/>
        <w:rPr>
          <w:lang w:val="en-GB" w:eastAsia="de-DE"/>
        </w:rPr>
      </w:pPr>
      <w:bookmarkStart w:id="116" w:name="_Ref143846285"/>
      <w:bookmarkStart w:id="117" w:name="_Toc144109635"/>
      <w:bookmarkStart w:id="118" w:name="_Toc144109715"/>
      <w:bookmarkStart w:id="119" w:name="_Toc144285664"/>
      <w:bookmarkStart w:id="120" w:name="_Toc150941865"/>
      <w:r w:rsidRPr="6FBB2A3E">
        <w:rPr>
          <w:lang w:val="en-GB"/>
        </w:rPr>
        <w:t xml:space="preserve">Figure </w:t>
      </w:r>
      <w:r>
        <w:fldChar w:fldCharType="begin"/>
      </w:r>
      <w:r w:rsidRPr="00D7689E">
        <w:instrText xml:space="preserve"> SEQ Figure \* ARABIC </w:instrText>
      </w:r>
      <w:r>
        <w:fldChar w:fldCharType="separate"/>
      </w:r>
      <w:r w:rsidR="005724D7">
        <w:rPr>
          <w:noProof/>
        </w:rPr>
        <w:t>8</w:t>
      </w:r>
      <w:r>
        <w:fldChar w:fldCharType="end"/>
      </w:r>
      <w:bookmarkEnd w:id="116"/>
      <w:r w:rsidRPr="6FBB2A3E">
        <w:rPr>
          <w:lang w:val="en-GB"/>
        </w:rPr>
        <w:t xml:space="preserve">: Reconstruction quality versus compression </w:t>
      </w:r>
      <w:r w:rsidRPr="6DC14C00">
        <w:rPr>
          <w:lang w:val="en-GB"/>
        </w:rPr>
        <w:t>rate</w:t>
      </w:r>
      <w:r w:rsidRPr="6FBB2A3E">
        <w:rPr>
          <w:lang w:val="en-GB"/>
        </w:rPr>
        <w:t>.</w:t>
      </w:r>
      <w:r>
        <w:br/>
      </w:r>
      <w:r w:rsidRPr="6FBB2A3E">
        <w:rPr>
          <w:lang w:val="en-GB"/>
        </w:rPr>
        <w:t xml:space="preserve">On the x axis we show the compression rate expressed as bit per pixel, on the y axis we show the error expressed in </w:t>
      </w:r>
      <w:r w:rsidRPr="14D6A842">
        <w:rPr>
          <w:lang w:val="en-GB"/>
        </w:rPr>
        <w:t>percentage.</w:t>
      </w:r>
      <w:r w:rsidRPr="6FBB2A3E">
        <w:rPr>
          <w:lang w:val="en-GB"/>
        </w:rPr>
        <w:t xml:space="preserve"> Each dot consists of a trained model and its performance</w:t>
      </w:r>
      <w:r>
        <w:rPr>
          <w:lang w:val="en-GB"/>
        </w:rPr>
        <w:t xml:space="preserve">. Line </w:t>
      </w:r>
      <w:proofErr w:type="gramStart"/>
      <w:r>
        <w:rPr>
          <w:lang w:val="en-GB"/>
        </w:rPr>
        <w:t>represent</w:t>
      </w:r>
      <w:proofErr w:type="gramEnd"/>
      <w:r>
        <w:rPr>
          <w:lang w:val="en-GB"/>
        </w:rPr>
        <w:t xml:space="preserve"> performance of non-quantized models</w:t>
      </w:r>
      <w:r w:rsidRPr="6FBB2A3E">
        <w:rPr>
          <w:lang w:val="en-GB"/>
        </w:rPr>
        <w:t>.</w:t>
      </w:r>
      <w:bookmarkEnd w:id="117"/>
      <w:bookmarkEnd w:id="118"/>
      <w:r w:rsidRPr="6DC14C00">
        <w:rPr>
          <w:lang w:val="en-GB"/>
        </w:rPr>
        <w:t xml:space="preserve"> Data raw </w:t>
      </w:r>
      <w:proofErr w:type="spellStart"/>
      <w:r w:rsidRPr="6DC14C00">
        <w:rPr>
          <w:lang w:val="en-GB"/>
        </w:rPr>
        <w:t>bpp</w:t>
      </w:r>
      <w:proofErr w:type="spellEnd"/>
      <w:r w:rsidRPr="6DC14C00">
        <w:rPr>
          <w:lang w:val="en-GB"/>
        </w:rPr>
        <w:t xml:space="preserve"> is 120.</w:t>
      </w:r>
      <w:bookmarkEnd w:id="119"/>
      <w:bookmarkEnd w:id="120"/>
    </w:p>
    <w:p w14:paraId="2876D99D" w14:textId="77777777" w:rsidR="00381ADE" w:rsidRDefault="00381ADE" w:rsidP="00381ADE">
      <w:pPr>
        <w:spacing w:line="259" w:lineRule="auto"/>
        <w:jc w:val="both"/>
        <w:rPr>
          <w:lang w:val="en-GB" w:eastAsia="de-DE"/>
        </w:rPr>
      </w:pPr>
    </w:p>
    <w:p w14:paraId="72871CFF" w14:textId="77777777" w:rsidR="00381ADE" w:rsidRDefault="00381ADE" w:rsidP="00381ADE">
      <w:pPr>
        <w:keepNext/>
        <w:spacing w:line="259" w:lineRule="auto"/>
        <w:jc w:val="both"/>
      </w:pPr>
      <w:r>
        <w:rPr>
          <w:noProof/>
        </w:rPr>
        <w:lastRenderedPageBreak/>
        <w:drawing>
          <wp:inline distT="0" distB="0" distL="0" distR="0" wp14:anchorId="09E85EAA" wp14:editId="32845ED9">
            <wp:extent cx="5728335" cy="3979545"/>
            <wp:effectExtent l="0" t="0" r="5715" b="1905"/>
            <wp:docPr id="699328357" name="Picture 699328357" descr="A collage of images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8357" name="Picture 3" descr="A collage of images of a number of objects&#10;&#10;Description automatically generated"/>
                    <pic:cNvPicPr/>
                  </pic:nvPicPr>
                  <pic:blipFill>
                    <a:blip r:embed="rId27"/>
                    <a:stretch>
                      <a:fillRect/>
                    </a:stretch>
                  </pic:blipFill>
                  <pic:spPr>
                    <a:xfrm>
                      <a:off x="0" y="0"/>
                      <a:ext cx="5728335" cy="3979545"/>
                    </a:xfrm>
                    <a:prstGeom prst="rect">
                      <a:avLst/>
                    </a:prstGeom>
                  </pic:spPr>
                </pic:pic>
              </a:graphicData>
            </a:graphic>
          </wp:inline>
        </w:drawing>
      </w:r>
    </w:p>
    <w:p w14:paraId="44704EFC" w14:textId="17C83472" w:rsidR="00381ADE" w:rsidRDefault="00381ADE" w:rsidP="00381ADE">
      <w:pPr>
        <w:pStyle w:val="Caption"/>
        <w:jc w:val="both"/>
        <w:rPr>
          <w:noProof/>
        </w:rPr>
      </w:pPr>
      <w:bookmarkStart w:id="121" w:name="_Ref148010549"/>
      <w:bookmarkStart w:id="122" w:name="_Toc150941866"/>
      <w:r>
        <w:t xml:space="preserve">Figure </w:t>
      </w:r>
      <w:r>
        <w:fldChar w:fldCharType="begin"/>
      </w:r>
      <w:r>
        <w:instrText xml:space="preserve"> SEQ Figure \* ARABIC </w:instrText>
      </w:r>
      <w:r>
        <w:fldChar w:fldCharType="separate"/>
      </w:r>
      <w:r w:rsidR="005724D7">
        <w:rPr>
          <w:noProof/>
        </w:rPr>
        <w:t>9</w:t>
      </w:r>
      <w:r>
        <w:fldChar w:fldCharType="end"/>
      </w:r>
      <w:bookmarkEnd w:id="121"/>
      <w:r>
        <w:t xml:space="preserve">: Visual comparison of a single instance of the first band between the learned compression model with a single quantization layer and JPEG. The first JPEG image has similar </w:t>
      </w:r>
      <w:proofErr w:type="spellStart"/>
      <w:r>
        <w:t>bpp</w:t>
      </w:r>
      <w:proofErr w:type="spellEnd"/>
      <w:r>
        <w:t xml:space="preserve"> whereas the second JPEG image has similar error.</w:t>
      </w:r>
      <w:bookmarkEnd w:id="122"/>
    </w:p>
    <w:p w14:paraId="2392E633" w14:textId="77777777" w:rsidR="00381ADE" w:rsidRDefault="00381ADE" w:rsidP="00381ADE">
      <w:pPr>
        <w:keepNext/>
        <w:jc w:val="both"/>
      </w:pPr>
      <w:r>
        <w:rPr>
          <w:noProof/>
        </w:rPr>
        <w:drawing>
          <wp:inline distT="0" distB="0" distL="0" distR="0" wp14:anchorId="1B37826D" wp14:editId="3B935009">
            <wp:extent cx="5728335" cy="3911600"/>
            <wp:effectExtent l="0" t="0" r="5715" b="0"/>
            <wp:docPr id="1987503274" name="Picture 1987503274"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03274" name="Picture 4" descr="A collage of images of a person's body&#10;&#10;Description automatically generated"/>
                    <pic:cNvPicPr/>
                  </pic:nvPicPr>
                  <pic:blipFill>
                    <a:blip r:embed="rId28"/>
                    <a:stretch>
                      <a:fillRect/>
                    </a:stretch>
                  </pic:blipFill>
                  <pic:spPr>
                    <a:xfrm>
                      <a:off x="0" y="0"/>
                      <a:ext cx="5728335" cy="3911600"/>
                    </a:xfrm>
                    <a:prstGeom prst="rect">
                      <a:avLst/>
                    </a:prstGeom>
                  </pic:spPr>
                </pic:pic>
              </a:graphicData>
            </a:graphic>
          </wp:inline>
        </w:drawing>
      </w:r>
    </w:p>
    <w:p w14:paraId="55960566" w14:textId="2A7A28A0" w:rsidR="00381ADE" w:rsidRPr="007C7A2B" w:rsidRDefault="00381ADE" w:rsidP="00381ADE">
      <w:pPr>
        <w:pStyle w:val="Caption"/>
        <w:jc w:val="both"/>
      </w:pPr>
      <w:bookmarkStart w:id="123" w:name="_Ref148010569"/>
      <w:bookmarkStart w:id="124" w:name="_Toc150941867"/>
      <w:r>
        <w:t xml:space="preserve">Figure </w:t>
      </w:r>
      <w:r>
        <w:fldChar w:fldCharType="begin"/>
      </w:r>
      <w:r>
        <w:instrText xml:space="preserve"> SEQ Figure \* ARABIC </w:instrText>
      </w:r>
      <w:r>
        <w:fldChar w:fldCharType="separate"/>
      </w:r>
      <w:r w:rsidR="005724D7">
        <w:rPr>
          <w:noProof/>
        </w:rPr>
        <w:t>10</w:t>
      </w:r>
      <w:r>
        <w:fldChar w:fldCharType="end"/>
      </w:r>
      <w:bookmarkEnd w:id="123"/>
      <w:r>
        <w:t xml:space="preserve">: Visual comparison of a single instance of the first band between the learned compression model with two quantization layer and JPEG. The first JPEG image has similar </w:t>
      </w:r>
      <w:proofErr w:type="spellStart"/>
      <w:r>
        <w:t>bpp</w:t>
      </w:r>
      <w:proofErr w:type="spellEnd"/>
      <w:r>
        <w:t xml:space="preserve"> whereas the second JPEG image has similar error.</w:t>
      </w:r>
      <w:bookmarkEnd w:id="124"/>
    </w:p>
    <w:p w14:paraId="7759EFD8" w14:textId="77777777" w:rsidR="00381ADE" w:rsidRDefault="00381ADE" w:rsidP="00381ADE">
      <w:pPr>
        <w:keepNext/>
        <w:jc w:val="center"/>
      </w:pPr>
    </w:p>
    <w:p w14:paraId="505330D9" w14:textId="77777777" w:rsidR="00381ADE" w:rsidRDefault="00381ADE" w:rsidP="00381ADE">
      <w:pPr>
        <w:keepNext/>
        <w:jc w:val="both"/>
      </w:pPr>
      <w:r>
        <w:rPr>
          <w:noProof/>
        </w:rPr>
        <w:drawing>
          <wp:inline distT="0" distB="0" distL="0" distR="0" wp14:anchorId="1D724B34" wp14:editId="44BBCCE0">
            <wp:extent cx="5728335" cy="3850640"/>
            <wp:effectExtent l="0" t="0" r="5715" b="0"/>
            <wp:docPr id="916531788" name="Picture 916531788" descr="A collage of images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31788" name="Picture 5" descr="A collage of images of a person's body&#10;&#10;Description automatically generated"/>
                    <pic:cNvPicPr/>
                  </pic:nvPicPr>
                  <pic:blipFill>
                    <a:blip r:embed="rId29"/>
                    <a:stretch>
                      <a:fillRect/>
                    </a:stretch>
                  </pic:blipFill>
                  <pic:spPr>
                    <a:xfrm>
                      <a:off x="0" y="0"/>
                      <a:ext cx="5728335" cy="3850640"/>
                    </a:xfrm>
                    <a:prstGeom prst="rect">
                      <a:avLst/>
                    </a:prstGeom>
                  </pic:spPr>
                </pic:pic>
              </a:graphicData>
            </a:graphic>
          </wp:inline>
        </w:drawing>
      </w:r>
    </w:p>
    <w:p w14:paraId="2285C695" w14:textId="5CF49957" w:rsidR="00381ADE" w:rsidRDefault="00381ADE" w:rsidP="00381ADE">
      <w:pPr>
        <w:pStyle w:val="Caption"/>
        <w:jc w:val="both"/>
        <w:rPr>
          <w:noProof/>
        </w:rPr>
      </w:pPr>
      <w:bookmarkStart w:id="125" w:name="_Ref148010575"/>
      <w:bookmarkStart w:id="126" w:name="_Toc150941868"/>
      <w:r>
        <w:t xml:space="preserve">Figure </w:t>
      </w:r>
      <w:r>
        <w:fldChar w:fldCharType="begin"/>
      </w:r>
      <w:r>
        <w:instrText xml:space="preserve"> SEQ Figure \* ARABIC </w:instrText>
      </w:r>
      <w:r>
        <w:fldChar w:fldCharType="separate"/>
      </w:r>
      <w:r w:rsidR="005724D7">
        <w:rPr>
          <w:noProof/>
        </w:rPr>
        <w:t>11</w:t>
      </w:r>
      <w:r>
        <w:fldChar w:fldCharType="end"/>
      </w:r>
      <w:bookmarkEnd w:id="125"/>
      <w:r>
        <w:t xml:space="preserve">: Visual comparison of a single instance of the first band between the learned compression model with three quantization layer and JPEG. The first JPEG image has similar </w:t>
      </w:r>
      <w:proofErr w:type="spellStart"/>
      <w:r>
        <w:t>bpp</w:t>
      </w:r>
      <w:proofErr w:type="spellEnd"/>
      <w:r>
        <w:t xml:space="preserve"> whereas the second JPEG image has similar error.</w:t>
      </w:r>
      <w:bookmarkEnd w:id="126"/>
    </w:p>
    <w:p w14:paraId="011FFC21" w14:textId="77777777" w:rsidR="00381ADE" w:rsidRDefault="00381ADE" w:rsidP="00381ADE">
      <w:pPr>
        <w:jc w:val="both"/>
        <w:rPr>
          <w:noProof/>
        </w:rPr>
      </w:pPr>
    </w:p>
    <w:p w14:paraId="431821BB" w14:textId="77777777" w:rsidR="00381ADE" w:rsidRDefault="00381ADE" w:rsidP="00381ADE">
      <w:pPr>
        <w:keepNext/>
        <w:jc w:val="both"/>
      </w:pPr>
      <w:r>
        <w:rPr>
          <w:noProof/>
        </w:rPr>
        <w:lastRenderedPageBreak/>
        <w:drawing>
          <wp:inline distT="0" distB="0" distL="0" distR="0" wp14:anchorId="73AF960C" wp14:editId="321C410C">
            <wp:extent cx="5728335" cy="3849370"/>
            <wp:effectExtent l="0" t="0" r="5715" b="0"/>
            <wp:docPr id="1916717300" name="Picture 1916717300" descr="A collage of images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17300" name="Picture 6" descr="A collage of images of a person's face&#10;&#10;Description automatically generated"/>
                    <pic:cNvPicPr/>
                  </pic:nvPicPr>
                  <pic:blipFill>
                    <a:blip r:embed="rId30"/>
                    <a:stretch>
                      <a:fillRect/>
                    </a:stretch>
                  </pic:blipFill>
                  <pic:spPr>
                    <a:xfrm>
                      <a:off x="0" y="0"/>
                      <a:ext cx="5728335" cy="3849370"/>
                    </a:xfrm>
                    <a:prstGeom prst="rect">
                      <a:avLst/>
                    </a:prstGeom>
                  </pic:spPr>
                </pic:pic>
              </a:graphicData>
            </a:graphic>
          </wp:inline>
        </w:drawing>
      </w:r>
    </w:p>
    <w:p w14:paraId="0FD2CF11" w14:textId="609BADF9" w:rsidR="00381ADE" w:rsidRDefault="00381ADE" w:rsidP="00381ADE">
      <w:pPr>
        <w:pStyle w:val="Caption"/>
        <w:jc w:val="both"/>
        <w:rPr>
          <w:noProof/>
        </w:rPr>
      </w:pPr>
      <w:bookmarkStart w:id="127" w:name="_Ref148010586"/>
      <w:bookmarkStart w:id="128" w:name="_Toc150941869"/>
      <w:r>
        <w:t xml:space="preserve">Figure </w:t>
      </w:r>
      <w:r>
        <w:fldChar w:fldCharType="begin"/>
      </w:r>
      <w:r>
        <w:instrText xml:space="preserve"> SEQ Figure \* ARABIC </w:instrText>
      </w:r>
      <w:r>
        <w:fldChar w:fldCharType="separate"/>
      </w:r>
      <w:r w:rsidR="005724D7">
        <w:rPr>
          <w:noProof/>
        </w:rPr>
        <w:t>12</w:t>
      </w:r>
      <w:r>
        <w:fldChar w:fldCharType="end"/>
      </w:r>
      <w:bookmarkEnd w:id="127"/>
      <w:r>
        <w:t xml:space="preserve">: Visual comparison of a single instance of the first band between the learned compression model with four quantization layer and JPEG. The first JPEG image has similar </w:t>
      </w:r>
      <w:proofErr w:type="spellStart"/>
      <w:r>
        <w:t>bpp</w:t>
      </w:r>
      <w:proofErr w:type="spellEnd"/>
      <w:r>
        <w:t xml:space="preserve"> whereas the second JPEG image has similar error.</w:t>
      </w:r>
      <w:bookmarkEnd w:id="128"/>
    </w:p>
    <w:p w14:paraId="255E6CBC" w14:textId="77777777" w:rsidR="00381ADE" w:rsidRPr="00711323" w:rsidRDefault="00381ADE" w:rsidP="00381ADE">
      <w:pPr>
        <w:spacing w:line="259" w:lineRule="auto"/>
        <w:jc w:val="both"/>
        <w:rPr>
          <w:lang w:eastAsia="de-DE"/>
        </w:rPr>
      </w:pPr>
      <w:r w:rsidRPr="00711323">
        <w:rPr>
          <w:lang w:eastAsia="de-DE"/>
        </w:rPr>
        <w:t>The purely quantitative assessments, though informative, offer only a partial understanding of the overall performance. A qualitative examination of visual quality provides another layer of insight, as evidenced when comparing images compressed using JPEG and learned compression methods.</w:t>
      </w:r>
    </w:p>
    <w:p w14:paraId="327E2C8F" w14:textId="77777777" w:rsidR="00381ADE" w:rsidRPr="00711323" w:rsidRDefault="00381ADE" w:rsidP="00381ADE">
      <w:pPr>
        <w:spacing w:line="259" w:lineRule="auto"/>
        <w:jc w:val="both"/>
        <w:rPr>
          <w:lang w:eastAsia="de-DE"/>
        </w:rPr>
      </w:pPr>
    </w:p>
    <w:p w14:paraId="2D802FA2" w14:textId="788E8048" w:rsidR="00381ADE" w:rsidRPr="00711323" w:rsidRDefault="00381ADE" w:rsidP="00381ADE">
      <w:pPr>
        <w:spacing w:line="259" w:lineRule="auto"/>
        <w:jc w:val="both"/>
        <w:rPr>
          <w:lang w:eastAsia="de-DE"/>
        </w:rPr>
      </w:pPr>
      <w:r>
        <w:rPr>
          <w:lang w:eastAsia="de-DE"/>
        </w:rPr>
        <w:fldChar w:fldCharType="begin"/>
      </w:r>
      <w:r>
        <w:rPr>
          <w:lang w:eastAsia="de-DE"/>
        </w:rPr>
        <w:instrText xml:space="preserve"> REF _Ref143846285 \h </w:instrText>
      </w:r>
      <w:r>
        <w:rPr>
          <w:lang w:eastAsia="de-DE"/>
        </w:rPr>
      </w:r>
      <w:r>
        <w:rPr>
          <w:lang w:eastAsia="de-DE"/>
        </w:rPr>
        <w:fldChar w:fldCharType="separate"/>
      </w:r>
      <w:r w:rsidR="005724D7" w:rsidRPr="6FBB2A3E">
        <w:rPr>
          <w:lang w:val="en-GB"/>
        </w:rPr>
        <w:t xml:space="preserve">Figure </w:t>
      </w:r>
      <w:r w:rsidR="005724D7">
        <w:rPr>
          <w:noProof/>
        </w:rPr>
        <w:t>8</w:t>
      </w:r>
      <w:r>
        <w:rPr>
          <w:lang w:eastAsia="de-DE"/>
        </w:rPr>
        <w:fldChar w:fldCharType="end"/>
      </w:r>
      <w:r w:rsidRPr="00D552C0">
        <w:rPr>
          <w:lang w:eastAsia="de-DE"/>
        </w:rPr>
        <w:t xml:space="preserve"> </w:t>
      </w:r>
      <w:r w:rsidRPr="00711323">
        <w:rPr>
          <w:lang w:eastAsia="de-DE"/>
        </w:rPr>
        <w:t xml:space="preserve">through 12 display this comparison, focusing on the use of 1 to 4 layers of quantization. A noticeable characteristic of JPEG compression is the presence of blocking artifacts; these manifest as 8 by </w:t>
      </w:r>
      <w:proofErr w:type="gramStart"/>
      <w:r w:rsidRPr="00711323">
        <w:rPr>
          <w:lang w:eastAsia="de-DE"/>
        </w:rPr>
        <w:t>8 pixel</w:t>
      </w:r>
      <w:proofErr w:type="gramEnd"/>
      <w:r w:rsidRPr="00711323">
        <w:rPr>
          <w:lang w:eastAsia="de-DE"/>
        </w:rPr>
        <w:t xml:space="preserve"> blocks which directly correspond to the block size utilized by the JPEG algorithm. In stark contrast, images compressed via the learned method are devoid of such artifacts.</w:t>
      </w:r>
    </w:p>
    <w:p w14:paraId="29B030D8" w14:textId="77777777" w:rsidR="00381ADE" w:rsidRPr="00711323" w:rsidRDefault="00381ADE" w:rsidP="00381ADE">
      <w:pPr>
        <w:spacing w:line="259" w:lineRule="auto"/>
        <w:jc w:val="both"/>
        <w:rPr>
          <w:lang w:eastAsia="de-DE"/>
        </w:rPr>
      </w:pPr>
    </w:p>
    <w:p w14:paraId="674EA3E3" w14:textId="77777777" w:rsidR="00381ADE" w:rsidRPr="00711323" w:rsidRDefault="00381ADE" w:rsidP="00381ADE">
      <w:pPr>
        <w:spacing w:line="259" w:lineRule="auto"/>
        <w:jc w:val="both"/>
        <w:rPr>
          <w:lang w:eastAsia="de-DE"/>
        </w:rPr>
      </w:pPr>
      <w:r w:rsidRPr="00711323">
        <w:rPr>
          <w:lang w:eastAsia="de-DE"/>
        </w:rPr>
        <w:t>This superior visual consistency in learned compression is likely attributable to its holistic approach to image compression. Rather than segmenting and processing the image in discrete blocks, the learned compression processes the entire image as an integrated entity. This method ensures smooth transitions and consistent patterns across neighboring pixels, eliminating the blocking artifacts that are evident in JPEG.</w:t>
      </w:r>
    </w:p>
    <w:p w14:paraId="4EF21800" w14:textId="77777777" w:rsidR="00381ADE" w:rsidRPr="00711323" w:rsidRDefault="00381ADE" w:rsidP="00381ADE">
      <w:pPr>
        <w:spacing w:line="259" w:lineRule="auto"/>
        <w:jc w:val="both"/>
        <w:rPr>
          <w:lang w:eastAsia="de-DE"/>
        </w:rPr>
      </w:pPr>
    </w:p>
    <w:p w14:paraId="0448CA89" w14:textId="5D2B577C" w:rsidR="14D6A842" w:rsidRPr="00381ADE" w:rsidRDefault="00381ADE" w:rsidP="14D6A842">
      <w:pPr>
        <w:spacing w:line="259" w:lineRule="auto"/>
        <w:jc w:val="both"/>
        <w:rPr>
          <w:lang w:eastAsia="de-DE"/>
        </w:rPr>
      </w:pPr>
      <w:r w:rsidRPr="00711323">
        <w:rPr>
          <w:lang w:eastAsia="de-DE"/>
        </w:rPr>
        <w:t>To encapsulate, this research demonstrates the efficacy of learned compression techniques. Not only do these methods achieve efficient image compression, but they also preserve the perceptual quality of images, making them a competitive alternative to traditional methods like JPEG in terms of compression and visual fidelity.</w:t>
      </w:r>
    </w:p>
    <w:p w14:paraId="16DEA213" w14:textId="4015B2EB" w:rsidR="6A44B8EF" w:rsidRDefault="6A44B8EF" w:rsidP="00817353">
      <w:pPr>
        <w:pStyle w:val="Heading3"/>
        <w:numPr>
          <w:ilvl w:val="2"/>
          <w:numId w:val="35"/>
        </w:numPr>
        <w:spacing w:line="259" w:lineRule="auto"/>
        <w:jc w:val="both"/>
        <w:rPr>
          <w:rFonts w:eastAsia="Calibri" w:cs="Calibri"/>
          <w:sz w:val="27"/>
          <w:szCs w:val="27"/>
          <w:lang w:val="en-GB"/>
        </w:rPr>
      </w:pPr>
      <w:bookmarkStart w:id="129" w:name="_Toc150941841"/>
      <w:r w:rsidRPr="5D1AF4A8">
        <w:rPr>
          <w:rFonts w:eastAsia="Calibri" w:cs="Calibri"/>
          <w:sz w:val="27"/>
          <w:szCs w:val="27"/>
          <w:lang w:val="en-GB"/>
        </w:rPr>
        <w:t>Quantifying the effect of compression with respect to downstream tasks:</w:t>
      </w:r>
      <w:bookmarkEnd w:id="129"/>
    </w:p>
    <w:p w14:paraId="0ECCEED6" w14:textId="34AD4C47" w:rsidR="5D1AF4A8" w:rsidRDefault="5D1AF4A8" w:rsidP="5D1AF4A8">
      <w:pPr>
        <w:rPr>
          <w:rFonts w:eastAsia="Calibri" w:cs="Calibri"/>
          <w:noProof/>
          <w:lang w:val="en-GB"/>
        </w:rPr>
      </w:pPr>
    </w:p>
    <w:p w14:paraId="65044302" w14:textId="584C2300" w:rsidR="3524BC19" w:rsidRDefault="3524BC19" w:rsidP="5D1AF4A8">
      <w:pPr>
        <w:rPr>
          <w:rFonts w:eastAsia="Calibri" w:cs="Calibri"/>
          <w:noProof/>
          <w:lang w:val="en-GB"/>
        </w:rPr>
      </w:pPr>
      <w:r w:rsidRPr="5D1AF4A8">
        <w:rPr>
          <w:rFonts w:eastAsia="Calibri" w:cs="Calibri"/>
          <w:noProof/>
          <w:lang w:val="en-GB"/>
        </w:rPr>
        <w:lastRenderedPageBreak/>
        <w:t>To assess the impact of compression on machine learning tasks, we evaluated the binary cross-entropy error of a baseline classifier when applied to compressed versus original data. We employed T-tests to compare the error rates of compressed versus original data to determine if the compression resulted in a significantly different error. Our findings indicate that there is no substantial difference in error across all models, with the exception of the lowest compression setting, which utilizes only one out of eight codebooks. Interestingly, in this setting, the compressed data yielded a slightly better result, reflected in a p-value of 0.02. However, considering the marginal nature of this improvement and the higher p-values observed in other settings, the results do not appear to be significant.</w:t>
      </w:r>
    </w:p>
    <w:p w14:paraId="33604AE6" w14:textId="77777777" w:rsidR="00381ADE" w:rsidRDefault="00381ADE" w:rsidP="5D1AF4A8">
      <w:pPr>
        <w:rPr>
          <w:rFonts w:eastAsia="Calibri" w:cs="Calibri"/>
          <w:noProof/>
          <w:lang w:val="en-GB"/>
        </w:rPr>
      </w:pPr>
    </w:p>
    <w:p w14:paraId="5E967727" w14:textId="475C5A15" w:rsidR="3524BC19" w:rsidRDefault="3524BC19" w:rsidP="5D1AF4A8">
      <w:r w:rsidRPr="5D1AF4A8">
        <w:rPr>
          <w:rFonts w:eastAsia="Calibri" w:cs="Calibri"/>
          <w:noProof/>
          <w:lang w:val="en-GB"/>
        </w:rPr>
        <w:t xml:space="preserve">We also computed the symmetric KL divergence for every instance for each label individually and created their histogram. The histogram follows a distribution with a very long tail, with the majority of the probability mass near 0. This is visualized in </w:t>
      </w:r>
      <w:r w:rsidR="00BF4D44">
        <w:rPr>
          <w:rFonts w:eastAsia="Calibri" w:cs="Calibri"/>
          <w:noProof/>
          <w:lang w:val="en-GB"/>
        </w:rPr>
        <w:fldChar w:fldCharType="begin"/>
      </w:r>
      <w:r w:rsidR="00BF4D44">
        <w:rPr>
          <w:rFonts w:eastAsia="Calibri" w:cs="Calibri"/>
          <w:noProof/>
          <w:lang w:val="en-GB"/>
        </w:rPr>
        <w:instrText xml:space="preserve"> REF _Ref150941453 \h </w:instrText>
      </w:r>
      <w:r w:rsidR="00BF4D44">
        <w:rPr>
          <w:rFonts w:eastAsia="Calibri" w:cs="Calibri"/>
          <w:noProof/>
          <w:lang w:val="en-GB"/>
        </w:rPr>
      </w:r>
      <w:r w:rsidR="00BF4D44">
        <w:rPr>
          <w:rFonts w:eastAsia="Calibri" w:cs="Calibri"/>
          <w:noProof/>
          <w:lang w:val="en-GB"/>
        </w:rPr>
        <w:fldChar w:fldCharType="separate"/>
      </w:r>
      <w:r w:rsidR="005724D7">
        <w:t xml:space="preserve">Figure </w:t>
      </w:r>
      <w:r w:rsidR="005724D7">
        <w:rPr>
          <w:noProof/>
        </w:rPr>
        <w:t>13</w:t>
      </w:r>
      <w:r w:rsidR="00BF4D44">
        <w:rPr>
          <w:rFonts w:eastAsia="Calibri" w:cs="Calibri"/>
          <w:noProof/>
          <w:lang w:val="en-GB"/>
        </w:rPr>
        <w:fldChar w:fldCharType="end"/>
      </w:r>
      <w:r w:rsidRPr="5D1AF4A8">
        <w:rPr>
          <w:rFonts w:eastAsia="Calibri" w:cs="Calibri"/>
          <w:noProof/>
          <w:lang w:val="en-GB"/>
        </w:rPr>
        <w:t>.</w:t>
      </w:r>
    </w:p>
    <w:p w14:paraId="5745B1B3" w14:textId="4C6AF26D" w:rsidR="3524BC19" w:rsidRDefault="3524BC19" w:rsidP="5D1AF4A8">
      <w:r w:rsidRPr="5D1AF4A8">
        <w:rPr>
          <w:rFonts w:eastAsia="Calibri" w:cs="Calibri"/>
          <w:noProof/>
          <w:lang w:val="en-GB"/>
        </w:rPr>
        <w:t>Finally, to quantify the effect on class assignment, we categorized the label into four categories: Surely No, Maybe No, Maybe Yes, Surely Yes, with boundaries at probabilities of 25%, 50%, and 75%. We created the contingency matrix of these categories and found that, as expected, the majority are near the diagonal. This shows that there are only a few changes in classification due to compression. We visualize one of these results in</w:t>
      </w:r>
      <w:r w:rsidR="00A830E2">
        <w:rPr>
          <w:rFonts w:eastAsia="Calibri" w:cs="Calibri"/>
          <w:noProof/>
          <w:lang w:val="en-GB"/>
        </w:rPr>
        <w:t xml:space="preserve"> </w:t>
      </w:r>
      <w:r w:rsidR="00A830E2">
        <w:rPr>
          <w:rFonts w:eastAsia="Calibri" w:cs="Calibri"/>
          <w:noProof/>
          <w:lang w:val="en-GB"/>
        </w:rPr>
        <w:fldChar w:fldCharType="begin"/>
      </w:r>
      <w:r w:rsidR="00A830E2">
        <w:rPr>
          <w:rFonts w:eastAsia="Calibri" w:cs="Calibri"/>
          <w:noProof/>
          <w:lang w:val="en-GB"/>
        </w:rPr>
        <w:instrText xml:space="preserve"> REF _Ref150941544 \h </w:instrText>
      </w:r>
      <w:r w:rsidR="00A830E2">
        <w:rPr>
          <w:rFonts w:eastAsia="Calibri" w:cs="Calibri"/>
          <w:noProof/>
          <w:lang w:val="en-GB"/>
        </w:rPr>
      </w:r>
      <w:r w:rsidR="00A830E2">
        <w:rPr>
          <w:rFonts w:eastAsia="Calibri" w:cs="Calibri"/>
          <w:noProof/>
          <w:lang w:val="en-GB"/>
        </w:rPr>
        <w:fldChar w:fldCharType="separate"/>
      </w:r>
      <w:r w:rsidR="005724D7">
        <w:t xml:space="preserve">Figure </w:t>
      </w:r>
      <w:r w:rsidR="005724D7">
        <w:rPr>
          <w:noProof/>
        </w:rPr>
        <w:t>14</w:t>
      </w:r>
      <w:r w:rsidR="00A830E2">
        <w:rPr>
          <w:rFonts w:eastAsia="Calibri" w:cs="Calibri"/>
          <w:noProof/>
          <w:lang w:val="en-GB"/>
        </w:rPr>
        <w:fldChar w:fldCharType="end"/>
      </w:r>
      <w:r w:rsidRPr="5D1AF4A8">
        <w:rPr>
          <w:rFonts w:eastAsia="Calibri" w:cs="Calibri"/>
          <w:noProof/>
          <w:lang w:val="en-GB"/>
        </w:rPr>
        <w:t>.</w:t>
      </w:r>
    </w:p>
    <w:p w14:paraId="0EF03F12" w14:textId="0BF34713" w:rsidR="5D1AF4A8" w:rsidRDefault="5D1AF4A8" w:rsidP="5D1AF4A8">
      <w:pPr>
        <w:rPr>
          <w:rFonts w:eastAsia="Calibri" w:cs="Calibri"/>
          <w:noProof/>
          <w:lang w:val="en-GB"/>
        </w:rPr>
      </w:pPr>
    </w:p>
    <w:p w14:paraId="5A6D18A3" w14:textId="4217F980" w:rsidR="5D1AF4A8" w:rsidRDefault="5D1AF4A8" w:rsidP="5D1AF4A8">
      <w:pPr>
        <w:rPr>
          <w:rFonts w:eastAsia="Calibri" w:cs="Calibri"/>
          <w:noProof/>
          <w:lang w:val="en-GB"/>
        </w:rPr>
      </w:pPr>
    </w:p>
    <w:p w14:paraId="7C89C307" w14:textId="77777777" w:rsidR="0028368E" w:rsidRDefault="416F4AB8" w:rsidP="0028368E">
      <w:pPr>
        <w:keepNext/>
        <w:jc w:val="center"/>
      </w:pPr>
      <w:r>
        <w:rPr>
          <w:noProof/>
        </w:rPr>
        <w:drawing>
          <wp:inline distT="0" distB="0" distL="0" distR="0" wp14:anchorId="4F12F6AC" wp14:editId="1B69B70D">
            <wp:extent cx="4572000" cy="3429000"/>
            <wp:effectExtent l="0" t="0" r="0" b="0"/>
            <wp:docPr id="342287313" name="Picture 34228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8DBE08B" w14:textId="4EF5FADF" w:rsidR="005724D7" w:rsidRDefault="0028368E" w:rsidP="00206DBB">
      <w:pPr>
        <w:pStyle w:val="Caption"/>
      </w:pPr>
      <w:bookmarkStart w:id="130" w:name="_Ref150941453"/>
      <w:bookmarkStart w:id="131" w:name="_Toc150941870"/>
      <w:r>
        <w:t xml:space="preserve">Figure </w:t>
      </w:r>
      <w:r>
        <w:fldChar w:fldCharType="begin"/>
      </w:r>
      <w:r>
        <w:instrText xml:space="preserve"> SEQ Figure \* ARABIC </w:instrText>
      </w:r>
      <w:r>
        <w:fldChar w:fldCharType="separate"/>
      </w:r>
      <w:r w:rsidR="005724D7">
        <w:rPr>
          <w:noProof/>
        </w:rPr>
        <w:t>13</w:t>
      </w:r>
      <w:r>
        <w:fldChar w:fldCharType="end"/>
      </w:r>
      <w:bookmarkEnd w:id="130"/>
      <w:r>
        <w:t xml:space="preserve">: </w:t>
      </w:r>
      <w:r w:rsidRPr="00FC6E3D">
        <w:t>Histogram of the first label of the Symmetric KL Divergence of the most compressed model. The last bin is unbounded and contain 5 percents of the data.</w:t>
      </w:r>
      <w:bookmarkEnd w:id="131"/>
    </w:p>
    <w:p w14:paraId="618D341B" w14:textId="076FD8C6" w:rsidR="00A92F99" w:rsidRDefault="7BCBD4A9" w:rsidP="00206DBB">
      <w:pPr>
        <w:pStyle w:val="Caption"/>
      </w:pPr>
      <w:r>
        <w:lastRenderedPageBreak/>
        <w:br/>
      </w:r>
      <w:r w:rsidR="66E527CD">
        <w:rPr>
          <w:noProof/>
        </w:rPr>
        <w:drawing>
          <wp:inline distT="0" distB="0" distL="0" distR="0" wp14:anchorId="4111FD0B" wp14:editId="2819042F">
            <wp:extent cx="4572000" cy="3429000"/>
            <wp:effectExtent l="0" t="0" r="0" b="0"/>
            <wp:docPr id="754040437" name="Picture 7540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849E27E" w14:textId="6CD0756E" w:rsidR="00711323" w:rsidRPr="00A92F99" w:rsidRDefault="00A92F99" w:rsidP="00A92F99">
      <w:pPr>
        <w:pStyle w:val="Caption"/>
      </w:pPr>
      <w:bookmarkStart w:id="132" w:name="_Ref150941544"/>
      <w:bookmarkStart w:id="133" w:name="_Toc150941871"/>
      <w:r>
        <w:t xml:space="preserve">Figure </w:t>
      </w:r>
      <w:r>
        <w:fldChar w:fldCharType="begin"/>
      </w:r>
      <w:r>
        <w:instrText xml:space="preserve"> SEQ Figure \* ARABIC </w:instrText>
      </w:r>
      <w:r>
        <w:fldChar w:fldCharType="separate"/>
      </w:r>
      <w:r w:rsidR="005724D7">
        <w:rPr>
          <w:noProof/>
        </w:rPr>
        <w:t>14</w:t>
      </w:r>
      <w:r>
        <w:fldChar w:fldCharType="end"/>
      </w:r>
      <w:bookmarkEnd w:id="132"/>
      <w:r>
        <w:t xml:space="preserve">: </w:t>
      </w:r>
      <w:r w:rsidRPr="000A500B">
        <w:t>Contingency matrix for all labels showing the miss classification due to compression. This is done here with the most compressed model.</w:t>
      </w:r>
      <w:bookmarkEnd w:id="133"/>
    </w:p>
    <w:p w14:paraId="30F8C322" w14:textId="51817622" w:rsidR="25159632" w:rsidRDefault="63A2EF4B" w:rsidP="50054A8F">
      <w:pPr>
        <w:pStyle w:val="Heading2"/>
        <w:spacing w:line="259" w:lineRule="auto"/>
        <w:jc w:val="both"/>
        <w:rPr>
          <w:lang w:val="en-GB"/>
        </w:rPr>
      </w:pPr>
      <w:bookmarkStart w:id="134" w:name="_Toc776315219"/>
      <w:bookmarkStart w:id="135" w:name="_Toc150941842"/>
      <w:r w:rsidRPr="2B8C5F46">
        <w:rPr>
          <w:lang w:val="en-GB"/>
        </w:rPr>
        <w:t>Model Documentation</w:t>
      </w:r>
      <w:bookmarkEnd w:id="134"/>
      <w:bookmarkEnd w:id="135"/>
    </w:p>
    <w:p w14:paraId="010CC4B0" w14:textId="3AA59A87" w:rsidR="50054A8F" w:rsidRDefault="50054A8F" w:rsidP="50054A8F">
      <w:pPr>
        <w:jc w:val="both"/>
        <w:rPr>
          <w:lang w:val="en-GB"/>
        </w:rPr>
      </w:pPr>
    </w:p>
    <w:p w14:paraId="679E0CAC" w14:textId="5BA3B4D4" w:rsidR="32F9CA16" w:rsidRDefault="32F9CA16" w:rsidP="50054A8F">
      <w:pPr>
        <w:pStyle w:val="Corpotesto1"/>
        <w:jc w:val="both"/>
        <w:rPr>
          <w:lang w:val="en-GB"/>
        </w:rPr>
      </w:pPr>
      <w:r w:rsidRPr="50054A8F">
        <w:rPr>
          <w:lang w:val="en-GB"/>
        </w:rPr>
        <w:t>Effective model documentation is at the heart of ensuring the transparency, reproducibility, and usability of the Machine Learning (ML) models developed within the EO4EU project. We recognize the significance of providing comprehensive documentation that empowers users to harness the potential of these models. To achieve this goal, we employ a multi-faceted approach to documentation, leveraging various methods to offer a clear guidance to the users of the models, regarding their operation.</w:t>
      </w:r>
    </w:p>
    <w:p w14:paraId="7FA15F59" w14:textId="26142865" w:rsidR="32F9CA16" w:rsidRDefault="32F9CA16" w:rsidP="50054A8F">
      <w:pPr>
        <w:pStyle w:val="Corpotesto1"/>
        <w:spacing w:line="259" w:lineRule="auto"/>
        <w:jc w:val="both"/>
        <w:rPr>
          <w:lang w:val="en-GB"/>
        </w:rPr>
      </w:pPr>
      <w:r w:rsidRPr="50054A8F">
        <w:rPr>
          <w:lang w:val="en-GB"/>
        </w:rPr>
        <w:t>One of the cornerstones of ensuring thorough model documentation and unambiguous guidelines for their proper usage is by providing accompanying metadata files that offer detailed information about both the syntax and semantics of the models. This metadata not only clarifies how the data fed to and returned by the models are structured but also provides a comprehensive view of their underlying semantics, aiding users in understanding what constitutes a valid and reasonable use of the models. For instance, the dimensionality of the input tensor that trained models expect is important for the validity of the input. Moreover, apart from reporting for dimensionality of the input tensor, we also document the type of data that the models expect, with all relevant details. Apart from reporting the number of channels of the input tensor, we also report the type of data (for instance, Sentinel-2 satellite images) and of each channel (the order of the bands of Sentinel-2 comprising said tensor). In this way, we ensure not only the structural validity of the data that will be fed to the models, but their semantic relevance as well.</w:t>
      </w:r>
    </w:p>
    <w:p w14:paraId="1E5B8A53" w14:textId="761A234B" w:rsidR="32F9CA16" w:rsidRDefault="32F9CA16" w:rsidP="50054A8F">
      <w:pPr>
        <w:pStyle w:val="Corpotesto1"/>
        <w:spacing w:line="259" w:lineRule="auto"/>
        <w:jc w:val="both"/>
        <w:rPr>
          <w:lang w:val="en-GB"/>
        </w:rPr>
      </w:pPr>
      <w:r w:rsidRPr="50054A8F">
        <w:rPr>
          <w:lang w:val="en-GB"/>
        </w:rPr>
        <w:t xml:space="preserve">Furthermore, our code development practices prioritize self-explanatory code, ensuring that the logic and operations of the models are clear and self-explanatory, as modern code development requires. This approach not only enhances the accessibility of the codebase but also promotes collaboration among developers. Naturally, where necessary, we incorporate comments within the code to provide </w:t>
      </w:r>
      <w:r w:rsidRPr="50054A8F">
        <w:rPr>
          <w:lang w:val="en-GB"/>
        </w:rPr>
        <w:lastRenderedPageBreak/>
        <w:t>additional clarity, making it easier for users to navigate and comprehend the implementation details. This combination of clear code structure and thoughtful commentary ensures that the models can be seamlessly understood and extended not only by our consortium’s collaborators but also by the external interested user.</w:t>
      </w:r>
    </w:p>
    <w:p w14:paraId="1039F0EF" w14:textId="0C27ACD9" w:rsidR="32F9CA16" w:rsidRDefault="32F9CA16" w:rsidP="50054A8F">
      <w:pPr>
        <w:pStyle w:val="Corpotesto1"/>
        <w:spacing w:line="259" w:lineRule="auto"/>
        <w:jc w:val="both"/>
        <w:rPr>
          <w:lang w:val="en-GB"/>
        </w:rPr>
      </w:pPr>
      <w:r w:rsidRPr="50054A8F">
        <w:rPr>
          <w:lang w:val="en-GB"/>
        </w:rPr>
        <w:t>A pivotal element assisting our documentation strategy is the provision of real-world usage examples within the EO4EU platform. By showcasing practical applications of the models, users gain insights into how the models can be integrated into their specific projects. These examples serve as valuable templates, helping users adapt the models to their unique needs.</w:t>
      </w:r>
    </w:p>
    <w:p w14:paraId="421C9765" w14:textId="424506F9" w:rsidR="32F9CA16" w:rsidRDefault="32F9CA16" w:rsidP="50054A8F">
      <w:pPr>
        <w:pStyle w:val="Corpotesto1"/>
        <w:spacing w:line="259" w:lineRule="auto"/>
        <w:jc w:val="both"/>
        <w:rPr>
          <w:lang w:val="en-GB"/>
        </w:rPr>
      </w:pPr>
      <w:r w:rsidRPr="50054A8F">
        <w:rPr>
          <w:lang w:val="en-GB"/>
        </w:rPr>
        <w:t xml:space="preserve">Lastly, </w:t>
      </w:r>
      <w:proofErr w:type="gramStart"/>
      <w:r w:rsidRPr="50054A8F">
        <w:rPr>
          <w:lang w:val="en-GB"/>
        </w:rPr>
        <w:t>comprehensive</w:t>
      </w:r>
      <w:proofErr w:type="gramEnd"/>
      <w:r w:rsidRPr="50054A8F">
        <w:rPr>
          <w:lang w:val="en-GB"/>
        </w:rPr>
        <w:t xml:space="preserve"> and extensive written descriptions, in line with the content of the current deliverable, offer a contextual overview of the model development process and their intended use. These descriptions are set in wider context, providing an overview of the project's objectives, the methodologies employed, and the intended use cases. This contextual backdrop offers users a holistic understanding of the models' purpose and relevance within the EO4EU project and beyond.</w:t>
      </w:r>
    </w:p>
    <w:p w14:paraId="3096DC0A" w14:textId="2C1154BF" w:rsidR="32F9CA16" w:rsidRDefault="32F9CA16" w:rsidP="50054A8F">
      <w:pPr>
        <w:pStyle w:val="Corpotesto1"/>
        <w:spacing w:line="259" w:lineRule="auto"/>
        <w:jc w:val="both"/>
        <w:rPr>
          <w:lang w:val="en-GB"/>
        </w:rPr>
      </w:pPr>
      <w:r w:rsidRPr="50054A8F">
        <w:rPr>
          <w:lang w:val="en-GB"/>
        </w:rPr>
        <w:t>In essence, our documentation approach combines metadata, code clarity, practical examples, and written descriptions to ensure that users have access to a rich array of resources that enable them to effectively utilise and integrate the ML models into their own workflows.</w:t>
      </w:r>
    </w:p>
    <w:p w14:paraId="788D7293" w14:textId="192F6A3F" w:rsidR="32F9CA16" w:rsidRDefault="32F9CA16">
      <w:r>
        <w:br/>
      </w:r>
    </w:p>
    <w:p w14:paraId="266D6C2E" w14:textId="046F030A" w:rsidR="50054A8F" w:rsidRDefault="50054A8F" w:rsidP="50054A8F">
      <w:pPr>
        <w:pStyle w:val="Corpotesto1"/>
        <w:jc w:val="both"/>
        <w:rPr>
          <w:lang w:val="en-GB"/>
        </w:rPr>
      </w:pPr>
    </w:p>
    <w:p w14:paraId="57841446" w14:textId="410B763C" w:rsidR="50054A8F" w:rsidRDefault="50054A8F" w:rsidP="50054A8F">
      <w:pPr>
        <w:pStyle w:val="Corpotesto1"/>
        <w:jc w:val="both"/>
        <w:rPr>
          <w:lang w:val="en-GB"/>
        </w:rPr>
      </w:pPr>
    </w:p>
    <w:p w14:paraId="2C267165" w14:textId="368E817F" w:rsidR="63632BAA" w:rsidRDefault="2110245C" w:rsidP="0353B00F">
      <w:pPr>
        <w:pStyle w:val="H1"/>
        <w:jc w:val="both"/>
        <w:rPr>
          <w:lang w:val="en-GB"/>
        </w:rPr>
      </w:pPr>
      <w:bookmarkStart w:id="136" w:name="_Toc1952738698"/>
      <w:bookmarkStart w:id="137" w:name="_Toc1160722933"/>
      <w:bookmarkStart w:id="138" w:name="_Toc150941843"/>
      <w:r w:rsidRPr="2B8C5F46">
        <w:rPr>
          <w:lang w:val="en-GB"/>
        </w:rPr>
        <w:t xml:space="preserve">Integration and </w:t>
      </w:r>
      <w:r w:rsidR="3B17BA5A" w:rsidRPr="2B8C5F46">
        <w:rPr>
          <w:lang w:val="en-GB"/>
        </w:rPr>
        <w:t>T</w:t>
      </w:r>
      <w:r w:rsidRPr="2B8C5F46">
        <w:rPr>
          <w:lang w:val="en-GB"/>
        </w:rPr>
        <w:t xml:space="preserve">esting </w:t>
      </w:r>
      <w:r w:rsidR="006E18FF" w:rsidRPr="2B8C5F46">
        <w:rPr>
          <w:lang w:val="en-GB"/>
        </w:rPr>
        <w:t>o</w:t>
      </w:r>
      <w:r w:rsidR="6CF95D3D" w:rsidRPr="2B8C5F46">
        <w:rPr>
          <w:lang w:val="en-GB"/>
        </w:rPr>
        <w:t xml:space="preserve">f </w:t>
      </w:r>
      <w:r w:rsidR="4192A60A" w:rsidRPr="2B8C5F46">
        <w:rPr>
          <w:lang w:val="en-GB"/>
        </w:rPr>
        <w:t>ML Models</w:t>
      </w:r>
      <w:bookmarkEnd w:id="136"/>
      <w:bookmarkEnd w:id="137"/>
      <w:bookmarkEnd w:id="138"/>
    </w:p>
    <w:p w14:paraId="4BD01EA4" w14:textId="368E817F" w:rsidR="6F7670B8" w:rsidRDefault="651E8CEB" w:rsidP="0353B00F">
      <w:pPr>
        <w:pStyle w:val="Heading3"/>
        <w:jc w:val="both"/>
        <w:rPr>
          <w:lang w:val="en-GB"/>
        </w:rPr>
      </w:pPr>
      <w:bookmarkStart w:id="139" w:name="_Toc150941844"/>
      <w:bookmarkStart w:id="140" w:name="_Toc697700758"/>
      <w:bookmarkStart w:id="141" w:name="_Toc1317535592"/>
      <w:r w:rsidRPr="2B8C5F46">
        <w:rPr>
          <w:lang w:val="en-GB"/>
        </w:rPr>
        <w:t>Methodology</w:t>
      </w:r>
      <w:bookmarkEnd w:id="139"/>
      <w:r w:rsidR="48B8BA20">
        <w:tab/>
      </w:r>
      <w:bookmarkEnd w:id="140"/>
      <w:bookmarkEnd w:id="141"/>
    </w:p>
    <w:p w14:paraId="5D8B4CF6" w14:textId="3479F4F0" w:rsidR="739C8204" w:rsidRDefault="5A844C11" w:rsidP="3685B533">
      <w:pPr>
        <w:pStyle w:val="Corpotesto1"/>
        <w:rPr>
          <w:lang w:val="en-GB"/>
        </w:rPr>
      </w:pPr>
      <w:r w:rsidRPr="08ABDE35">
        <w:rPr>
          <w:lang w:val="en-GB"/>
        </w:rPr>
        <w:t>We</w:t>
      </w:r>
      <w:r w:rsidR="739C8204" w:rsidRPr="3685B533">
        <w:rPr>
          <w:lang w:val="en-GB"/>
        </w:rPr>
        <w:t xml:space="preserve"> build upon the global architecture of the EO4EU platform in which the different components communicate through the message bus. The ML component has the following three subcomponents:</w:t>
      </w:r>
    </w:p>
    <w:p w14:paraId="1F10EA4E" w14:textId="73394AF1" w:rsidR="14C739C1" w:rsidRDefault="14C739C1" w:rsidP="00817353">
      <w:pPr>
        <w:pStyle w:val="Corpotesto1"/>
        <w:numPr>
          <w:ilvl w:val="0"/>
          <w:numId w:val="8"/>
        </w:numPr>
        <w:rPr>
          <w:lang w:val="en-GB"/>
        </w:rPr>
      </w:pPr>
      <w:r w:rsidRPr="06DFDC42">
        <w:rPr>
          <w:lang w:val="en-GB"/>
        </w:rPr>
        <w:t>ML Controller:</w:t>
      </w:r>
      <w:r>
        <w:br/>
      </w:r>
      <w:r w:rsidR="1E946B09" w:rsidRPr="06DFDC42">
        <w:rPr>
          <w:lang w:val="en-GB"/>
        </w:rPr>
        <w:t>This component work in coordination with the EO4EU platform orchestrator to s</w:t>
      </w:r>
      <w:r w:rsidR="6E8F419C" w:rsidRPr="06DFDC42">
        <w:rPr>
          <w:lang w:val="en-GB"/>
        </w:rPr>
        <w:t xml:space="preserve">pin up the necessary </w:t>
      </w:r>
      <w:r w:rsidR="354ACCF9" w:rsidRPr="06DFDC42">
        <w:rPr>
          <w:lang w:val="en-GB"/>
        </w:rPr>
        <w:t xml:space="preserve">resources </w:t>
      </w:r>
      <w:r w:rsidR="6E8F419C" w:rsidRPr="06DFDC42">
        <w:rPr>
          <w:lang w:val="en-GB"/>
        </w:rPr>
        <w:t>for a new workflow.</w:t>
      </w:r>
    </w:p>
    <w:p w14:paraId="1B78B928" w14:textId="0DA5FE29" w:rsidR="14C739C1" w:rsidRDefault="14C739C1" w:rsidP="00817353">
      <w:pPr>
        <w:pStyle w:val="Corpotesto1"/>
        <w:numPr>
          <w:ilvl w:val="0"/>
          <w:numId w:val="8"/>
        </w:numPr>
      </w:pPr>
      <w:r w:rsidRPr="06DFDC42">
        <w:rPr>
          <w:lang w:val="en-GB"/>
        </w:rPr>
        <w:t>Wrapper:</w:t>
      </w:r>
      <w:r>
        <w:br/>
      </w:r>
      <w:r w:rsidR="58B5C05B">
        <w:t>This component serves as the entry point of an ML workflow step. It is responsible for reading the user query, accessing the workflow configuration, obtaining the necessary data, communicating with the inference server to execute the query, and finally storing the result.</w:t>
      </w:r>
    </w:p>
    <w:p w14:paraId="10BC15C2" w14:textId="4CC8EBAC" w:rsidR="14C739C1" w:rsidRDefault="14C739C1" w:rsidP="00817353">
      <w:pPr>
        <w:pStyle w:val="Corpotesto1"/>
        <w:numPr>
          <w:ilvl w:val="0"/>
          <w:numId w:val="8"/>
        </w:numPr>
      </w:pPr>
      <w:r w:rsidRPr="06DFDC42">
        <w:rPr>
          <w:lang w:val="en-GB"/>
        </w:rPr>
        <w:t>Inference Server:</w:t>
      </w:r>
      <w:r>
        <w:br/>
      </w:r>
      <w:r w:rsidR="380832F4">
        <w:t xml:space="preserve">This component is a specialized </w:t>
      </w:r>
      <w:proofErr w:type="spellStart"/>
      <w:r w:rsidR="380832F4">
        <w:t>FaaS</w:t>
      </w:r>
      <w:proofErr w:type="spellEnd"/>
      <w:r w:rsidR="380832F4">
        <w:t xml:space="preserve"> dedicated solely to inferring ML models. It receives a query with embedded data and responds with the result.</w:t>
      </w:r>
    </w:p>
    <w:p w14:paraId="2C6ECCAC" w14:textId="025BAB77" w:rsidR="2234C205" w:rsidRDefault="380832F4" w:rsidP="06DFDC42">
      <w:pPr>
        <w:pStyle w:val="Corpotesto1"/>
      </w:pPr>
      <w:r w:rsidRPr="06DFDC42">
        <w:rPr>
          <w:lang w:val="en-GB"/>
        </w:rPr>
        <w:t xml:space="preserve">A summary of the architecture is provided </w:t>
      </w:r>
      <w:r w:rsidR="00C31695">
        <w:rPr>
          <w:lang w:val="en-GB"/>
        </w:rPr>
        <w:t xml:space="preserve">in </w:t>
      </w:r>
      <w:r w:rsidR="005E361F">
        <w:rPr>
          <w:lang w:val="en-GB"/>
        </w:rPr>
        <w:fldChar w:fldCharType="begin"/>
      </w:r>
      <w:r w:rsidR="005E361F">
        <w:rPr>
          <w:lang w:val="en-GB"/>
        </w:rPr>
        <w:instrText xml:space="preserve"> REF _Ref143854563 \h </w:instrText>
      </w:r>
      <w:r w:rsidR="005E361F">
        <w:rPr>
          <w:lang w:val="en-GB"/>
        </w:rPr>
      </w:r>
      <w:r w:rsidR="005E361F">
        <w:rPr>
          <w:lang w:val="en-GB"/>
        </w:rPr>
        <w:fldChar w:fldCharType="separate"/>
      </w:r>
      <w:r w:rsidR="005724D7">
        <w:t xml:space="preserve">Figure </w:t>
      </w:r>
      <w:r w:rsidR="005724D7">
        <w:rPr>
          <w:noProof/>
        </w:rPr>
        <w:t>15</w:t>
      </w:r>
      <w:r w:rsidR="005E361F">
        <w:rPr>
          <w:lang w:val="en-GB"/>
        </w:rPr>
        <w:fldChar w:fldCharType="end"/>
      </w:r>
      <w:r w:rsidR="006D4EBE">
        <w:rPr>
          <w:lang w:val="en-GB"/>
        </w:rPr>
        <w:t xml:space="preserve"> together with the communications between the components.</w:t>
      </w:r>
    </w:p>
    <w:p w14:paraId="47279FBA" w14:textId="77777777" w:rsidR="004C6690" w:rsidRDefault="1260875B" w:rsidP="004C6690">
      <w:pPr>
        <w:keepNext/>
      </w:pPr>
      <w:r>
        <w:rPr>
          <w:noProof/>
        </w:rPr>
        <w:lastRenderedPageBreak/>
        <w:drawing>
          <wp:inline distT="0" distB="0" distL="0" distR="0" wp14:anchorId="521D70A6" wp14:editId="6FF95439">
            <wp:extent cx="6015792" cy="3095625"/>
            <wp:effectExtent l="0" t="0" r="0" b="0"/>
            <wp:docPr id="1860555212" name="Picture 18605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555212"/>
                    <pic:cNvPicPr/>
                  </pic:nvPicPr>
                  <pic:blipFill>
                    <a:blip r:embed="rId33">
                      <a:extLst>
                        <a:ext uri="{28A0092B-C50C-407E-A947-70E740481C1C}">
                          <a14:useLocalDpi xmlns:a14="http://schemas.microsoft.com/office/drawing/2010/main" val="0"/>
                        </a:ext>
                      </a:extLst>
                    </a:blip>
                    <a:stretch>
                      <a:fillRect/>
                    </a:stretch>
                  </pic:blipFill>
                  <pic:spPr>
                    <a:xfrm>
                      <a:off x="0" y="0"/>
                      <a:ext cx="6015792" cy="3095625"/>
                    </a:xfrm>
                    <a:prstGeom prst="rect">
                      <a:avLst/>
                    </a:prstGeom>
                  </pic:spPr>
                </pic:pic>
              </a:graphicData>
            </a:graphic>
          </wp:inline>
        </w:drawing>
      </w:r>
    </w:p>
    <w:p w14:paraId="0B65A53D" w14:textId="0F8687D3" w:rsidR="4A0343C6" w:rsidRDefault="004C6690" w:rsidP="05B5A481">
      <w:pPr>
        <w:pStyle w:val="Caption"/>
        <w:jc w:val="left"/>
      </w:pPr>
      <w:bookmarkStart w:id="142" w:name="_Ref143854563"/>
      <w:bookmarkStart w:id="143" w:name="_Toc144109636"/>
      <w:bookmarkStart w:id="144" w:name="_Toc144109716"/>
      <w:bookmarkStart w:id="145" w:name="_Toc144285665"/>
      <w:bookmarkStart w:id="146" w:name="_Toc150941872"/>
      <w:r>
        <w:t xml:space="preserve">Figure </w:t>
      </w:r>
      <w:r w:rsidR="4A0343C6">
        <w:fldChar w:fldCharType="begin"/>
      </w:r>
      <w:r w:rsidR="4A0343C6">
        <w:instrText xml:space="preserve"> SEQ Figure \* ARABIC </w:instrText>
      </w:r>
      <w:r w:rsidR="4A0343C6">
        <w:fldChar w:fldCharType="separate"/>
      </w:r>
      <w:r w:rsidR="005724D7">
        <w:rPr>
          <w:noProof/>
        </w:rPr>
        <w:t>15</w:t>
      </w:r>
      <w:r w:rsidR="4A0343C6">
        <w:fldChar w:fldCharType="end"/>
      </w:r>
      <w:bookmarkEnd w:id="142"/>
      <w:r>
        <w:t>: Architecture of the integration.</w:t>
      </w:r>
      <w:r w:rsidR="00C31695" w:rsidRPr="05B5A481">
        <w:rPr>
          <w:lang w:val="en-GB"/>
        </w:rPr>
        <w:t xml:space="preserve"> Square boxes represent components. Hexagons indicate a Kafka topic, and circles indicate </w:t>
      </w:r>
      <w:proofErr w:type="gramStart"/>
      <w:r w:rsidR="00C31695" w:rsidRPr="05B5A481">
        <w:rPr>
          <w:lang w:val="en-GB"/>
        </w:rPr>
        <w:t>storage</w:t>
      </w:r>
      <w:bookmarkEnd w:id="143"/>
      <w:bookmarkEnd w:id="144"/>
      <w:bookmarkEnd w:id="145"/>
      <w:bookmarkEnd w:id="146"/>
      <w:proofErr w:type="gramEnd"/>
    </w:p>
    <w:p w14:paraId="276D1973" w14:textId="63CFDCA8" w:rsidR="4A0343C6" w:rsidRDefault="4A0343C6" w:rsidP="4A0343C6">
      <w:pPr>
        <w:rPr>
          <w:lang w:val="en-GB"/>
        </w:rPr>
      </w:pPr>
    </w:p>
    <w:p w14:paraId="68272449" w14:textId="436CE325" w:rsidR="4A0343C6" w:rsidRDefault="4A0343C6" w:rsidP="4A0343C6">
      <w:pPr>
        <w:rPr>
          <w:lang w:val="en-GB"/>
        </w:rPr>
      </w:pPr>
    </w:p>
    <w:p w14:paraId="501B2D38" w14:textId="368E817F" w:rsidR="7DC26364" w:rsidRDefault="3E591F1E" w:rsidP="0353B00F">
      <w:pPr>
        <w:pStyle w:val="Heading3"/>
        <w:jc w:val="both"/>
        <w:rPr>
          <w:lang w:val="en-GB"/>
        </w:rPr>
      </w:pPr>
      <w:bookmarkStart w:id="147" w:name="_Toc1406511365"/>
      <w:bookmarkStart w:id="148" w:name="_Toc1557220912"/>
      <w:bookmarkStart w:id="149" w:name="_Toc150941845"/>
      <w:r w:rsidRPr="2B8C5F46">
        <w:rPr>
          <w:lang w:val="en-GB"/>
        </w:rPr>
        <w:t>Integration Environment Setup</w:t>
      </w:r>
      <w:bookmarkEnd w:id="147"/>
      <w:bookmarkEnd w:id="148"/>
      <w:bookmarkEnd w:id="149"/>
    </w:p>
    <w:p w14:paraId="27F84293" w14:textId="0874F88D" w:rsidR="0489796E" w:rsidRDefault="0489796E" w:rsidP="0353B00F">
      <w:pPr>
        <w:pStyle w:val="Corpotesto1"/>
        <w:jc w:val="both"/>
        <w:rPr>
          <w:lang w:val="en-GB"/>
        </w:rPr>
      </w:pPr>
    </w:p>
    <w:p w14:paraId="5281830D" w14:textId="368E817F" w:rsidR="48FAB678" w:rsidRDefault="176F1590" w:rsidP="00817353">
      <w:pPr>
        <w:pStyle w:val="Heading3"/>
        <w:numPr>
          <w:ilvl w:val="2"/>
          <w:numId w:val="35"/>
        </w:numPr>
        <w:jc w:val="both"/>
        <w:rPr>
          <w:lang w:val="en-GB"/>
        </w:rPr>
      </w:pPr>
      <w:bookmarkStart w:id="150" w:name="_Toc1093999766"/>
      <w:bookmarkStart w:id="151" w:name="_Toc159705334"/>
      <w:bookmarkStart w:id="152" w:name="_Toc150941846"/>
      <w:r w:rsidRPr="2B8C5F46">
        <w:rPr>
          <w:lang w:val="en-GB"/>
        </w:rPr>
        <w:t>Infra</w:t>
      </w:r>
      <w:r w:rsidR="038E303B" w:rsidRPr="2B8C5F46">
        <w:rPr>
          <w:lang w:val="en-GB"/>
        </w:rPr>
        <w:t>structure</w:t>
      </w:r>
      <w:bookmarkEnd w:id="150"/>
      <w:bookmarkEnd w:id="151"/>
      <w:bookmarkEnd w:id="152"/>
    </w:p>
    <w:p w14:paraId="409718FE" w14:textId="14D23BC3" w:rsidR="3B91A868" w:rsidRDefault="67888427" w:rsidP="1E2C9F42">
      <w:pPr>
        <w:pStyle w:val="Corpotesto1"/>
        <w:jc w:val="both"/>
        <w:rPr>
          <w:lang w:val="en-GB"/>
        </w:rPr>
      </w:pPr>
      <w:r w:rsidRPr="2B8C5F46">
        <w:rPr>
          <w:lang w:val="en-GB"/>
        </w:rPr>
        <w:t>Both the Controller and Wrapper components function as Python WSGI web applications.</w:t>
      </w:r>
      <w:r w:rsidR="00656B6B" w:rsidRPr="2B8C5F46">
        <w:rPr>
          <w:lang w:val="en-GB"/>
        </w:rPr>
        <w:t xml:space="preserve"> </w:t>
      </w:r>
      <w:r w:rsidRPr="2B8C5F46">
        <w:rPr>
          <w:lang w:val="en-GB"/>
        </w:rPr>
        <w:t xml:space="preserve">To integrate with the communication technology of EO4EU (specifically Kafka), we employ </w:t>
      </w:r>
      <w:proofErr w:type="spellStart"/>
      <w:r w:rsidRPr="2B8C5F46">
        <w:rPr>
          <w:lang w:val="en-GB"/>
        </w:rPr>
        <w:t>KNative</w:t>
      </w:r>
      <w:proofErr w:type="spellEnd"/>
      <w:r w:rsidRPr="2B8C5F46">
        <w:rPr>
          <w:lang w:val="en-GB"/>
        </w:rPr>
        <w:t xml:space="preserve"> resources. These resources facilitate the transformation of Kafka messages into HTTP requests for our web application</w:t>
      </w:r>
      <w:r w:rsidR="7FD8C4AA" w:rsidRPr="2B8C5F46">
        <w:rPr>
          <w:lang w:val="en-GB"/>
        </w:rPr>
        <w:t>s</w:t>
      </w:r>
      <w:r w:rsidR="386201D9" w:rsidRPr="2B8C5F46">
        <w:rPr>
          <w:lang w:val="en-GB"/>
        </w:rPr>
        <w:t xml:space="preserve"> used for both our Controller and Wrapper</w:t>
      </w:r>
      <w:r w:rsidRPr="2B8C5F46">
        <w:rPr>
          <w:lang w:val="en-GB"/>
        </w:rPr>
        <w:t>.</w:t>
      </w:r>
      <w:r w:rsidR="1754B562" w:rsidRPr="2B8C5F46">
        <w:rPr>
          <w:lang w:val="en-GB"/>
        </w:rPr>
        <w:t xml:space="preserve"> </w:t>
      </w:r>
      <w:r w:rsidRPr="2B8C5F46">
        <w:rPr>
          <w:lang w:val="en-GB"/>
        </w:rPr>
        <w:t xml:space="preserve">More precisely, the </w:t>
      </w:r>
      <w:proofErr w:type="spellStart"/>
      <w:r w:rsidRPr="2B8C5F46">
        <w:rPr>
          <w:lang w:val="en-GB"/>
        </w:rPr>
        <w:t>KafkaSource</w:t>
      </w:r>
      <w:proofErr w:type="spellEnd"/>
      <w:r w:rsidRPr="2B8C5F46">
        <w:rPr>
          <w:lang w:val="en-GB"/>
        </w:rPr>
        <w:t xml:space="preserve"> resource enables listening to a specific topic and subsequently sending an HTTP request containing the original message to a Service.</w:t>
      </w:r>
      <w:r w:rsidR="032B6DE0" w:rsidRPr="2B8C5F46">
        <w:rPr>
          <w:lang w:val="en-GB"/>
        </w:rPr>
        <w:t xml:space="preserve"> </w:t>
      </w:r>
      <w:r w:rsidRPr="2B8C5F46">
        <w:rPr>
          <w:lang w:val="en-GB"/>
        </w:rPr>
        <w:t>The ML Controller component listens for messages in the ‘system.ML’ topic sent from the DSL.</w:t>
      </w:r>
      <w:r w:rsidR="5E29D3B4" w:rsidRPr="2B8C5F46">
        <w:rPr>
          <w:lang w:val="en-GB"/>
        </w:rPr>
        <w:t xml:space="preserve"> </w:t>
      </w:r>
      <w:r w:rsidRPr="2B8C5F46">
        <w:rPr>
          <w:lang w:val="en-GB"/>
        </w:rPr>
        <w:t xml:space="preserve">Upon receiving a message from the DSL, the controller stores the configuration and creates a new </w:t>
      </w:r>
      <w:proofErr w:type="spellStart"/>
      <w:r w:rsidRPr="2B8C5F46">
        <w:rPr>
          <w:lang w:val="en-GB"/>
        </w:rPr>
        <w:t>KafkaSource</w:t>
      </w:r>
      <w:proofErr w:type="spellEnd"/>
      <w:r w:rsidRPr="2B8C5F46">
        <w:rPr>
          <w:lang w:val="en-GB"/>
        </w:rPr>
        <w:t xml:space="preserve"> to monitor the new workflow topic.</w:t>
      </w:r>
      <w:r w:rsidR="43407F4A" w:rsidRPr="2B8C5F46">
        <w:rPr>
          <w:lang w:val="en-GB"/>
        </w:rPr>
        <w:t xml:space="preserve"> </w:t>
      </w:r>
      <w:r w:rsidRPr="2B8C5F46">
        <w:rPr>
          <w:lang w:val="en-GB"/>
        </w:rPr>
        <w:t xml:space="preserve">The Wrapper, in turn, receives a message from the preceding component in the workflow. It then reads the configuration for the workflow, downloads the data, and utilizes the internal inference server to </w:t>
      </w:r>
      <w:r w:rsidR="45222840" w:rsidRPr="2B8C5F46">
        <w:rPr>
          <w:lang w:val="en-GB"/>
        </w:rPr>
        <w:t>run an inference with</w:t>
      </w:r>
      <w:r w:rsidRPr="2B8C5F46">
        <w:rPr>
          <w:lang w:val="en-GB"/>
        </w:rPr>
        <w:t xml:space="preserve"> the model</w:t>
      </w:r>
      <w:r w:rsidR="7E9E2749" w:rsidRPr="2B8C5F46">
        <w:rPr>
          <w:lang w:val="en-GB"/>
        </w:rPr>
        <w:t xml:space="preserve"> on the data</w:t>
      </w:r>
      <w:r w:rsidR="1CD25C07" w:rsidRPr="2B8C5F46">
        <w:rPr>
          <w:lang w:val="en-GB"/>
        </w:rPr>
        <w:t>.</w:t>
      </w:r>
      <w:r w:rsidRPr="2B8C5F46">
        <w:rPr>
          <w:lang w:val="en-GB"/>
        </w:rPr>
        <w:t xml:space="preserve"> Ultimately, the result is uploaded to S3</w:t>
      </w:r>
      <w:r w:rsidR="78A8E878" w:rsidRPr="2B8C5F46">
        <w:rPr>
          <w:lang w:val="en-GB"/>
        </w:rPr>
        <w:t xml:space="preserve"> in a shared bucked for a give workflow</w:t>
      </w:r>
      <w:r w:rsidRPr="2B8C5F46">
        <w:rPr>
          <w:lang w:val="en-GB"/>
        </w:rPr>
        <w:t>. The path to these results is included in the message sent to the subsequent component.</w:t>
      </w:r>
    </w:p>
    <w:p w14:paraId="694C3038" w14:textId="3C767948" w:rsidR="06DFDC42" w:rsidRDefault="06DFDC42" w:rsidP="1E2C9F42">
      <w:pPr>
        <w:pStyle w:val="Corpotesto1"/>
        <w:jc w:val="both"/>
        <w:rPr>
          <w:lang w:val="en-GB"/>
        </w:rPr>
      </w:pPr>
    </w:p>
    <w:p w14:paraId="7E9BD306" w14:textId="53993A6F" w:rsidR="50E7171B" w:rsidRDefault="50E7171B" w:rsidP="06DFDC42">
      <w:pPr>
        <w:pStyle w:val="Corpotesto1"/>
        <w:rPr>
          <w:lang w:val="en-GB"/>
        </w:rPr>
      </w:pPr>
      <w:r w:rsidRPr="1E2C9F42">
        <w:rPr>
          <w:lang w:val="en-GB"/>
        </w:rPr>
        <w:t xml:space="preserve">The Wrapper component is present for every ML </w:t>
      </w:r>
      <w:r w:rsidR="5CB6A276" w:rsidRPr="1E2C9F42">
        <w:rPr>
          <w:lang w:val="en-GB"/>
        </w:rPr>
        <w:t>model</w:t>
      </w:r>
      <w:r w:rsidRPr="1E2C9F42">
        <w:rPr>
          <w:lang w:val="en-GB"/>
        </w:rPr>
        <w:t xml:space="preserve"> and dataset. Its structure is as follows:</w:t>
      </w:r>
    </w:p>
    <w:p w14:paraId="4C12CCE3" w14:textId="33FDEE20" w:rsidR="50E7171B" w:rsidRDefault="50E7171B" w:rsidP="06DFDC42">
      <w:pPr>
        <w:pStyle w:val="Corpotesto1"/>
        <w:numPr>
          <w:ilvl w:val="0"/>
          <w:numId w:val="7"/>
        </w:numPr>
        <w:rPr>
          <w:lang w:val="en-GB"/>
        </w:rPr>
      </w:pPr>
      <w:r w:rsidRPr="06DFDC42">
        <w:rPr>
          <w:lang w:val="en-GB"/>
        </w:rPr>
        <w:t>Read the configuration from storage and the query.</w:t>
      </w:r>
    </w:p>
    <w:p w14:paraId="3B9E68AB" w14:textId="49A9ECDE" w:rsidR="50E7171B" w:rsidRDefault="24F68EDA" w:rsidP="06DFDC42">
      <w:pPr>
        <w:pStyle w:val="Corpotesto1"/>
        <w:numPr>
          <w:ilvl w:val="0"/>
          <w:numId w:val="7"/>
        </w:numPr>
        <w:rPr>
          <w:lang w:val="en-GB"/>
        </w:rPr>
      </w:pPr>
      <w:r w:rsidRPr="2B8C5F46">
        <w:rPr>
          <w:lang w:val="en-GB"/>
        </w:rPr>
        <w:t>Load and parse data from S3, then perform the required preprocessing.</w:t>
      </w:r>
    </w:p>
    <w:p w14:paraId="0C5EF7B2" w14:textId="552C5374" w:rsidR="50E7171B" w:rsidRDefault="50E7171B" w:rsidP="06DFDC42">
      <w:pPr>
        <w:pStyle w:val="Corpotesto1"/>
        <w:numPr>
          <w:ilvl w:val="0"/>
          <w:numId w:val="7"/>
        </w:numPr>
        <w:rPr>
          <w:lang w:val="en-GB"/>
        </w:rPr>
      </w:pPr>
      <w:r w:rsidRPr="06DFDC42">
        <w:rPr>
          <w:lang w:val="en-GB"/>
        </w:rPr>
        <w:t>Call the inference server.</w:t>
      </w:r>
    </w:p>
    <w:p w14:paraId="4AC5BFAB" w14:textId="1F08D05F" w:rsidR="50E7171B" w:rsidRDefault="50E7171B" w:rsidP="06DFDC42">
      <w:pPr>
        <w:pStyle w:val="Corpotesto1"/>
        <w:numPr>
          <w:ilvl w:val="0"/>
          <w:numId w:val="7"/>
        </w:numPr>
        <w:rPr>
          <w:lang w:val="en-GB"/>
        </w:rPr>
      </w:pPr>
      <w:r w:rsidRPr="06DFDC42">
        <w:rPr>
          <w:lang w:val="en-GB"/>
        </w:rPr>
        <w:t>If necessary, transform the result into a specified format and store it on S3.</w:t>
      </w:r>
    </w:p>
    <w:p w14:paraId="54F5DE4C" w14:textId="7F87C98C" w:rsidR="50E7171B" w:rsidRDefault="50E7171B" w:rsidP="06DFDC42">
      <w:pPr>
        <w:pStyle w:val="Corpotesto1"/>
        <w:numPr>
          <w:ilvl w:val="0"/>
          <w:numId w:val="7"/>
        </w:numPr>
        <w:rPr>
          <w:lang w:val="en-GB"/>
        </w:rPr>
      </w:pPr>
      <w:r w:rsidRPr="06DFDC42">
        <w:rPr>
          <w:lang w:val="en-GB"/>
        </w:rPr>
        <w:t>Send a message to the subsequent component with a link to where the result can be found.</w:t>
      </w:r>
    </w:p>
    <w:p w14:paraId="09CC1206" w14:textId="49754688" w:rsidR="7E730B29" w:rsidRDefault="7E730B29" w:rsidP="3685B533">
      <w:pPr>
        <w:pStyle w:val="Corpotesto1"/>
        <w:rPr>
          <w:lang w:val="en-GB"/>
        </w:rPr>
      </w:pPr>
      <w:r w:rsidRPr="3685B533">
        <w:rPr>
          <w:lang w:val="en-GB"/>
        </w:rPr>
        <w:lastRenderedPageBreak/>
        <w:t>It's worth noting that steps 2 and 4 vary based on the data format. While they are currently written manually, there are ongoing efforts within the consortium to generalize and simplify this type of boilerplate code.</w:t>
      </w:r>
    </w:p>
    <w:p w14:paraId="3A520F4D" w14:textId="252A18BE" w:rsidR="0353B00F" w:rsidRDefault="0353B00F" w:rsidP="0353B00F">
      <w:pPr>
        <w:pStyle w:val="Corpotesto1"/>
        <w:rPr>
          <w:lang w:val="en-GB"/>
        </w:rPr>
      </w:pPr>
    </w:p>
    <w:p w14:paraId="3CF6DA59" w14:textId="2964881C" w:rsidR="6A8A6699" w:rsidRDefault="666DCFC6" w:rsidP="0353B00F">
      <w:pPr>
        <w:pStyle w:val="Corpotesto1"/>
        <w:rPr>
          <w:lang w:val="en"/>
        </w:rPr>
      </w:pPr>
      <w:r w:rsidRPr="06DFDC42">
        <w:rPr>
          <w:lang w:val="en"/>
        </w:rPr>
        <w:t xml:space="preserve">The inference server is the only component that interacts directly with the ML models. We employ </w:t>
      </w:r>
      <w:proofErr w:type="spellStart"/>
      <w:r w:rsidRPr="06DFDC42">
        <w:rPr>
          <w:lang w:val="en"/>
        </w:rPr>
        <w:t>KServe</w:t>
      </w:r>
      <w:proofErr w:type="spellEnd"/>
      <w:r w:rsidRPr="06DFDC42">
        <w:rPr>
          <w:lang w:val="en"/>
        </w:rPr>
        <w:t xml:space="preserve"> as our inference server orchestrator. Before delving into </w:t>
      </w:r>
      <w:proofErr w:type="spellStart"/>
      <w:r w:rsidRPr="06DFDC42">
        <w:rPr>
          <w:lang w:val="en"/>
        </w:rPr>
        <w:t>KServe</w:t>
      </w:r>
      <w:proofErr w:type="spellEnd"/>
      <w:r w:rsidRPr="06DFDC42">
        <w:rPr>
          <w:lang w:val="en"/>
        </w:rPr>
        <w:t xml:space="preserve">, let's discuss the concept of inference server. An inference server can be thought of as analogous to a web server, but instead of serving web pages, it serves ML models. The primary objective of an inference server is to offer high throughput to clients, typically via an API, often REST-based. These servers are also engineered to leverage accelerators such as GPUs and TPUs. Various inference servers exist, each supporting its own model format. We have opted for NVIDIA Triton, which utilizes the ONNX format. This choice was motivated by the fact that ONNX is a versatile format compatible with most ML frameworks. Models are organized within a directory structure, accompanied by a configuration file that describes the model's input/output specifications and a binary file containing the model itself. Note that, in </w:t>
      </w:r>
      <w:proofErr w:type="gramStart"/>
      <w:r w:rsidRPr="06DFDC42">
        <w:rPr>
          <w:lang w:val="en"/>
        </w:rPr>
        <w:t>the majority of</w:t>
      </w:r>
      <w:proofErr w:type="gramEnd"/>
      <w:r w:rsidRPr="06DFDC42">
        <w:rPr>
          <w:lang w:val="en"/>
        </w:rPr>
        <w:t xml:space="preserve"> cases</w:t>
      </w:r>
      <w:r w:rsidR="54B13988" w:rsidRPr="06DFDC42">
        <w:rPr>
          <w:lang w:val="en"/>
        </w:rPr>
        <w:t>,</w:t>
      </w:r>
      <w:r w:rsidRPr="06DFDC42">
        <w:rPr>
          <w:lang w:val="en"/>
        </w:rPr>
        <w:t xml:space="preserve"> an inference server does not need the original code of the model.</w:t>
      </w:r>
    </w:p>
    <w:p w14:paraId="7BE5B0A0" w14:textId="134F27D7" w:rsidR="2605AFC4" w:rsidRDefault="2605AFC4" w:rsidP="06DFDC42">
      <w:pPr>
        <w:pStyle w:val="Corpotesto1"/>
        <w:rPr>
          <w:lang w:val="en"/>
        </w:rPr>
      </w:pPr>
      <w:proofErr w:type="spellStart"/>
      <w:r w:rsidRPr="06DFDC42">
        <w:rPr>
          <w:lang w:val="en"/>
        </w:rPr>
        <w:t>KServe</w:t>
      </w:r>
      <w:proofErr w:type="spellEnd"/>
      <w:r w:rsidRPr="06DFDC42">
        <w:rPr>
          <w:lang w:val="en"/>
        </w:rPr>
        <w:t xml:space="preserve"> simplifies the orchestration of inference servers by offering the following features:</w:t>
      </w:r>
    </w:p>
    <w:p w14:paraId="305E7DFB" w14:textId="56A5A54F" w:rsidR="2605AFC4" w:rsidRDefault="2605AFC4" w:rsidP="06DFDC42">
      <w:pPr>
        <w:pStyle w:val="Corpotesto1"/>
        <w:numPr>
          <w:ilvl w:val="0"/>
          <w:numId w:val="6"/>
        </w:numPr>
        <w:rPr>
          <w:lang w:val="en"/>
        </w:rPr>
      </w:pPr>
      <w:r w:rsidRPr="06DFDC42">
        <w:rPr>
          <w:lang w:val="en"/>
        </w:rPr>
        <w:t>A single resource (</w:t>
      </w:r>
      <w:proofErr w:type="spellStart"/>
      <w:r w:rsidRPr="06DFDC42">
        <w:rPr>
          <w:lang w:val="en"/>
        </w:rPr>
        <w:t>InferenceService</w:t>
      </w:r>
      <w:proofErr w:type="spellEnd"/>
      <w:r w:rsidRPr="06DFDC42">
        <w:rPr>
          <w:lang w:val="en"/>
        </w:rPr>
        <w:t>) to configure and deploy an inference server.</w:t>
      </w:r>
    </w:p>
    <w:p w14:paraId="41D71E2C" w14:textId="26591C82" w:rsidR="2605AFC4" w:rsidRDefault="2605AFC4" w:rsidP="06DFDC42">
      <w:pPr>
        <w:pStyle w:val="Corpotesto1"/>
        <w:numPr>
          <w:ilvl w:val="0"/>
          <w:numId w:val="6"/>
        </w:numPr>
        <w:rPr>
          <w:lang w:val="en"/>
        </w:rPr>
      </w:pPr>
      <w:r w:rsidRPr="06DFDC42">
        <w:rPr>
          <w:lang w:val="en"/>
        </w:rPr>
        <w:t>Supports automatic scaling based on load, including scaling from zero (uses no resources if there is no load).</w:t>
      </w:r>
    </w:p>
    <w:p w14:paraId="7AC0CC0F" w14:textId="77117F58" w:rsidR="2605AFC4" w:rsidRDefault="2605AFC4" w:rsidP="06DFDC42">
      <w:pPr>
        <w:pStyle w:val="Corpotesto1"/>
        <w:numPr>
          <w:ilvl w:val="0"/>
          <w:numId w:val="6"/>
        </w:numPr>
        <w:rPr>
          <w:lang w:val="en"/>
        </w:rPr>
      </w:pPr>
      <w:r w:rsidRPr="06DFDC42">
        <w:rPr>
          <w:lang w:val="en"/>
        </w:rPr>
        <w:t>Manages routing and DNS.</w:t>
      </w:r>
    </w:p>
    <w:p w14:paraId="0565296A" w14:textId="2D878E84" w:rsidR="2605AFC4" w:rsidRDefault="2605AFC4" w:rsidP="06DFDC42">
      <w:pPr>
        <w:pStyle w:val="Corpotesto1"/>
        <w:numPr>
          <w:ilvl w:val="0"/>
          <w:numId w:val="6"/>
        </w:numPr>
        <w:rPr>
          <w:lang w:val="en"/>
        </w:rPr>
      </w:pPr>
      <w:r w:rsidRPr="06DFDC42">
        <w:rPr>
          <w:lang w:val="en"/>
        </w:rPr>
        <w:t>Provides production-ready software on Kubernetes.</w:t>
      </w:r>
    </w:p>
    <w:p w14:paraId="289AEBB3" w14:textId="2EAB9FE4" w:rsidR="2605AFC4" w:rsidRDefault="2605AFC4" w:rsidP="06DFDC42">
      <w:pPr>
        <w:pStyle w:val="Corpotesto1"/>
        <w:rPr>
          <w:lang w:val="en-GB"/>
        </w:rPr>
      </w:pPr>
      <w:r w:rsidRPr="06DFDC42">
        <w:rPr>
          <w:lang w:val="en-GB"/>
        </w:rPr>
        <w:t xml:space="preserve">Currently, the inference server is used exclusively by the ML components. However, other partners could utilize it if they </w:t>
      </w:r>
      <w:r w:rsidR="1C225E91" w:rsidRPr="08ABDE35">
        <w:rPr>
          <w:lang w:val="en-GB"/>
        </w:rPr>
        <w:t>ever</w:t>
      </w:r>
      <w:r w:rsidR="23DC0261" w:rsidRPr="08ABDE35">
        <w:rPr>
          <w:lang w:val="en-GB"/>
        </w:rPr>
        <w:t xml:space="preserve"> </w:t>
      </w:r>
      <w:r w:rsidRPr="06DFDC42">
        <w:rPr>
          <w:lang w:val="en-GB"/>
        </w:rPr>
        <w:t>have the need.</w:t>
      </w:r>
    </w:p>
    <w:p w14:paraId="511065C1" w14:textId="568377D4" w:rsidR="11241B3F" w:rsidRDefault="0935361F" w:rsidP="06DFDC42">
      <w:pPr>
        <w:pStyle w:val="Corpotesto1"/>
        <w:rPr>
          <w:lang w:val="en-GB"/>
        </w:rPr>
      </w:pPr>
      <w:r w:rsidRPr="2B8C5F46">
        <w:rPr>
          <w:lang w:val="en-GB"/>
        </w:rPr>
        <w:t>In the context of the EO4EU project, we will organize the various inference servers based on similarities in data and use cases to simplify administration</w:t>
      </w:r>
      <w:r w:rsidR="1284878C" w:rsidRPr="2B8C5F46">
        <w:rPr>
          <w:lang w:val="en-GB"/>
        </w:rPr>
        <w:t xml:space="preserve">. Currently </w:t>
      </w:r>
      <w:r w:rsidR="7F8F0D56" w:rsidRPr="2B8C5F46">
        <w:rPr>
          <w:lang w:val="en-GB"/>
        </w:rPr>
        <w:t>there is only a single inference server however in the future as the more model are deployed additional server will probably be added.</w:t>
      </w:r>
      <w:r w:rsidR="1284878C" w:rsidRPr="2B8C5F46">
        <w:rPr>
          <w:lang w:val="en-GB"/>
        </w:rPr>
        <w:t xml:space="preserve"> </w:t>
      </w:r>
    </w:p>
    <w:p w14:paraId="46578705" w14:textId="5E042C6C" w:rsidR="54D3F44F" w:rsidRDefault="54D3F44F" w:rsidP="06DFDC42">
      <w:pPr>
        <w:pStyle w:val="Corpotesto1"/>
        <w:rPr>
          <w:lang w:val="en-GB"/>
        </w:rPr>
      </w:pPr>
      <w:r w:rsidRPr="06DFDC42">
        <w:rPr>
          <w:lang w:val="en-GB"/>
        </w:rPr>
        <w:t xml:space="preserve">On the EO4EU platform, the ML components currently reside on a standalone Kubernetes server. This setup allows all communication to occur exclusively through the message bus (Kafka) or the inference server. Additionally, this configuration facilitates easy relocation of the ML components to another physical site if </w:t>
      </w:r>
      <w:proofErr w:type="gramStart"/>
      <w:r w:rsidRPr="06DFDC42">
        <w:rPr>
          <w:lang w:val="en-GB"/>
        </w:rPr>
        <w:t>necessary</w:t>
      </w:r>
      <w:proofErr w:type="gramEnd"/>
    </w:p>
    <w:p w14:paraId="25573943" w14:textId="368E817F" w:rsidR="4F2442B5" w:rsidRDefault="2EE70D75" w:rsidP="00817353">
      <w:pPr>
        <w:pStyle w:val="Heading3"/>
        <w:numPr>
          <w:ilvl w:val="2"/>
          <w:numId w:val="35"/>
        </w:numPr>
        <w:jc w:val="both"/>
        <w:rPr>
          <w:lang w:val="en-GB"/>
        </w:rPr>
      </w:pPr>
      <w:bookmarkStart w:id="153" w:name="_Toc402830421"/>
      <w:bookmarkStart w:id="154" w:name="_Toc360510924"/>
      <w:bookmarkStart w:id="155" w:name="_Toc150941847"/>
      <w:r w:rsidRPr="2B8C5F46">
        <w:rPr>
          <w:lang w:val="en-GB"/>
        </w:rPr>
        <w:t xml:space="preserve">Data </w:t>
      </w:r>
      <w:r w:rsidR="2AA0B72F" w:rsidRPr="2B8C5F46">
        <w:rPr>
          <w:lang w:val="en-GB"/>
        </w:rPr>
        <w:t>access</w:t>
      </w:r>
      <w:bookmarkEnd w:id="153"/>
      <w:bookmarkEnd w:id="154"/>
      <w:bookmarkEnd w:id="155"/>
    </w:p>
    <w:p w14:paraId="2CA89317" w14:textId="3C167E17" w:rsidR="4E478205" w:rsidRDefault="4E478205">
      <w:r w:rsidRPr="06DFDC42">
        <w:rPr>
          <w:lang w:val="en-GB"/>
        </w:rPr>
        <w:t>Data is accessed by the wrapper component using the protocol defined by NKUA.</w:t>
      </w:r>
    </w:p>
    <w:p w14:paraId="2D6C6575" w14:textId="74856F92" w:rsidR="4E478205" w:rsidRDefault="4E478205">
      <w:r w:rsidRPr="06DFDC42">
        <w:rPr>
          <w:lang w:val="en-GB"/>
        </w:rPr>
        <w:t>The location and credentials for the data are sent by the DSL to the ML Controller, which then stores them for use in the wrapper. At present, data is stored in S3, with a single tar.gz file for each component. We have considered and experimented with using an uncompressed format instead.</w:t>
      </w:r>
    </w:p>
    <w:p w14:paraId="163EAEC4" w14:textId="466A7A20" w:rsidR="4E478205" w:rsidRDefault="4E478205">
      <w:pPr>
        <w:rPr>
          <w:lang w:val="en-GB"/>
        </w:rPr>
      </w:pPr>
      <w:r w:rsidRPr="06DFDC42">
        <w:rPr>
          <w:lang w:val="en-GB"/>
        </w:rPr>
        <w:t>The responsibility for data storage and parsing is confined to a single component of the codebase, the wrapper, which simplifies modifications if necessary.</w:t>
      </w:r>
    </w:p>
    <w:p w14:paraId="7616030B" w14:textId="77777777" w:rsidR="002F29D6" w:rsidRDefault="002F29D6">
      <w:pPr>
        <w:rPr>
          <w:lang w:val="en-GB"/>
        </w:rPr>
      </w:pPr>
    </w:p>
    <w:p w14:paraId="3A6A00CE" w14:textId="4764018B" w:rsidR="002F29D6" w:rsidRDefault="009677BC" w:rsidP="00817353">
      <w:pPr>
        <w:pStyle w:val="Heading3"/>
        <w:numPr>
          <w:ilvl w:val="2"/>
          <w:numId w:val="35"/>
        </w:numPr>
        <w:jc w:val="both"/>
        <w:rPr>
          <w:lang w:val="en-GB"/>
        </w:rPr>
      </w:pPr>
      <w:bookmarkStart w:id="156" w:name="_Toc150941848"/>
      <w:r>
        <w:rPr>
          <w:lang w:val="en-GB"/>
        </w:rPr>
        <w:t>Validation and Testing of the ML component</w:t>
      </w:r>
      <w:bookmarkEnd w:id="156"/>
    </w:p>
    <w:p w14:paraId="3AE69D01" w14:textId="77777777" w:rsidR="00200C4A" w:rsidRPr="00200C4A" w:rsidRDefault="00200C4A" w:rsidP="00200C4A">
      <w:pPr>
        <w:spacing w:before="100" w:beforeAutospacing="1" w:after="100" w:afterAutospacing="1"/>
        <w:rPr>
          <w:rFonts w:ascii="Times New Roman" w:hAnsi="Times New Roman"/>
          <w:sz w:val="24"/>
          <w:szCs w:val="24"/>
        </w:rPr>
      </w:pPr>
      <w:r w:rsidRPr="00200C4A">
        <w:rPr>
          <w:rFonts w:ascii="Times New Roman" w:hAnsi="Times New Roman"/>
          <w:sz w:val="24"/>
          <w:szCs w:val="24"/>
        </w:rPr>
        <w:t>Our approach to validation and testing is tiered across three distinct levels to ensure robustness and reliability:</w:t>
      </w:r>
    </w:p>
    <w:p w14:paraId="3C21F07A" w14:textId="77777777" w:rsidR="00200C4A" w:rsidRPr="00200C4A" w:rsidRDefault="00200C4A" w:rsidP="00817353">
      <w:pPr>
        <w:numPr>
          <w:ilvl w:val="0"/>
          <w:numId w:val="38"/>
        </w:numPr>
        <w:spacing w:before="100" w:beforeAutospacing="1" w:after="100" w:afterAutospacing="1"/>
        <w:rPr>
          <w:rFonts w:asciiTheme="minorHAnsi" w:hAnsiTheme="minorHAnsi" w:cstheme="minorHAnsi"/>
        </w:rPr>
      </w:pPr>
      <w:r w:rsidRPr="00200C4A">
        <w:rPr>
          <w:rFonts w:asciiTheme="minorHAnsi" w:hAnsiTheme="minorHAnsi" w:cstheme="minorHAnsi"/>
          <w:b/>
          <w:bCs/>
        </w:rPr>
        <w:lastRenderedPageBreak/>
        <w:t>Model-Level Evaluation:</w:t>
      </w:r>
    </w:p>
    <w:p w14:paraId="7D134C3D"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At this foundational stage, every model undergoes rigorous testing, evaluation, and documentation before any consideration for integration into the platform.</w:t>
      </w:r>
    </w:p>
    <w:p w14:paraId="6860AAC8"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As discussed in Section 2, every model is meticulously documented and evaluated. However, only models that exhibit superior performance are selected for deployment and presented to end-users.</w:t>
      </w:r>
    </w:p>
    <w:p w14:paraId="5F84A6C7"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While this level emphasizes the model's machine learning performance, it abstracts away the complexities that may arise due to platform integration.</w:t>
      </w:r>
    </w:p>
    <w:p w14:paraId="7EFEFE40" w14:textId="77777777" w:rsidR="00200C4A" w:rsidRPr="00200C4A" w:rsidRDefault="00200C4A" w:rsidP="00817353">
      <w:pPr>
        <w:numPr>
          <w:ilvl w:val="0"/>
          <w:numId w:val="38"/>
        </w:numPr>
        <w:spacing w:before="100" w:beforeAutospacing="1" w:after="100" w:afterAutospacing="1"/>
        <w:rPr>
          <w:rFonts w:asciiTheme="minorHAnsi" w:hAnsiTheme="minorHAnsi" w:cstheme="minorHAnsi"/>
        </w:rPr>
      </w:pPr>
      <w:r w:rsidRPr="00200C4A">
        <w:rPr>
          <w:rFonts w:asciiTheme="minorHAnsi" w:hAnsiTheme="minorHAnsi" w:cstheme="minorHAnsi"/>
          <w:b/>
          <w:bCs/>
        </w:rPr>
        <w:t>Backend Tools Validation:</w:t>
      </w:r>
    </w:p>
    <w:p w14:paraId="176CD4EA"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This level focuses on the backend transformations necessary for model deployment.</w:t>
      </w:r>
    </w:p>
    <w:p w14:paraId="4530CBA1"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 xml:space="preserve">The transformations are built upon standardized, tried-and-tested machine learning formats such as ONNX, </w:t>
      </w:r>
      <w:proofErr w:type="spellStart"/>
      <w:r w:rsidRPr="00200C4A">
        <w:rPr>
          <w:rFonts w:asciiTheme="minorHAnsi" w:hAnsiTheme="minorHAnsi" w:cstheme="minorHAnsi"/>
        </w:rPr>
        <w:t>PyTorch</w:t>
      </w:r>
      <w:proofErr w:type="spellEnd"/>
      <w:r w:rsidRPr="00200C4A">
        <w:rPr>
          <w:rFonts w:asciiTheme="minorHAnsi" w:hAnsiTheme="minorHAnsi" w:cstheme="minorHAnsi"/>
        </w:rPr>
        <w:t xml:space="preserve">, and </w:t>
      </w:r>
      <w:proofErr w:type="spellStart"/>
      <w:r w:rsidRPr="00200C4A">
        <w:rPr>
          <w:rFonts w:asciiTheme="minorHAnsi" w:hAnsiTheme="minorHAnsi" w:cstheme="minorHAnsi"/>
        </w:rPr>
        <w:t>Tensorflow</w:t>
      </w:r>
      <w:proofErr w:type="spellEnd"/>
      <w:r w:rsidRPr="00200C4A">
        <w:rPr>
          <w:rFonts w:asciiTheme="minorHAnsi" w:hAnsiTheme="minorHAnsi" w:cstheme="minorHAnsi"/>
        </w:rPr>
        <w:t>. Each format is rigorously validated by their respective parent projects.</w:t>
      </w:r>
    </w:p>
    <w:p w14:paraId="7C00C949"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Deployments are executed on standard inference servers to ensure reliability and consistency.</w:t>
      </w:r>
    </w:p>
    <w:p w14:paraId="4536E1A4" w14:textId="77777777" w:rsidR="00200C4A" w:rsidRPr="00200C4A" w:rsidRDefault="00200C4A" w:rsidP="00817353">
      <w:pPr>
        <w:numPr>
          <w:ilvl w:val="0"/>
          <w:numId w:val="38"/>
        </w:numPr>
        <w:spacing w:before="100" w:beforeAutospacing="1" w:after="100" w:afterAutospacing="1"/>
        <w:rPr>
          <w:rFonts w:asciiTheme="minorHAnsi" w:hAnsiTheme="minorHAnsi" w:cstheme="minorHAnsi"/>
        </w:rPr>
      </w:pPr>
      <w:r w:rsidRPr="00200C4A">
        <w:rPr>
          <w:rFonts w:asciiTheme="minorHAnsi" w:hAnsiTheme="minorHAnsi" w:cstheme="minorHAnsi"/>
          <w:b/>
          <w:bCs/>
        </w:rPr>
        <w:t>End-to-End Integration Testing:</w:t>
      </w:r>
    </w:p>
    <w:p w14:paraId="657B2E9C"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This comprehensive level aims to ascertain the seamless integration and functioning of custom codes within the platform.</w:t>
      </w:r>
    </w:p>
    <w:p w14:paraId="41B8154D" w14:textId="77777777" w:rsidR="00200C4A" w:rsidRPr="00200C4A" w:rsidRDefault="00200C4A" w:rsidP="00817353">
      <w:pPr>
        <w:numPr>
          <w:ilvl w:val="1"/>
          <w:numId w:val="38"/>
        </w:numPr>
        <w:spacing w:before="100" w:beforeAutospacing="1" w:after="100" w:afterAutospacing="1"/>
        <w:rPr>
          <w:rFonts w:asciiTheme="minorHAnsi" w:hAnsiTheme="minorHAnsi" w:cstheme="minorBidi"/>
        </w:rPr>
      </w:pPr>
      <w:r w:rsidRPr="05B5A481">
        <w:rPr>
          <w:rFonts w:asciiTheme="minorHAnsi" w:hAnsiTheme="minorHAnsi" w:cstheme="minorBidi"/>
        </w:rPr>
        <w:t>The primary goal is to confirm that input-output formats align with platform expectations and that no unexpected behaviors or discrepancies manifest.</w:t>
      </w:r>
    </w:p>
    <w:p w14:paraId="4E1603C3" w14:textId="77777777" w:rsidR="00200C4A" w:rsidRPr="00200C4A" w:rsidRDefault="00200C4A" w:rsidP="00817353">
      <w:pPr>
        <w:numPr>
          <w:ilvl w:val="1"/>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Specifically, we conduct two primary tests:</w:t>
      </w:r>
    </w:p>
    <w:p w14:paraId="3D9B330C" w14:textId="77777777" w:rsidR="00200C4A" w:rsidRPr="00200C4A" w:rsidRDefault="00200C4A" w:rsidP="00817353">
      <w:pPr>
        <w:numPr>
          <w:ilvl w:val="2"/>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A workflow involving SSL, culminating with a classifier, is initiated. The subsequent steps involve validating the accuracy of the file outputs for both SSL and the classifier.</w:t>
      </w:r>
    </w:p>
    <w:p w14:paraId="060219B9" w14:textId="77777777" w:rsidR="00200C4A" w:rsidRPr="00200C4A" w:rsidRDefault="00200C4A" w:rsidP="00817353">
      <w:pPr>
        <w:numPr>
          <w:ilvl w:val="2"/>
          <w:numId w:val="38"/>
        </w:numPr>
        <w:spacing w:before="100" w:beforeAutospacing="1" w:after="100" w:afterAutospacing="1"/>
        <w:rPr>
          <w:rFonts w:asciiTheme="minorHAnsi" w:hAnsiTheme="minorHAnsi" w:cstheme="minorHAnsi"/>
        </w:rPr>
      </w:pPr>
      <w:r w:rsidRPr="00200C4A">
        <w:rPr>
          <w:rFonts w:asciiTheme="minorHAnsi" w:hAnsiTheme="minorHAnsi" w:cstheme="minorHAnsi"/>
        </w:rPr>
        <w:t>Another workflow launches with Compression, followed by Decompression. The main validation check here is to confirm the usability of the output as a discernible file format.</w:t>
      </w:r>
    </w:p>
    <w:p w14:paraId="19A170D4" w14:textId="77777777" w:rsidR="00200C4A" w:rsidRPr="00200C4A" w:rsidRDefault="00200C4A" w:rsidP="00817353">
      <w:pPr>
        <w:numPr>
          <w:ilvl w:val="1"/>
          <w:numId w:val="38"/>
        </w:numPr>
        <w:spacing w:before="100" w:beforeAutospacing="1" w:after="100" w:afterAutospacing="1"/>
        <w:rPr>
          <w:rFonts w:asciiTheme="minorHAnsi" w:hAnsiTheme="minorHAnsi" w:cstheme="minorBidi"/>
        </w:rPr>
      </w:pPr>
      <w:r w:rsidRPr="05B5A481">
        <w:rPr>
          <w:rFonts w:asciiTheme="minorHAnsi" w:hAnsiTheme="minorHAnsi" w:cstheme="minorBidi"/>
        </w:rPr>
        <w:t xml:space="preserve">Additionally, our team remains in constant dialogue with components that utilize our outputs and supply inputs to us. This continuous communication ensures mutual compatibility and </w:t>
      </w:r>
      <w:proofErr w:type="gramStart"/>
      <w:r w:rsidRPr="05B5A481">
        <w:rPr>
          <w:rFonts w:asciiTheme="minorHAnsi" w:hAnsiTheme="minorHAnsi" w:cstheme="minorBidi"/>
        </w:rPr>
        <w:t>streamlined</w:t>
      </w:r>
      <w:proofErr w:type="gramEnd"/>
      <w:r w:rsidRPr="05B5A481">
        <w:rPr>
          <w:rFonts w:asciiTheme="minorHAnsi" w:hAnsiTheme="minorHAnsi" w:cstheme="minorBidi"/>
        </w:rPr>
        <w:t xml:space="preserve"> operations.</w:t>
      </w:r>
    </w:p>
    <w:p w14:paraId="61722558" w14:textId="77777777" w:rsidR="00200C4A" w:rsidRPr="00200C4A" w:rsidRDefault="00200C4A" w:rsidP="00200C4A">
      <w:pPr>
        <w:spacing w:before="100" w:beforeAutospacing="1" w:after="100" w:afterAutospacing="1"/>
        <w:rPr>
          <w:rFonts w:asciiTheme="minorHAnsi" w:hAnsiTheme="minorHAnsi" w:cstheme="minorHAnsi"/>
        </w:rPr>
      </w:pPr>
      <w:r w:rsidRPr="00200C4A">
        <w:rPr>
          <w:rFonts w:asciiTheme="minorHAnsi" w:hAnsiTheme="minorHAnsi" w:cstheme="minorHAnsi"/>
        </w:rPr>
        <w:t>In summation, our multilayered validation and testing strategy, ranging from individual model evaluations to end-to-end integration checks, endeavors to ensure the reliability, accuracy, and compatibility of our platform components.</w:t>
      </w:r>
    </w:p>
    <w:p w14:paraId="51EBA7D7" w14:textId="77777777" w:rsidR="00AA7330" w:rsidRPr="00200C4A" w:rsidRDefault="00AA7330"/>
    <w:p w14:paraId="23F15350" w14:textId="368E817F" w:rsidR="0047732F" w:rsidRDefault="5517BFAD" w:rsidP="0353B00F">
      <w:pPr>
        <w:pStyle w:val="Heading3"/>
        <w:jc w:val="both"/>
        <w:rPr>
          <w:lang w:val="en-GB"/>
        </w:rPr>
      </w:pPr>
      <w:bookmarkStart w:id="157" w:name="_Toc1771906752"/>
      <w:bookmarkStart w:id="158" w:name="_Toc658304635"/>
      <w:bookmarkStart w:id="159" w:name="_Toc150941849"/>
      <w:r w:rsidRPr="2B8C5F46">
        <w:rPr>
          <w:lang w:val="en-GB"/>
        </w:rPr>
        <w:t>Interaction with other EO4EU components</w:t>
      </w:r>
      <w:bookmarkEnd w:id="157"/>
      <w:bookmarkEnd w:id="158"/>
      <w:bookmarkEnd w:id="159"/>
    </w:p>
    <w:p w14:paraId="30D40890" w14:textId="368E817F" w:rsidR="002D306E" w:rsidRDefault="0156127C" w:rsidP="00817353">
      <w:pPr>
        <w:pStyle w:val="Heading3"/>
        <w:numPr>
          <w:ilvl w:val="2"/>
          <w:numId w:val="35"/>
        </w:numPr>
        <w:jc w:val="both"/>
        <w:rPr>
          <w:lang w:val="en-GB"/>
        </w:rPr>
      </w:pPr>
      <w:bookmarkStart w:id="160" w:name="_Toc1618494410"/>
      <w:bookmarkStart w:id="161" w:name="_Toc492651640"/>
      <w:bookmarkStart w:id="162" w:name="_Toc150941850"/>
      <w:r w:rsidRPr="2B8C5F46">
        <w:rPr>
          <w:lang w:val="en-GB"/>
        </w:rPr>
        <w:t>Fusion Engine</w:t>
      </w:r>
      <w:bookmarkEnd w:id="160"/>
      <w:bookmarkEnd w:id="161"/>
      <w:bookmarkEnd w:id="162"/>
    </w:p>
    <w:tbl>
      <w:tblPr>
        <w:tblStyle w:val="BlueTabl-Vertical"/>
        <w:tblW w:w="0" w:type="auto"/>
        <w:tblLook w:val="01E0" w:firstRow="1" w:lastRow="1" w:firstColumn="1" w:lastColumn="1" w:noHBand="0" w:noVBand="0"/>
      </w:tblPr>
      <w:tblGrid>
        <w:gridCol w:w="2232"/>
        <w:gridCol w:w="6759"/>
      </w:tblGrid>
      <w:tr w:rsidR="002D306E" w14:paraId="5F19104A" w14:textId="77777777" w:rsidTr="06DFDC42">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232" w:type="dxa"/>
          </w:tcPr>
          <w:p w14:paraId="5159522E" w14:textId="77777777" w:rsidR="002D306E" w:rsidRDefault="5BBB12D3" w:rsidP="0353B00F">
            <w:pPr>
              <w:jc w:val="both"/>
              <w:rPr>
                <w:lang w:val="en-GB"/>
              </w:rPr>
            </w:pPr>
            <w:r w:rsidRPr="0353B00F">
              <w:rPr>
                <w:lang w:val="en-GB"/>
              </w:rPr>
              <w:t>Component</w:t>
            </w:r>
          </w:p>
        </w:tc>
        <w:tc>
          <w:tcPr>
            <w:cnfStyle w:val="000100000000" w:firstRow="0" w:lastRow="0" w:firstColumn="0" w:lastColumn="1" w:oddVBand="0" w:evenVBand="0" w:oddHBand="0" w:evenHBand="0" w:firstRowFirstColumn="0" w:firstRowLastColumn="0" w:lastRowFirstColumn="0" w:lastRowLastColumn="0"/>
            <w:tcW w:w="6759" w:type="dxa"/>
          </w:tcPr>
          <w:p w14:paraId="6AB28EB1" w14:textId="77777777" w:rsidR="002D306E" w:rsidRDefault="5BBB12D3" w:rsidP="0353B00F">
            <w:pPr>
              <w:jc w:val="both"/>
              <w:rPr>
                <w:lang w:val="en-GB"/>
              </w:rPr>
            </w:pPr>
            <w:r w:rsidRPr="0353B00F">
              <w:rPr>
                <w:lang w:val="en-GB"/>
              </w:rPr>
              <w:t>Fusion Engine</w:t>
            </w:r>
          </w:p>
        </w:tc>
      </w:tr>
      <w:tr w:rsidR="002D306E" w14:paraId="40AB8112" w14:textId="77777777" w:rsidTr="06DFDC42">
        <w:trPr>
          <w:trHeight w:val="190"/>
        </w:trPr>
        <w:tc>
          <w:tcPr>
            <w:cnfStyle w:val="001000000000" w:firstRow="0" w:lastRow="0" w:firstColumn="1" w:lastColumn="0" w:oddVBand="0" w:evenVBand="0" w:oddHBand="0" w:evenHBand="0" w:firstRowFirstColumn="0" w:firstRowLastColumn="0" w:lastRowFirstColumn="0" w:lastRowLastColumn="0"/>
            <w:tcW w:w="2232" w:type="dxa"/>
          </w:tcPr>
          <w:p w14:paraId="5F92C79D" w14:textId="77777777" w:rsidR="002D306E" w:rsidRDefault="5BBB12D3" w:rsidP="0353B00F">
            <w:pPr>
              <w:jc w:val="both"/>
              <w:rPr>
                <w:lang w:val="en-GB"/>
              </w:rPr>
            </w:pPr>
            <w:r w:rsidRPr="0353B00F">
              <w:rPr>
                <w:lang w:val="en-GB"/>
              </w:rPr>
              <w:t>Responsible partner</w:t>
            </w:r>
          </w:p>
        </w:tc>
        <w:tc>
          <w:tcPr>
            <w:cnfStyle w:val="000100000000" w:firstRow="0" w:lastRow="0" w:firstColumn="0" w:lastColumn="1" w:oddVBand="0" w:evenVBand="0" w:oddHBand="0" w:evenHBand="0" w:firstRowFirstColumn="0" w:firstRowLastColumn="0" w:lastRowFirstColumn="0" w:lastRowLastColumn="0"/>
            <w:tcW w:w="6759" w:type="dxa"/>
          </w:tcPr>
          <w:p w14:paraId="1D00BEFC" w14:textId="77777777" w:rsidR="002D306E" w:rsidRDefault="5BBB12D3" w:rsidP="0353B00F">
            <w:pPr>
              <w:spacing w:line="259" w:lineRule="auto"/>
              <w:jc w:val="both"/>
              <w:rPr>
                <w:lang w:val="en-GB"/>
              </w:rPr>
            </w:pPr>
            <w:r w:rsidRPr="0353B00F">
              <w:rPr>
                <w:lang w:val="en-GB"/>
              </w:rPr>
              <w:t>NKUA</w:t>
            </w:r>
          </w:p>
        </w:tc>
      </w:tr>
      <w:tr w:rsidR="002D306E" w14:paraId="193E47AB" w14:textId="77777777" w:rsidTr="06DFDC42">
        <w:trPr>
          <w:trHeight w:val="190"/>
        </w:trPr>
        <w:tc>
          <w:tcPr>
            <w:cnfStyle w:val="001000000000" w:firstRow="0" w:lastRow="0" w:firstColumn="1" w:lastColumn="0" w:oddVBand="0" w:evenVBand="0" w:oddHBand="0" w:evenHBand="0" w:firstRowFirstColumn="0" w:firstRowLastColumn="0" w:lastRowFirstColumn="0" w:lastRowLastColumn="0"/>
            <w:tcW w:w="2232" w:type="dxa"/>
          </w:tcPr>
          <w:p w14:paraId="0E8359DF" w14:textId="77777777" w:rsidR="002D306E" w:rsidRDefault="5BBB12D3" w:rsidP="0353B00F">
            <w:pPr>
              <w:jc w:val="both"/>
              <w:rPr>
                <w:lang w:val="en-GB"/>
              </w:rPr>
            </w:pPr>
            <w:r w:rsidRPr="0353B00F">
              <w:rPr>
                <w:lang w:val="en-GB"/>
              </w:rPr>
              <w:t>Participant partners</w:t>
            </w:r>
          </w:p>
        </w:tc>
        <w:tc>
          <w:tcPr>
            <w:cnfStyle w:val="000100000000" w:firstRow="0" w:lastRow="0" w:firstColumn="0" w:lastColumn="1" w:oddVBand="0" w:evenVBand="0" w:oddHBand="0" w:evenHBand="0" w:firstRowFirstColumn="0" w:firstRowLastColumn="0" w:lastRowFirstColumn="0" w:lastRowLastColumn="0"/>
            <w:tcW w:w="6759" w:type="dxa"/>
          </w:tcPr>
          <w:p w14:paraId="601B7AAE" w14:textId="77777777" w:rsidR="002D306E" w:rsidRDefault="5BBB12D3" w:rsidP="0353B00F">
            <w:pPr>
              <w:spacing w:line="259" w:lineRule="auto"/>
              <w:jc w:val="both"/>
              <w:rPr>
                <w:lang w:val="en-GB"/>
              </w:rPr>
            </w:pPr>
            <w:r w:rsidRPr="0353B00F">
              <w:rPr>
                <w:lang w:val="en-GB"/>
              </w:rPr>
              <w:t>MEEO, CMCC</w:t>
            </w:r>
          </w:p>
        </w:tc>
      </w:tr>
      <w:tr w:rsidR="002D306E" w14:paraId="0C7B7C2C" w14:textId="77777777" w:rsidTr="06DFDC42">
        <w:trPr>
          <w:trHeight w:val="330"/>
        </w:trPr>
        <w:tc>
          <w:tcPr>
            <w:cnfStyle w:val="001000000000" w:firstRow="0" w:lastRow="0" w:firstColumn="1" w:lastColumn="0" w:oddVBand="0" w:evenVBand="0" w:oddHBand="0" w:evenHBand="0" w:firstRowFirstColumn="0" w:firstRowLastColumn="0" w:lastRowFirstColumn="0" w:lastRowLastColumn="0"/>
            <w:tcW w:w="2232" w:type="dxa"/>
          </w:tcPr>
          <w:p w14:paraId="61E4C2D2" w14:textId="77777777" w:rsidR="002D306E" w:rsidRDefault="5BBB12D3" w:rsidP="0353B00F">
            <w:pPr>
              <w:jc w:val="both"/>
              <w:rPr>
                <w:lang w:val="en-GB"/>
              </w:rPr>
            </w:pPr>
            <w:r w:rsidRPr="0353B00F">
              <w:rPr>
                <w:lang w:val="en-GB"/>
              </w:rPr>
              <w:t>Technical description</w:t>
            </w:r>
          </w:p>
        </w:tc>
        <w:tc>
          <w:tcPr>
            <w:cnfStyle w:val="000100000000" w:firstRow="0" w:lastRow="0" w:firstColumn="0" w:lastColumn="1" w:oddVBand="0" w:evenVBand="0" w:oddHBand="0" w:evenHBand="0" w:firstRowFirstColumn="0" w:firstRowLastColumn="0" w:lastRowFirstColumn="0" w:lastRowLastColumn="0"/>
            <w:tcW w:w="6759" w:type="dxa"/>
          </w:tcPr>
          <w:p w14:paraId="2012CE27" w14:textId="53B10DA3" w:rsidR="002D306E" w:rsidRDefault="277CE403" w:rsidP="06DFDC42">
            <w:pPr>
              <w:jc w:val="both"/>
              <w:rPr>
                <w:lang w:val="en-GB"/>
              </w:rPr>
            </w:pPr>
            <w:r w:rsidRPr="06DFDC42">
              <w:rPr>
                <w:lang w:val="en-GB"/>
              </w:rPr>
              <w:t xml:space="preserve">This component is responsible to preprocess the Data. Currently the transformation done by Fusion related to ML </w:t>
            </w:r>
            <w:r w:rsidR="3CD47190" w:rsidRPr="06DFDC42">
              <w:rPr>
                <w:lang w:val="en-GB"/>
              </w:rPr>
              <w:t xml:space="preserve">is the rescaling of different resolution of </w:t>
            </w:r>
            <w:r w:rsidR="1F8C4BD7" w:rsidRPr="08ABDE35">
              <w:rPr>
                <w:lang w:val="en-GB"/>
              </w:rPr>
              <w:t>S</w:t>
            </w:r>
            <w:r w:rsidR="6A59D970" w:rsidRPr="08ABDE35">
              <w:rPr>
                <w:lang w:val="en-GB"/>
              </w:rPr>
              <w:t>entinel</w:t>
            </w:r>
            <w:r w:rsidR="46F58F57" w:rsidRPr="08ABDE35">
              <w:rPr>
                <w:lang w:val="en-GB"/>
              </w:rPr>
              <w:t>-</w:t>
            </w:r>
            <w:r w:rsidR="6A59D970" w:rsidRPr="08ABDE35">
              <w:rPr>
                <w:lang w:val="en-GB"/>
              </w:rPr>
              <w:t>2</w:t>
            </w:r>
            <w:r w:rsidR="3CD47190" w:rsidRPr="06DFDC42">
              <w:rPr>
                <w:lang w:val="en-GB"/>
              </w:rPr>
              <w:t xml:space="preserve"> data to the same resolution.</w:t>
            </w:r>
          </w:p>
        </w:tc>
      </w:tr>
      <w:tr w:rsidR="002D306E" w14:paraId="3F64F3AD" w14:textId="77777777" w:rsidTr="06DFDC42">
        <w:trPr>
          <w:cnfStyle w:val="010000000000" w:firstRow="0" w:lastRow="1"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232" w:type="dxa"/>
          </w:tcPr>
          <w:p w14:paraId="78575AD4" w14:textId="07F6AD7E" w:rsidR="002D306E" w:rsidRDefault="5B1F9840" w:rsidP="0353B00F">
            <w:pPr>
              <w:spacing w:line="259" w:lineRule="auto"/>
              <w:jc w:val="both"/>
              <w:rPr>
                <w:lang w:val="en-GB"/>
              </w:rPr>
            </w:pPr>
            <w:r w:rsidRPr="0353B00F">
              <w:rPr>
                <w:lang w:val="en-GB"/>
              </w:rPr>
              <w:t>Relation to the ML models</w:t>
            </w:r>
          </w:p>
        </w:tc>
        <w:tc>
          <w:tcPr>
            <w:cnfStyle w:val="000100000000" w:firstRow="0" w:lastRow="0" w:firstColumn="0" w:lastColumn="1" w:oddVBand="0" w:evenVBand="0" w:oddHBand="0" w:evenHBand="0" w:firstRowFirstColumn="0" w:firstRowLastColumn="0" w:lastRowFirstColumn="0" w:lastRowLastColumn="0"/>
            <w:tcW w:w="6759" w:type="dxa"/>
          </w:tcPr>
          <w:p w14:paraId="4A4475B8" w14:textId="40759D1A" w:rsidR="002D306E" w:rsidRDefault="45743BCD" w:rsidP="0353B00F">
            <w:pPr>
              <w:pStyle w:val="Listenabsatz-Tabelle"/>
              <w:numPr>
                <w:ilvl w:val="0"/>
                <w:numId w:val="0"/>
              </w:numPr>
              <w:rPr>
                <w:color w:val="FF0000"/>
              </w:rPr>
            </w:pPr>
            <w:r w:rsidRPr="06DFDC42">
              <w:t xml:space="preserve">ML component work in close collaboration with fusion as they do </w:t>
            </w:r>
            <w:proofErr w:type="gramStart"/>
            <w:r w:rsidRPr="06DFDC42">
              <w:t>the majority of</w:t>
            </w:r>
            <w:proofErr w:type="gramEnd"/>
            <w:r w:rsidRPr="06DFDC42">
              <w:t xml:space="preserve"> Data Preprocessing needed for our components.</w:t>
            </w:r>
          </w:p>
        </w:tc>
      </w:tr>
    </w:tbl>
    <w:p w14:paraId="58DFFAEF" w14:textId="47C1A629" w:rsidR="1CBFFB09" w:rsidRDefault="1CBFFB09" w:rsidP="0353B00F">
      <w:pPr>
        <w:jc w:val="both"/>
      </w:pPr>
    </w:p>
    <w:p w14:paraId="05F6B79D" w14:textId="77777777" w:rsidR="002D306E" w:rsidRDefault="002D306E" w:rsidP="0353B00F">
      <w:pPr>
        <w:pStyle w:val="Corpotesto1"/>
        <w:jc w:val="both"/>
        <w:rPr>
          <w:lang w:val="en-GB"/>
        </w:rPr>
      </w:pPr>
    </w:p>
    <w:p w14:paraId="061CDD67" w14:textId="368E817F" w:rsidR="002D306E" w:rsidRDefault="3269EA27" w:rsidP="00817353">
      <w:pPr>
        <w:pStyle w:val="Heading3"/>
        <w:numPr>
          <w:ilvl w:val="2"/>
          <w:numId w:val="35"/>
        </w:numPr>
        <w:jc w:val="both"/>
        <w:rPr>
          <w:lang w:val="en-GB"/>
        </w:rPr>
      </w:pPr>
      <w:bookmarkStart w:id="163" w:name="_Toc532308869"/>
      <w:bookmarkStart w:id="164" w:name="_Toc387526564"/>
      <w:bookmarkStart w:id="165" w:name="_Toc150941851"/>
      <w:r w:rsidRPr="2B8C5F46">
        <w:rPr>
          <w:lang w:val="en-GB"/>
        </w:rPr>
        <w:lastRenderedPageBreak/>
        <w:t>DSL Engi</w:t>
      </w:r>
      <w:r w:rsidR="48485A3E" w:rsidRPr="2B8C5F46">
        <w:rPr>
          <w:lang w:val="en-GB"/>
        </w:rPr>
        <w:t>ne</w:t>
      </w:r>
      <w:bookmarkEnd w:id="163"/>
      <w:bookmarkEnd w:id="164"/>
      <w:bookmarkEnd w:id="165"/>
    </w:p>
    <w:tbl>
      <w:tblPr>
        <w:tblStyle w:val="BlueTabl-Vertical"/>
        <w:tblW w:w="0" w:type="auto"/>
        <w:tblLook w:val="01E0" w:firstRow="1" w:lastRow="1" w:firstColumn="1" w:lastColumn="1" w:noHBand="0" w:noVBand="0"/>
      </w:tblPr>
      <w:tblGrid>
        <w:gridCol w:w="2638"/>
        <w:gridCol w:w="6353"/>
      </w:tblGrid>
      <w:tr w:rsidR="1CBFFB09" w14:paraId="3200BEB6" w14:textId="77777777" w:rsidTr="06DFDC42">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638" w:type="dxa"/>
          </w:tcPr>
          <w:p w14:paraId="1756E5BC" w14:textId="77777777" w:rsidR="1CBFFB09" w:rsidRDefault="137700C4" w:rsidP="0353B00F">
            <w:pPr>
              <w:jc w:val="both"/>
              <w:rPr>
                <w:lang w:val="en-GB"/>
              </w:rPr>
            </w:pPr>
            <w:r w:rsidRPr="0353B00F">
              <w:rPr>
                <w:lang w:val="en-GB"/>
              </w:rPr>
              <w:t>Component</w:t>
            </w:r>
          </w:p>
        </w:tc>
        <w:tc>
          <w:tcPr>
            <w:cnfStyle w:val="000100000000" w:firstRow="0" w:lastRow="0" w:firstColumn="0" w:lastColumn="1" w:oddVBand="0" w:evenVBand="0" w:oddHBand="0" w:evenHBand="0" w:firstRowFirstColumn="0" w:firstRowLastColumn="0" w:lastRowFirstColumn="0" w:lastRowLastColumn="0"/>
            <w:tcW w:w="6353" w:type="dxa"/>
          </w:tcPr>
          <w:p w14:paraId="7F31C453" w14:textId="17B73259" w:rsidR="1CBFFB09" w:rsidRDefault="137700C4" w:rsidP="0353B00F">
            <w:pPr>
              <w:jc w:val="both"/>
              <w:rPr>
                <w:rFonts w:eastAsia="Calibri" w:cs="Calibri"/>
                <w:b w:val="0"/>
                <w:bCs/>
              </w:rPr>
            </w:pPr>
            <w:r w:rsidRPr="0353B00F">
              <w:rPr>
                <w:rFonts w:eastAsia="Calibri" w:cs="Calibri"/>
                <w:bCs/>
                <w:lang w:val="en-GB"/>
              </w:rPr>
              <w:t>DSL Engine</w:t>
            </w:r>
          </w:p>
        </w:tc>
      </w:tr>
      <w:tr w:rsidR="1CBFFB09" w14:paraId="6F8FBA37" w14:textId="77777777" w:rsidTr="06DFDC42">
        <w:trPr>
          <w:trHeight w:val="190"/>
        </w:trPr>
        <w:tc>
          <w:tcPr>
            <w:cnfStyle w:val="001000000000" w:firstRow="0" w:lastRow="0" w:firstColumn="1" w:lastColumn="0" w:oddVBand="0" w:evenVBand="0" w:oddHBand="0" w:evenHBand="0" w:firstRowFirstColumn="0" w:firstRowLastColumn="0" w:lastRowFirstColumn="0" w:lastRowLastColumn="0"/>
            <w:tcW w:w="2638" w:type="dxa"/>
          </w:tcPr>
          <w:p w14:paraId="6C7B2AFA" w14:textId="77777777" w:rsidR="1CBFFB09" w:rsidRDefault="137700C4" w:rsidP="0353B00F">
            <w:pPr>
              <w:jc w:val="both"/>
              <w:rPr>
                <w:lang w:val="en-GB"/>
              </w:rPr>
            </w:pPr>
            <w:r w:rsidRPr="0353B00F">
              <w:rPr>
                <w:lang w:val="en-GB"/>
              </w:rPr>
              <w:t>Responsible partner</w:t>
            </w:r>
          </w:p>
        </w:tc>
        <w:tc>
          <w:tcPr>
            <w:cnfStyle w:val="000100000000" w:firstRow="0" w:lastRow="0" w:firstColumn="0" w:lastColumn="1" w:oddVBand="0" w:evenVBand="0" w:oddHBand="0" w:evenHBand="0" w:firstRowFirstColumn="0" w:firstRowLastColumn="0" w:lastRowFirstColumn="0" w:lastRowLastColumn="0"/>
            <w:tcW w:w="6353" w:type="dxa"/>
          </w:tcPr>
          <w:p w14:paraId="0B1FE096" w14:textId="7586A33C" w:rsidR="1CBFFB09" w:rsidRDefault="137700C4" w:rsidP="0353B00F">
            <w:pPr>
              <w:spacing w:line="259" w:lineRule="auto"/>
              <w:jc w:val="both"/>
              <w:rPr>
                <w:rFonts w:eastAsia="Calibri" w:cs="Calibri"/>
              </w:rPr>
            </w:pPr>
            <w:r w:rsidRPr="0353B00F">
              <w:rPr>
                <w:rFonts w:eastAsia="Calibri" w:cs="Calibri"/>
                <w:lang w:val="en-GB"/>
              </w:rPr>
              <w:t>NKUA</w:t>
            </w:r>
          </w:p>
        </w:tc>
      </w:tr>
      <w:tr w:rsidR="1CBFFB09" w14:paraId="7D7C8BEF" w14:textId="77777777" w:rsidTr="06DFDC42">
        <w:trPr>
          <w:trHeight w:val="190"/>
        </w:trPr>
        <w:tc>
          <w:tcPr>
            <w:cnfStyle w:val="001000000000" w:firstRow="0" w:lastRow="0" w:firstColumn="1" w:lastColumn="0" w:oddVBand="0" w:evenVBand="0" w:oddHBand="0" w:evenHBand="0" w:firstRowFirstColumn="0" w:firstRowLastColumn="0" w:lastRowFirstColumn="0" w:lastRowLastColumn="0"/>
            <w:tcW w:w="2638" w:type="dxa"/>
          </w:tcPr>
          <w:p w14:paraId="68D6B0C5" w14:textId="77777777" w:rsidR="1CBFFB09" w:rsidRDefault="137700C4" w:rsidP="0353B00F">
            <w:pPr>
              <w:jc w:val="both"/>
              <w:rPr>
                <w:lang w:val="en-GB"/>
              </w:rPr>
            </w:pPr>
            <w:r w:rsidRPr="0353B00F">
              <w:rPr>
                <w:lang w:val="en-GB"/>
              </w:rPr>
              <w:t>Participant partners</w:t>
            </w:r>
          </w:p>
        </w:tc>
        <w:tc>
          <w:tcPr>
            <w:cnfStyle w:val="000100000000" w:firstRow="0" w:lastRow="0" w:firstColumn="0" w:lastColumn="1" w:oddVBand="0" w:evenVBand="0" w:oddHBand="0" w:evenHBand="0" w:firstRowFirstColumn="0" w:firstRowLastColumn="0" w:lastRowFirstColumn="0" w:lastRowLastColumn="0"/>
            <w:tcW w:w="6353" w:type="dxa"/>
          </w:tcPr>
          <w:p w14:paraId="7F2101DA" w14:textId="40FEDD26" w:rsidR="1CBFFB09" w:rsidRDefault="1CBFFB09" w:rsidP="0353B00F">
            <w:pPr>
              <w:spacing w:line="259" w:lineRule="auto"/>
              <w:jc w:val="both"/>
              <w:rPr>
                <w:lang w:val="en-GB"/>
              </w:rPr>
            </w:pPr>
          </w:p>
        </w:tc>
      </w:tr>
      <w:tr w:rsidR="1CBFFB09" w14:paraId="322A20A0" w14:textId="77777777" w:rsidTr="06DFDC42">
        <w:trPr>
          <w:trHeight w:val="330"/>
        </w:trPr>
        <w:tc>
          <w:tcPr>
            <w:cnfStyle w:val="001000000000" w:firstRow="0" w:lastRow="0" w:firstColumn="1" w:lastColumn="0" w:oddVBand="0" w:evenVBand="0" w:oddHBand="0" w:evenHBand="0" w:firstRowFirstColumn="0" w:firstRowLastColumn="0" w:lastRowFirstColumn="0" w:lastRowLastColumn="0"/>
            <w:tcW w:w="2638" w:type="dxa"/>
          </w:tcPr>
          <w:p w14:paraId="42212734" w14:textId="77777777" w:rsidR="1CBFFB09" w:rsidRDefault="137700C4" w:rsidP="0353B00F">
            <w:pPr>
              <w:jc w:val="both"/>
              <w:rPr>
                <w:lang w:val="en-GB"/>
              </w:rPr>
            </w:pPr>
            <w:r w:rsidRPr="0353B00F">
              <w:rPr>
                <w:lang w:val="en-GB"/>
              </w:rPr>
              <w:t>Technical description</w:t>
            </w:r>
          </w:p>
        </w:tc>
        <w:tc>
          <w:tcPr>
            <w:cnfStyle w:val="000100000000" w:firstRow="0" w:lastRow="0" w:firstColumn="0" w:lastColumn="1" w:oddVBand="0" w:evenVBand="0" w:oddHBand="0" w:evenHBand="0" w:firstRowFirstColumn="0" w:firstRowLastColumn="0" w:lastRowFirstColumn="0" w:lastRowLastColumn="0"/>
            <w:tcW w:w="6353" w:type="dxa"/>
          </w:tcPr>
          <w:p w14:paraId="49001785" w14:textId="6A62CD25" w:rsidR="1CBFFB09" w:rsidRDefault="7BFD88E3" w:rsidP="06DFDC42">
            <w:pPr>
              <w:jc w:val="both"/>
              <w:rPr>
                <w:lang w:val="en-GB"/>
              </w:rPr>
            </w:pPr>
            <w:r w:rsidRPr="06DFDC42">
              <w:rPr>
                <w:lang w:val="en-GB"/>
              </w:rPr>
              <w:t>The DSL Engine is a tool allowing to create a workflow using a GUI/CLI and execute the workflow.</w:t>
            </w:r>
          </w:p>
        </w:tc>
      </w:tr>
      <w:tr w:rsidR="1CBFFB09" w14:paraId="4CE7F40B" w14:textId="77777777" w:rsidTr="06DFDC42">
        <w:trPr>
          <w:cnfStyle w:val="010000000000" w:firstRow="0" w:lastRow="1"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38" w:type="dxa"/>
          </w:tcPr>
          <w:p w14:paraId="1A3B7C98" w14:textId="07F6AD7E" w:rsidR="1CBFFB09" w:rsidRDefault="137700C4" w:rsidP="0353B00F">
            <w:pPr>
              <w:spacing w:line="259" w:lineRule="auto"/>
              <w:jc w:val="both"/>
              <w:rPr>
                <w:lang w:val="en-GB"/>
              </w:rPr>
            </w:pPr>
            <w:r w:rsidRPr="0353B00F">
              <w:rPr>
                <w:lang w:val="en-GB"/>
              </w:rPr>
              <w:t>Relation to the ML models</w:t>
            </w:r>
          </w:p>
        </w:tc>
        <w:tc>
          <w:tcPr>
            <w:cnfStyle w:val="000100000000" w:firstRow="0" w:lastRow="0" w:firstColumn="0" w:lastColumn="1" w:oddVBand="0" w:evenVBand="0" w:oddHBand="0" w:evenHBand="0" w:firstRowFirstColumn="0" w:firstRowLastColumn="0" w:lastRowFirstColumn="0" w:lastRowLastColumn="0"/>
            <w:tcW w:w="6353" w:type="dxa"/>
          </w:tcPr>
          <w:p w14:paraId="2D8DF643" w14:textId="024D6E38" w:rsidR="1CBFFB09" w:rsidRDefault="5B4FFB7C" w:rsidP="06DFDC42">
            <w:pPr>
              <w:pStyle w:val="Listenabsatz-Tabelle"/>
              <w:numPr>
                <w:ilvl w:val="0"/>
                <w:numId w:val="0"/>
              </w:numPr>
            </w:pPr>
            <w:r w:rsidRPr="06DFDC42">
              <w:t>As the ML component is separate from the other component, the DSL communicate with the ML controller to orchestrate needed resources from th</w:t>
            </w:r>
            <w:r w:rsidR="72E0BCE2" w:rsidRPr="06DFDC42">
              <w:t xml:space="preserve">e workflow. The DSL Engine team is also working with all other </w:t>
            </w:r>
            <w:r w:rsidR="7E91E4B1" w:rsidRPr="06DFDC42">
              <w:t>partners to ensure a compatible communication of all steps in the workflow inclu</w:t>
            </w:r>
            <w:r w:rsidR="2BFE65C7" w:rsidRPr="06DFDC42">
              <w:t>d</w:t>
            </w:r>
            <w:r w:rsidR="7E91E4B1" w:rsidRPr="06DFDC42">
              <w:t>ing ML component.</w:t>
            </w:r>
          </w:p>
        </w:tc>
      </w:tr>
    </w:tbl>
    <w:p w14:paraId="2EBD8693" w14:textId="573E210D" w:rsidR="1CBFFB09" w:rsidRDefault="1CBFFB09" w:rsidP="0353B00F">
      <w:pPr>
        <w:pStyle w:val="Corpotesto1"/>
        <w:jc w:val="both"/>
        <w:rPr>
          <w:lang w:val="en-GB"/>
        </w:rPr>
      </w:pPr>
    </w:p>
    <w:p w14:paraId="1C1E7F8A" w14:textId="368E817F" w:rsidR="1572010E" w:rsidRDefault="3269EA27" w:rsidP="00817353">
      <w:pPr>
        <w:pStyle w:val="Heading3"/>
        <w:numPr>
          <w:ilvl w:val="2"/>
          <w:numId w:val="35"/>
        </w:numPr>
        <w:jc w:val="both"/>
        <w:rPr>
          <w:lang w:val="en-GB"/>
        </w:rPr>
      </w:pPr>
      <w:bookmarkStart w:id="166" w:name="_Toc2138399096"/>
      <w:bookmarkStart w:id="167" w:name="_Toc869516583"/>
      <w:bookmarkStart w:id="168" w:name="_Toc150941852"/>
      <w:r w:rsidRPr="2B8C5F46">
        <w:rPr>
          <w:lang w:val="en-GB"/>
        </w:rPr>
        <w:t>AI ML Marketpla</w:t>
      </w:r>
      <w:r w:rsidR="4A266ECB" w:rsidRPr="2B8C5F46">
        <w:rPr>
          <w:lang w:val="en-GB"/>
        </w:rPr>
        <w:t>ce</w:t>
      </w:r>
      <w:bookmarkEnd w:id="166"/>
      <w:bookmarkEnd w:id="167"/>
      <w:bookmarkEnd w:id="168"/>
    </w:p>
    <w:tbl>
      <w:tblPr>
        <w:tblStyle w:val="BlueTabl-Vertical"/>
        <w:tblW w:w="0" w:type="auto"/>
        <w:tblLook w:val="01E0" w:firstRow="1" w:lastRow="1" w:firstColumn="1" w:lastColumn="1" w:noHBand="0" w:noVBand="0"/>
      </w:tblPr>
      <w:tblGrid>
        <w:gridCol w:w="2638"/>
        <w:gridCol w:w="6353"/>
      </w:tblGrid>
      <w:tr w:rsidR="1CBFFB09" w14:paraId="0302A19C" w14:textId="77777777" w:rsidTr="06DFDC42">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638" w:type="dxa"/>
          </w:tcPr>
          <w:p w14:paraId="787A16F7" w14:textId="77777777" w:rsidR="1CBFFB09" w:rsidRDefault="137700C4" w:rsidP="0353B00F">
            <w:pPr>
              <w:jc w:val="both"/>
              <w:rPr>
                <w:lang w:val="en-GB"/>
              </w:rPr>
            </w:pPr>
            <w:r w:rsidRPr="0353B00F">
              <w:rPr>
                <w:lang w:val="en-GB"/>
              </w:rPr>
              <w:t>Component</w:t>
            </w:r>
          </w:p>
        </w:tc>
        <w:tc>
          <w:tcPr>
            <w:cnfStyle w:val="000100000000" w:firstRow="0" w:lastRow="0" w:firstColumn="0" w:lastColumn="1" w:oddVBand="0" w:evenVBand="0" w:oddHBand="0" w:evenHBand="0" w:firstRowFirstColumn="0" w:firstRowLastColumn="0" w:lastRowFirstColumn="0" w:lastRowLastColumn="0"/>
            <w:tcW w:w="6353" w:type="dxa"/>
          </w:tcPr>
          <w:p w14:paraId="2D36E2D1" w14:textId="55DE6255" w:rsidR="1CBFFB09" w:rsidRDefault="137700C4" w:rsidP="0353B00F">
            <w:pPr>
              <w:jc w:val="both"/>
              <w:rPr>
                <w:rFonts w:eastAsia="Calibri" w:cs="Calibri"/>
                <w:b w:val="0"/>
                <w:bCs/>
              </w:rPr>
            </w:pPr>
            <w:r w:rsidRPr="0353B00F">
              <w:rPr>
                <w:rFonts w:eastAsia="Calibri" w:cs="Calibri"/>
                <w:bCs/>
                <w:lang w:val="en-GB"/>
              </w:rPr>
              <w:t>AI ML Marketplace</w:t>
            </w:r>
          </w:p>
        </w:tc>
      </w:tr>
      <w:tr w:rsidR="1CBFFB09" w14:paraId="52309F8C" w14:textId="77777777" w:rsidTr="06DFDC42">
        <w:trPr>
          <w:trHeight w:val="190"/>
        </w:trPr>
        <w:tc>
          <w:tcPr>
            <w:cnfStyle w:val="001000000000" w:firstRow="0" w:lastRow="0" w:firstColumn="1" w:lastColumn="0" w:oddVBand="0" w:evenVBand="0" w:oddHBand="0" w:evenHBand="0" w:firstRowFirstColumn="0" w:firstRowLastColumn="0" w:lastRowFirstColumn="0" w:lastRowLastColumn="0"/>
            <w:tcW w:w="2638" w:type="dxa"/>
          </w:tcPr>
          <w:p w14:paraId="3DD56E23" w14:textId="77777777" w:rsidR="1CBFFB09" w:rsidRDefault="137700C4" w:rsidP="0353B00F">
            <w:pPr>
              <w:jc w:val="both"/>
              <w:rPr>
                <w:lang w:val="en-GB"/>
              </w:rPr>
            </w:pPr>
            <w:r w:rsidRPr="0353B00F">
              <w:rPr>
                <w:lang w:val="en-GB"/>
              </w:rPr>
              <w:t>Responsible partner</w:t>
            </w:r>
          </w:p>
        </w:tc>
        <w:tc>
          <w:tcPr>
            <w:cnfStyle w:val="000100000000" w:firstRow="0" w:lastRow="0" w:firstColumn="0" w:lastColumn="1" w:oddVBand="0" w:evenVBand="0" w:oddHBand="0" w:evenHBand="0" w:firstRowFirstColumn="0" w:firstRowLastColumn="0" w:lastRowFirstColumn="0" w:lastRowLastColumn="0"/>
            <w:tcW w:w="6353" w:type="dxa"/>
          </w:tcPr>
          <w:p w14:paraId="3CDE7A59" w14:textId="1C57434D" w:rsidR="1CBFFB09" w:rsidRDefault="137700C4" w:rsidP="0353B00F">
            <w:pPr>
              <w:spacing w:line="259" w:lineRule="auto"/>
              <w:jc w:val="both"/>
              <w:rPr>
                <w:rFonts w:eastAsia="Calibri" w:cs="Calibri"/>
              </w:rPr>
            </w:pPr>
            <w:r w:rsidRPr="0353B00F">
              <w:rPr>
                <w:rFonts w:eastAsia="Calibri" w:cs="Calibri"/>
                <w:lang w:val="en-GB"/>
              </w:rPr>
              <w:t>EBOS</w:t>
            </w:r>
          </w:p>
        </w:tc>
      </w:tr>
      <w:tr w:rsidR="1CBFFB09" w14:paraId="607D6509" w14:textId="77777777" w:rsidTr="06DFDC42">
        <w:trPr>
          <w:trHeight w:val="190"/>
        </w:trPr>
        <w:tc>
          <w:tcPr>
            <w:cnfStyle w:val="001000000000" w:firstRow="0" w:lastRow="0" w:firstColumn="1" w:lastColumn="0" w:oddVBand="0" w:evenVBand="0" w:oddHBand="0" w:evenHBand="0" w:firstRowFirstColumn="0" w:firstRowLastColumn="0" w:lastRowFirstColumn="0" w:lastRowLastColumn="0"/>
            <w:tcW w:w="2638" w:type="dxa"/>
          </w:tcPr>
          <w:p w14:paraId="0B1300DF" w14:textId="77777777" w:rsidR="1CBFFB09" w:rsidRDefault="137700C4" w:rsidP="0353B00F">
            <w:pPr>
              <w:jc w:val="both"/>
              <w:rPr>
                <w:lang w:val="en-GB"/>
              </w:rPr>
            </w:pPr>
            <w:r w:rsidRPr="0353B00F">
              <w:rPr>
                <w:lang w:val="en-GB"/>
              </w:rPr>
              <w:t>Participant partners</w:t>
            </w:r>
          </w:p>
        </w:tc>
        <w:tc>
          <w:tcPr>
            <w:cnfStyle w:val="000100000000" w:firstRow="0" w:lastRow="0" w:firstColumn="0" w:lastColumn="1" w:oddVBand="0" w:evenVBand="0" w:oddHBand="0" w:evenHBand="0" w:firstRowFirstColumn="0" w:firstRowLastColumn="0" w:lastRowFirstColumn="0" w:lastRowLastColumn="0"/>
            <w:tcW w:w="6353" w:type="dxa"/>
          </w:tcPr>
          <w:p w14:paraId="6E2C9360" w14:textId="15F475C5" w:rsidR="1CBFFB09" w:rsidRDefault="137700C4" w:rsidP="0353B00F">
            <w:pPr>
              <w:spacing w:line="259" w:lineRule="auto"/>
              <w:jc w:val="both"/>
              <w:rPr>
                <w:rFonts w:eastAsia="Calibri" w:cs="Calibri"/>
              </w:rPr>
            </w:pPr>
            <w:r w:rsidRPr="0353B00F">
              <w:rPr>
                <w:rFonts w:eastAsia="Calibri" w:cs="Calibri"/>
                <w:lang w:val="en-GB"/>
              </w:rPr>
              <w:t>NKUA</w:t>
            </w:r>
          </w:p>
        </w:tc>
      </w:tr>
      <w:tr w:rsidR="1CBFFB09" w14:paraId="2D35CA15" w14:textId="77777777" w:rsidTr="06DFDC42">
        <w:trPr>
          <w:trHeight w:val="330"/>
        </w:trPr>
        <w:tc>
          <w:tcPr>
            <w:cnfStyle w:val="001000000000" w:firstRow="0" w:lastRow="0" w:firstColumn="1" w:lastColumn="0" w:oddVBand="0" w:evenVBand="0" w:oddHBand="0" w:evenHBand="0" w:firstRowFirstColumn="0" w:firstRowLastColumn="0" w:lastRowFirstColumn="0" w:lastRowLastColumn="0"/>
            <w:tcW w:w="2638" w:type="dxa"/>
          </w:tcPr>
          <w:p w14:paraId="29DF6789" w14:textId="77777777" w:rsidR="1CBFFB09" w:rsidRDefault="137700C4" w:rsidP="0353B00F">
            <w:pPr>
              <w:jc w:val="both"/>
              <w:rPr>
                <w:lang w:val="en-GB"/>
              </w:rPr>
            </w:pPr>
            <w:r w:rsidRPr="0353B00F">
              <w:rPr>
                <w:lang w:val="en-GB"/>
              </w:rPr>
              <w:t>Technical description</w:t>
            </w:r>
          </w:p>
        </w:tc>
        <w:tc>
          <w:tcPr>
            <w:cnfStyle w:val="000100000000" w:firstRow="0" w:lastRow="0" w:firstColumn="0" w:lastColumn="1" w:oddVBand="0" w:evenVBand="0" w:oddHBand="0" w:evenHBand="0" w:firstRowFirstColumn="0" w:firstRowLastColumn="0" w:lastRowFirstColumn="0" w:lastRowLastColumn="0"/>
            <w:tcW w:w="6353" w:type="dxa"/>
          </w:tcPr>
          <w:p w14:paraId="0F89DAF0" w14:textId="74ABCF2C" w:rsidR="1CBFFB09" w:rsidRDefault="43192E25" w:rsidP="0353B00F">
            <w:pPr>
              <w:jc w:val="both"/>
              <w:rPr>
                <w:color w:val="FF0000"/>
                <w:lang w:val="en-GB"/>
              </w:rPr>
            </w:pPr>
            <w:r w:rsidRPr="06DFDC42">
              <w:rPr>
                <w:lang w:val="en-GB"/>
              </w:rPr>
              <w:t>The ML Marketplace is discussed as a place where workflow and models can be stored and created by user</w:t>
            </w:r>
            <w:r w:rsidR="18016B52" w:rsidRPr="06DFDC42">
              <w:rPr>
                <w:lang w:val="en-GB"/>
              </w:rPr>
              <w:t xml:space="preserve"> using some kind of GUI</w:t>
            </w:r>
            <w:r w:rsidRPr="06DFDC42">
              <w:rPr>
                <w:lang w:val="en-GB"/>
              </w:rPr>
              <w:t>.</w:t>
            </w:r>
            <w:r w:rsidR="461FDE8F" w:rsidRPr="06DFDC42">
              <w:rPr>
                <w:lang w:val="en-GB"/>
              </w:rPr>
              <w:t xml:space="preserve"> </w:t>
            </w:r>
            <w:r w:rsidRPr="06DFDC42">
              <w:rPr>
                <w:lang w:val="en-GB"/>
              </w:rPr>
              <w:t xml:space="preserve"> The exact scope of this component is still under active discussion with the Partners.</w:t>
            </w:r>
          </w:p>
        </w:tc>
      </w:tr>
      <w:tr w:rsidR="1CBFFB09" w14:paraId="65030853" w14:textId="77777777" w:rsidTr="06DFDC42">
        <w:trPr>
          <w:cnfStyle w:val="010000000000" w:firstRow="0" w:lastRow="1"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38" w:type="dxa"/>
          </w:tcPr>
          <w:p w14:paraId="6B838603" w14:textId="07F6AD7E" w:rsidR="1CBFFB09" w:rsidRDefault="137700C4" w:rsidP="0353B00F">
            <w:pPr>
              <w:spacing w:line="259" w:lineRule="auto"/>
              <w:jc w:val="both"/>
              <w:rPr>
                <w:lang w:val="en-GB"/>
              </w:rPr>
            </w:pPr>
            <w:r w:rsidRPr="0353B00F">
              <w:rPr>
                <w:lang w:val="en-GB"/>
              </w:rPr>
              <w:t>Relation to the ML models</w:t>
            </w:r>
          </w:p>
        </w:tc>
        <w:tc>
          <w:tcPr>
            <w:cnfStyle w:val="000100000000" w:firstRow="0" w:lastRow="0" w:firstColumn="0" w:lastColumn="1" w:oddVBand="0" w:evenVBand="0" w:oddHBand="0" w:evenHBand="0" w:firstRowFirstColumn="0" w:firstRowLastColumn="0" w:lastRowFirstColumn="0" w:lastRowLastColumn="0"/>
            <w:tcW w:w="6353" w:type="dxa"/>
          </w:tcPr>
          <w:p w14:paraId="1D8A3614" w14:textId="3ADEDAA2" w:rsidR="1CBFFB09" w:rsidRDefault="01BE1357" w:rsidP="06DFDC42">
            <w:pPr>
              <w:pStyle w:val="Listenabsatz-Tabelle"/>
              <w:numPr>
                <w:ilvl w:val="0"/>
                <w:numId w:val="0"/>
              </w:numPr>
            </w:pPr>
            <w:r w:rsidRPr="06DFDC42">
              <w:t xml:space="preserve">As we are developing the core ML algorithms of the platform </w:t>
            </w:r>
            <w:r w:rsidR="006270D2" w:rsidRPr="06DFDC42">
              <w:t xml:space="preserve">and working with the use cases partner having ML algorithms need. We will </w:t>
            </w:r>
            <w:r w:rsidR="744F6EED">
              <w:t>assist</w:t>
            </w:r>
            <w:r w:rsidR="006270D2" w:rsidRPr="06DFDC42">
              <w:t xml:space="preserve"> </w:t>
            </w:r>
            <w:r w:rsidR="53A2596C" w:rsidRPr="06DFDC42">
              <w:t xml:space="preserve">in giving information about ML models that are deployed and </w:t>
            </w:r>
            <w:r w:rsidR="6D60EB03">
              <w:t>assist</w:t>
            </w:r>
            <w:r w:rsidR="53A2596C" w:rsidRPr="06DFDC42">
              <w:t xml:space="preserve"> on how to </w:t>
            </w:r>
            <w:r w:rsidR="56294EBF" w:rsidRPr="06DFDC42">
              <w:t xml:space="preserve">extend ML steps with new models, </w:t>
            </w:r>
            <w:proofErr w:type="gramStart"/>
            <w:r w:rsidR="56294EBF" w:rsidRPr="06DFDC42">
              <w:t>wrappers</w:t>
            </w:r>
            <w:proofErr w:type="gramEnd"/>
            <w:r w:rsidR="56294EBF" w:rsidRPr="06DFDC42">
              <w:t xml:space="preserve"> and other ML related help the partner </w:t>
            </w:r>
            <w:r w:rsidR="4D4BB2A3">
              <w:t>might</w:t>
            </w:r>
            <w:r w:rsidR="56294EBF" w:rsidRPr="06DFDC42">
              <w:t xml:space="preserve"> need.</w:t>
            </w:r>
            <w:r w:rsidR="53A2596C" w:rsidRPr="06DFDC42">
              <w:t xml:space="preserve"> </w:t>
            </w:r>
          </w:p>
        </w:tc>
      </w:tr>
    </w:tbl>
    <w:p w14:paraId="37A571A4" w14:textId="327EDC40" w:rsidR="1CBFFB09" w:rsidRDefault="1CBFFB09" w:rsidP="0353B00F">
      <w:pPr>
        <w:pStyle w:val="Corpotesto1"/>
        <w:jc w:val="both"/>
        <w:rPr>
          <w:lang w:val="en-GB"/>
        </w:rPr>
      </w:pPr>
    </w:p>
    <w:p w14:paraId="14E48E33" w14:textId="368E817F" w:rsidR="1AFFCD0C" w:rsidRDefault="55D72F7C" w:rsidP="00817353">
      <w:pPr>
        <w:pStyle w:val="Heading3"/>
        <w:numPr>
          <w:ilvl w:val="2"/>
          <w:numId w:val="35"/>
        </w:numPr>
        <w:jc w:val="both"/>
        <w:rPr>
          <w:lang w:val="en-GB"/>
        </w:rPr>
      </w:pPr>
      <w:bookmarkStart w:id="169" w:name="_Toc756394347"/>
      <w:bookmarkStart w:id="170" w:name="_Toc150941853"/>
      <w:r w:rsidRPr="2B8C5F46">
        <w:rPr>
          <w:lang w:val="en-GB"/>
        </w:rPr>
        <w:t>Other components</w:t>
      </w:r>
      <w:bookmarkEnd w:id="169"/>
      <w:bookmarkEnd w:id="170"/>
    </w:p>
    <w:p w14:paraId="6428765C" w14:textId="7000C43C" w:rsidR="520205D4" w:rsidRDefault="520205D4" w:rsidP="06DFDC42">
      <w:pPr>
        <w:pStyle w:val="Corpotesto1"/>
        <w:rPr>
          <w:lang w:val="en-GB"/>
        </w:rPr>
      </w:pPr>
      <w:r w:rsidRPr="06DFDC42">
        <w:rPr>
          <w:lang w:val="en-GB"/>
        </w:rPr>
        <w:t>Every component that utilizes the machine learning results must adhere to a specified output format when reading our results.</w:t>
      </w:r>
    </w:p>
    <w:p w14:paraId="7AB018FF" w14:textId="368E817F" w:rsidR="1ACF6042" w:rsidRDefault="07320350" w:rsidP="0353B00F">
      <w:pPr>
        <w:pStyle w:val="Heading3"/>
        <w:jc w:val="both"/>
        <w:rPr>
          <w:lang w:val="en-GB"/>
        </w:rPr>
      </w:pPr>
      <w:bookmarkStart w:id="171" w:name="_Toc582964211"/>
      <w:bookmarkStart w:id="172" w:name="_Toc1104988301"/>
      <w:bookmarkStart w:id="173" w:name="_Toc150941854"/>
      <w:r w:rsidRPr="2B8C5F46">
        <w:rPr>
          <w:lang w:val="en-GB"/>
        </w:rPr>
        <w:t>Integration Test Results</w:t>
      </w:r>
      <w:bookmarkEnd w:id="171"/>
      <w:bookmarkEnd w:id="172"/>
      <w:bookmarkEnd w:id="173"/>
      <w:r w:rsidRPr="2B8C5F46">
        <w:rPr>
          <w:lang w:val="en-GB"/>
        </w:rPr>
        <w:t xml:space="preserve">  </w:t>
      </w:r>
    </w:p>
    <w:p w14:paraId="36EF4E6A" w14:textId="7226D581" w:rsidR="41B56C26" w:rsidRDefault="41B56C26" w:rsidP="06DFDC42">
      <w:pPr>
        <w:pStyle w:val="Corpotesto1"/>
        <w:jc w:val="both"/>
        <w:rPr>
          <w:lang w:val="en-GB"/>
        </w:rPr>
      </w:pPr>
      <w:r w:rsidRPr="06DFDC42">
        <w:rPr>
          <w:lang w:val="en-GB"/>
        </w:rPr>
        <w:t>At the conclusion of the online integration test in July, we successfully integrated four models that illustrate how the platform will be employed for ML.</w:t>
      </w:r>
    </w:p>
    <w:p w14:paraId="5EFB57D0" w14:textId="23585384" w:rsidR="41B56C26" w:rsidRDefault="41B56C26" w:rsidP="06DFDC42">
      <w:pPr>
        <w:pStyle w:val="Corpotesto1"/>
        <w:jc w:val="both"/>
      </w:pPr>
      <w:r w:rsidRPr="06DFDC42">
        <w:rPr>
          <w:lang w:val="en-GB"/>
        </w:rPr>
        <w:t>To validate the integration, we experimented with two distinct combined workflows using the BEN datasets, with data pre-processed by Fusion.</w:t>
      </w:r>
    </w:p>
    <w:p w14:paraId="5813BD60" w14:textId="126548E7" w:rsidR="06DFDC42" w:rsidRDefault="06DFDC42" w:rsidP="06DFDC42">
      <w:pPr>
        <w:pStyle w:val="Corpotesto1"/>
        <w:jc w:val="both"/>
        <w:rPr>
          <w:lang w:val="en-GB"/>
        </w:rPr>
      </w:pPr>
    </w:p>
    <w:p w14:paraId="06FC6D14" w14:textId="0AC1E88C" w:rsidR="43607277" w:rsidRDefault="43607277" w:rsidP="06DFDC42">
      <w:pPr>
        <w:pStyle w:val="Corpotesto1"/>
        <w:jc w:val="both"/>
        <w:rPr>
          <w:lang w:val="en-GB"/>
        </w:rPr>
      </w:pPr>
      <w:r w:rsidRPr="06DFDC42">
        <w:rPr>
          <w:lang w:val="en-GB"/>
        </w:rPr>
        <w:t>First, we set up a workflow to test SSL. For this, we linked two ML components:</w:t>
      </w:r>
    </w:p>
    <w:p w14:paraId="0BF879E6" w14:textId="64C97950" w:rsidR="7AD77725" w:rsidRDefault="7AD77725" w:rsidP="06DFDC42">
      <w:pPr>
        <w:pStyle w:val="Corpotesto1"/>
        <w:numPr>
          <w:ilvl w:val="0"/>
          <w:numId w:val="5"/>
        </w:numPr>
        <w:jc w:val="both"/>
        <w:rPr>
          <w:lang w:val="en-GB"/>
        </w:rPr>
      </w:pPr>
      <w:r w:rsidRPr="06DFDC42">
        <w:rPr>
          <w:lang w:val="en-GB"/>
        </w:rPr>
        <w:t>The feature extractor from SSL, which extracts features from the data.</w:t>
      </w:r>
    </w:p>
    <w:p w14:paraId="4F261FD9" w14:textId="009E1EEF" w:rsidR="7AD77725" w:rsidRDefault="7AD77725" w:rsidP="06DFDC42">
      <w:pPr>
        <w:pStyle w:val="Corpotesto1"/>
        <w:numPr>
          <w:ilvl w:val="0"/>
          <w:numId w:val="5"/>
        </w:numPr>
        <w:jc w:val="both"/>
        <w:rPr>
          <w:lang w:val="en-GB"/>
        </w:rPr>
      </w:pPr>
      <w:r w:rsidRPr="06DFDC42">
        <w:rPr>
          <w:lang w:val="en-GB"/>
        </w:rPr>
        <w:t>The downstream classifier we trained, aimed at testing the performance of SSL on a downstream task.</w:t>
      </w:r>
    </w:p>
    <w:p w14:paraId="69BCF539" w14:textId="799316C6" w:rsidR="7AD77725" w:rsidRDefault="7AD77725" w:rsidP="06DFDC42">
      <w:pPr>
        <w:pStyle w:val="Corpotesto1"/>
        <w:jc w:val="both"/>
      </w:pPr>
      <w:r w:rsidRPr="06DFDC42">
        <w:rPr>
          <w:lang w:val="en-GB"/>
        </w:rPr>
        <w:t>In practice, this component is designed to be used in two ways:</w:t>
      </w:r>
    </w:p>
    <w:p w14:paraId="13CB2857" w14:textId="02CD0FBA" w:rsidR="7AD77725" w:rsidRDefault="7AD77725" w:rsidP="06DFDC42">
      <w:pPr>
        <w:pStyle w:val="Corpotesto1"/>
        <w:numPr>
          <w:ilvl w:val="0"/>
          <w:numId w:val="4"/>
        </w:numPr>
        <w:jc w:val="both"/>
        <w:rPr>
          <w:lang w:val="en-GB"/>
        </w:rPr>
      </w:pPr>
      <w:r w:rsidRPr="06DFDC42">
        <w:rPr>
          <w:lang w:val="en-GB"/>
        </w:rPr>
        <w:t>Utilizing a downstream algorithm either created by the consortium or created by the user.</w:t>
      </w:r>
    </w:p>
    <w:p w14:paraId="2CAF11A8" w14:textId="5B669BAB" w:rsidR="7AD77725" w:rsidRDefault="7AD77725" w:rsidP="06DFDC42">
      <w:pPr>
        <w:pStyle w:val="Corpotesto1"/>
        <w:numPr>
          <w:ilvl w:val="0"/>
          <w:numId w:val="4"/>
        </w:numPr>
        <w:jc w:val="both"/>
        <w:rPr>
          <w:lang w:val="en-GB"/>
        </w:rPr>
      </w:pPr>
      <w:r w:rsidRPr="06DFDC42">
        <w:rPr>
          <w:lang w:val="en-GB"/>
        </w:rPr>
        <w:lastRenderedPageBreak/>
        <w:t>Extracting features from SSL and allowing the user to handle the training on their end.</w:t>
      </w:r>
    </w:p>
    <w:p w14:paraId="2BC26AFB" w14:textId="6FEED02D" w:rsidR="06DFDC42" w:rsidRDefault="06DFDC42" w:rsidP="06DFDC42">
      <w:pPr>
        <w:pStyle w:val="Corpotesto1"/>
        <w:jc w:val="both"/>
        <w:rPr>
          <w:lang w:val="en-GB"/>
        </w:rPr>
      </w:pPr>
    </w:p>
    <w:p w14:paraId="63AD3CAC" w14:textId="10AAE73C" w:rsidR="7AD77725" w:rsidRDefault="7AD77725" w:rsidP="06DFDC42">
      <w:pPr>
        <w:pStyle w:val="Corpotesto1"/>
        <w:jc w:val="both"/>
        <w:rPr>
          <w:lang w:val="en-GB"/>
        </w:rPr>
      </w:pPr>
      <w:r w:rsidRPr="06DFDC42">
        <w:rPr>
          <w:lang w:val="en-GB"/>
        </w:rPr>
        <w:t xml:space="preserve">We tested a workflow for </w:t>
      </w:r>
      <w:r w:rsidR="2FB34919" w:rsidRPr="08ABDE35">
        <w:rPr>
          <w:lang w:val="en-GB"/>
        </w:rPr>
        <w:t xml:space="preserve">learned </w:t>
      </w:r>
      <w:r w:rsidRPr="06DFDC42">
        <w:rPr>
          <w:lang w:val="en-GB"/>
        </w:rPr>
        <w:t>compression that involved two steps:</w:t>
      </w:r>
    </w:p>
    <w:p w14:paraId="26AEBE67" w14:textId="61217AB1" w:rsidR="7F20CE95" w:rsidRDefault="7F20CE95" w:rsidP="06DFDC42">
      <w:pPr>
        <w:pStyle w:val="Corpotesto1"/>
        <w:numPr>
          <w:ilvl w:val="0"/>
          <w:numId w:val="3"/>
        </w:numPr>
        <w:jc w:val="both"/>
        <w:rPr>
          <w:lang w:val="en-GB"/>
        </w:rPr>
      </w:pPr>
      <w:r w:rsidRPr="06DFDC42">
        <w:rPr>
          <w:lang w:val="en-GB"/>
        </w:rPr>
        <w:t>Compression.</w:t>
      </w:r>
    </w:p>
    <w:p w14:paraId="2EF197A1" w14:textId="306EDA11" w:rsidR="7F20CE95" w:rsidRDefault="7F20CE95" w:rsidP="06DFDC42">
      <w:pPr>
        <w:pStyle w:val="Corpotesto1"/>
        <w:numPr>
          <w:ilvl w:val="0"/>
          <w:numId w:val="3"/>
        </w:numPr>
        <w:jc w:val="both"/>
        <w:rPr>
          <w:lang w:val="en-GB"/>
        </w:rPr>
      </w:pPr>
      <w:r w:rsidRPr="06DFDC42">
        <w:rPr>
          <w:lang w:val="en-GB"/>
        </w:rPr>
        <w:t>Decompression.</w:t>
      </w:r>
    </w:p>
    <w:p w14:paraId="10DC9CC7" w14:textId="21970599" w:rsidR="403B7430" w:rsidRDefault="403B7430" w:rsidP="06DFDC42">
      <w:pPr>
        <w:pStyle w:val="Corpotesto1"/>
        <w:jc w:val="both"/>
        <w:rPr>
          <w:lang w:val="en-GB"/>
        </w:rPr>
      </w:pPr>
      <w:r w:rsidRPr="06DFDC42">
        <w:rPr>
          <w:lang w:val="en-GB"/>
        </w:rPr>
        <w:t>The output from this process should be indistinguishable to the user.</w:t>
      </w:r>
    </w:p>
    <w:p w14:paraId="61BEFD3B" w14:textId="0EE6CCDD" w:rsidR="06DFDC42" w:rsidRDefault="06DFDC42" w:rsidP="06DFDC42">
      <w:pPr>
        <w:pStyle w:val="Corpotesto1"/>
        <w:jc w:val="both"/>
        <w:rPr>
          <w:lang w:val="en-GB"/>
        </w:rPr>
      </w:pPr>
    </w:p>
    <w:p w14:paraId="54C2C445" w14:textId="425179AF" w:rsidR="06DFDC42" w:rsidRDefault="381FDC15" w:rsidP="3685B533">
      <w:r w:rsidRPr="06DFDC42">
        <w:rPr>
          <w:lang w:val="en-GB"/>
        </w:rPr>
        <w:t>In practice, the output from the Compression step is intended for storage or transmission to another location where Decompression takes place. However, for our testing purposes, we executed both steps on the same cluster.</w:t>
      </w:r>
    </w:p>
    <w:p w14:paraId="1DD2093B" w14:textId="0303BE5D" w:rsidR="1A1A4B31" w:rsidRDefault="1A1A4B31" w:rsidP="3685B533">
      <w:pPr>
        <w:rPr>
          <w:lang w:val="en-GB"/>
        </w:rPr>
      </w:pPr>
    </w:p>
    <w:p w14:paraId="3E5BD782" w14:textId="54451875" w:rsidR="1A1A4B31" w:rsidRDefault="3B8AADC7">
      <w:pPr>
        <w:rPr>
          <w:lang w:val="en-GB"/>
        </w:rPr>
      </w:pPr>
      <w:r w:rsidRPr="3685B533">
        <w:rPr>
          <w:lang w:val="en-GB"/>
        </w:rPr>
        <w:t>To motivate the infrastructure needs of having GPUs on the cloud for the inference server we</w:t>
      </w:r>
      <w:r w:rsidR="1A1A4B31" w:rsidRPr="06DFDC42">
        <w:rPr>
          <w:lang w:val="en-GB"/>
        </w:rPr>
        <w:t xml:space="preserve"> evaluated the performance of the inference server on a local machine, comparing its efficiency with and without </w:t>
      </w:r>
      <w:r w:rsidR="6B48411E" w:rsidRPr="3685B533">
        <w:rPr>
          <w:lang w:val="en-GB"/>
        </w:rPr>
        <w:t xml:space="preserve">GPU. </w:t>
      </w:r>
      <w:r w:rsidR="250D831A" w:rsidRPr="3685B533">
        <w:rPr>
          <w:rFonts w:eastAsia="Calibri" w:cs="Calibri"/>
          <w:lang w:val="en-GB"/>
        </w:rPr>
        <w:t>This benchmark also allows us to estimate the hardware requirements for a specified target load</w:t>
      </w:r>
      <w:r w:rsidR="6B48411E" w:rsidRPr="3685B533">
        <w:rPr>
          <w:lang w:val="en-GB"/>
        </w:rPr>
        <w:t>.</w:t>
      </w:r>
      <w:r w:rsidR="1A1A4B31" w:rsidRPr="06DFDC42">
        <w:rPr>
          <w:lang w:val="en-GB"/>
        </w:rPr>
        <w:t xml:space="preserve"> To facilitate this, we employed the NVIDIA inference profiling tool, which allowed us to experiment with various inference server configuration parameters. This led to the creation of a Throughput/Latency trade-off graph. </w:t>
      </w:r>
      <w:r w:rsidR="35C8BB29" w:rsidRPr="08ABDE35">
        <w:rPr>
          <w:lang w:val="en-GB"/>
        </w:rPr>
        <w:t>It</w:t>
      </w:r>
      <w:r w:rsidR="7E025FFA" w:rsidRPr="08ABDE35">
        <w:rPr>
          <w:lang w:val="en-GB"/>
        </w:rPr>
        <w:t xml:space="preserve"> i</w:t>
      </w:r>
      <w:r w:rsidR="35C8BB29" w:rsidRPr="08ABDE35">
        <w:rPr>
          <w:lang w:val="en-GB"/>
        </w:rPr>
        <w:t>s</w:t>
      </w:r>
      <w:r w:rsidR="1A1A4B31" w:rsidRPr="06DFDC42">
        <w:rPr>
          <w:lang w:val="en-GB"/>
        </w:rPr>
        <w:t xml:space="preserve"> essential to note that this performance graph exclusively represents the cost of the inference and doesn't account for network or data loading overheads. Our results were </w:t>
      </w:r>
      <w:r w:rsidR="21BEA835" w:rsidRPr="08ABDE35">
        <w:rPr>
          <w:lang w:val="en-GB"/>
        </w:rPr>
        <w:t>obtained</w:t>
      </w:r>
      <w:r w:rsidR="1A1A4B31" w:rsidRPr="06DFDC42">
        <w:rPr>
          <w:lang w:val="en-GB"/>
        </w:rPr>
        <w:t xml:space="preserve"> by sending parallel requests with random data to the inference server and then observing whether the server could sustain a consistent throughput at the designated rate.</w:t>
      </w:r>
    </w:p>
    <w:p w14:paraId="3B113F69" w14:textId="61E285E9" w:rsidR="1A1A4B31" w:rsidRDefault="1A1A4B31">
      <w:pPr>
        <w:rPr>
          <w:lang w:val="en-GB"/>
        </w:rPr>
      </w:pPr>
      <w:r w:rsidRPr="06DFDC42">
        <w:rPr>
          <w:lang w:val="en-GB"/>
        </w:rPr>
        <w:t xml:space="preserve">For the GPU-based experiments, we utilized 2 x GeForce 2080 TI. </w:t>
      </w:r>
      <w:r w:rsidR="00263CC4">
        <w:rPr>
          <w:lang w:val="en-GB"/>
        </w:rPr>
        <w:t xml:space="preserve">As seen in </w:t>
      </w:r>
      <w:r w:rsidR="00263CC4">
        <w:rPr>
          <w:lang w:val="en-GB"/>
        </w:rPr>
        <w:fldChar w:fldCharType="begin"/>
      </w:r>
      <w:r w:rsidR="00263CC4">
        <w:rPr>
          <w:lang w:val="en-GB"/>
        </w:rPr>
        <w:instrText xml:space="preserve"> REF _Ref143854742 \h </w:instrText>
      </w:r>
      <w:r w:rsidR="00263CC4">
        <w:rPr>
          <w:lang w:val="en-GB"/>
        </w:rPr>
      </w:r>
      <w:r w:rsidR="00263CC4">
        <w:rPr>
          <w:lang w:val="en-GB"/>
        </w:rPr>
        <w:fldChar w:fldCharType="separate"/>
      </w:r>
      <w:r w:rsidR="005724D7">
        <w:t xml:space="preserve">Figure </w:t>
      </w:r>
      <w:r w:rsidR="005724D7">
        <w:rPr>
          <w:noProof/>
        </w:rPr>
        <w:t>16</w:t>
      </w:r>
      <w:r w:rsidR="00263CC4">
        <w:rPr>
          <w:lang w:val="en-GB"/>
        </w:rPr>
        <w:fldChar w:fldCharType="end"/>
      </w:r>
      <w:r w:rsidR="00263CC4">
        <w:rPr>
          <w:lang w:val="en-GB"/>
        </w:rPr>
        <w:t>, we observed</w:t>
      </w:r>
      <w:r w:rsidRPr="06DFDC42">
        <w:rPr>
          <w:lang w:val="en-GB"/>
        </w:rPr>
        <w:t xml:space="preserve"> a peak throughput of 300 inferences per second, accompanied by a latency just over </w:t>
      </w:r>
      <w:r w:rsidR="35C8BB29" w:rsidRPr="06DFDC42">
        <w:rPr>
          <w:lang w:val="en-GB"/>
        </w:rPr>
        <w:t>800ms</w:t>
      </w:r>
      <w:r w:rsidRPr="06DFDC42">
        <w:rPr>
          <w:lang w:val="en-GB"/>
        </w:rPr>
        <w:t>.</w:t>
      </w:r>
    </w:p>
    <w:p w14:paraId="7286714B" w14:textId="77777777" w:rsidR="00DD79F4" w:rsidRDefault="1CEE02ED" w:rsidP="450AF47D">
      <w:pPr>
        <w:pStyle w:val="Corpotesto1"/>
        <w:keepNext/>
        <w:jc w:val="center"/>
      </w:pPr>
      <w:r>
        <w:rPr>
          <w:noProof/>
        </w:rPr>
        <w:drawing>
          <wp:inline distT="0" distB="0" distL="0" distR="0" wp14:anchorId="60E01CC6" wp14:editId="2D6B30D7">
            <wp:extent cx="4204249" cy="3494782"/>
            <wp:effectExtent l="0" t="0" r="0" b="0"/>
            <wp:docPr id="210847681" name="Picture 21084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47681"/>
                    <pic:cNvPicPr/>
                  </pic:nvPicPr>
                  <pic:blipFill>
                    <a:blip r:embed="rId34">
                      <a:extLst>
                        <a:ext uri="{28A0092B-C50C-407E-A947-70E740481C1C}">
                          <a14:useLocalDpi xmlns:a14="http://schemas.microsoft.com/office/drawing/2010/main" val="0"/>
                        </a:ext>
                      </a:extLst>
                    </a:blip>
                    <a:stretch>
                      <a:fillRect/>
                    </a:stretch>
                  </pic:blipFill>
                  <pic:spPr>
                    <a:xfrm>
                      <a:off x="0" y="0"/>
                      <a:ext cx="4204249" cy="3494782"/>
                    </a:xfrm>
                    <a:prstGeom prst="rect">
                      <a:avLst/>
                    </a:prstGeom>
                  </pic:spPr>
                </pic:pic>
              </a:graphicData>
            </a:graphic>
          </wp:inline>
        </w:drawing>
      </w:r>
    </w:p>
    <w:p w14:paraId="72F7C855" w14:textId="1C51AA90" w:rsidR="1CEE02ED" w:rsidRDefault="00DD79F4" w:rsidP="450AF47D">
      <w:pPr>
        <w:pStyle w:val="Caption"/>
        <w:rPr>
          <w:lang w:val="en-GB"/>
        </w:rPr>
      </w:pPr>
      <w:bookmarkStart w:id="174" w:name="_Ref143854742"/>
      <w:bookmarkStart w:id="175" w:name="_Toc144109637"/>
      <w:bookmarkStart w:id="176" w:name="_Toc144109717"/>
      <w:bookmarkStart w:id="177" w:name="_Toc144285666"/>
      <w:bookmarkStart w:id="178" w:name="_Toc150941873"/>
      <w:r>
        <w:t xml:space="preserve">Figure </w:t>
      </w:r>
      <w:r>
        <w:fldChar w:fldCharType="begin"/>
      </w:r>
      <w:r>
        <w:instrText xml:space="preserve"> SEQ Figure \* ARABIC </w:instrText>
      </w:r>
      <w:r>
        <w:fldChar w:fldCharType="separate"/>
      </w:r>
      <w:r w:rsidR="005724D7">
        <w:rPr>
          <w:noProof/>
        </w:rPr>
        <w:t>16</w:t>
      </w:r>
      <w:r>
        <w:fldChar w:fldCharType="end"/>
      </w:r>
      <w:bookmarkEnd w:id="174"/>
      <w:r>
        <w:t>: Throughput vs. Latency with GPU.</w:t>
      </w:r>
      <w:bookmarkEnd w:id="175"/>
      <w:bookmarkEnd w:id="176"/>
      <w:bookmarkEnd w:id="177"/>
      <w:bookmarkEnd w:id="178"/>
    </w:p>
    <w:p w14:paraId="081D149F" w14:textId="00A66CDE" w:rsidR="2F031014" w:rsidRDefault="2F031014" w:rsidP="06DFDC42">
      <w:pPr>
        <w:pStyle w:val="Corpotesto1"/>
        <w:jc w:val="both"/>
        <w:rPr>
          <w:lang w:val="en-GB"/>
        </w:rPr>
      </w:pPr>
      <w:r w:rsidRPr="08ABDE35">
        <w:rPr>
          <w:lang w:val="en-GB"/>
        </w:rPr>
        <w:lastRenderedPageBreak/>
        <w:t xml:space="preserve">For the CPU experiment, we utilized a workstation CPU with 10 physical cores: the Intel Core i9-9820X. </w:t>
      </w:r>
      <w:r w:rsidR="00263CC4" w:rsidRPr="08ABDE35">
        <w:rPr>
          <w:lang w:val="en-GB"/>
        </w:rPr>
        <w:t xml:space="preserve">As seen in </w:t>
      </w:r>
      <w:r w:rsidR="00263CC4">
        <w:rPr>
          <w:lang w:val="it-IT"/>
        </w:rPr>
        <w:fldChar w:fldCharType="begin"/>
      </w:r>
      <w:r w:rsidR="00263CC4">
        <w:rPr>
          <w:lang w:val="it-IT"/>
        </w:rPr>
        <w:instrText xml:space="preserve"> REF _Ref143854772 \h </w:instrText>
      </w:r>
      <w:r w:rsidR="00263CC4">
        <w:rPr>
          <w:lang w:val="it-IT"/>
        </w:rPr>
      </w:r>
      <w:r w:rsidR="00263CC4">
        <w:rPr>
          <w:lang w:val="it-IT"/>
        </w:rPr>
        <w:fldChar w:fldCharType="separate"/>
      </w:r>
      <w:r w:rsidR="005724D7">
        <w:t xml:space="preserve">Figure </w:t>
      </w:r>
      <w:r w:rsidR="005724D7">
        <w:rPr>
          <w:noProof/>
        </w:rPr>
        <w:t>17</w:t>
      </w:r>
      <w:r w:rsidR="00263CC4">
        <w:rPr>
          <w:lang w:val="it-IT"/>
        </w:rPr>
        <w:fldChar w:fldCharType="end"/>
      </w:r>
      <w:r w:rsidR="00263CC4" w:rsidRPr="08ABDE35">
        <w:rPr>
          <w:lang w:val="en-GB"/>
        </w:rPr>
        <w:t>, w</w:t>
      </w:r>
      <w:r w:rsidRPr="08ABDE35">
        <w:rPr>
          <w:lang w:val="en-GB"/>
        </w:rPr>
        <w:t xml:space="preserve">e achieved a maximum throughput of 18 inferences per second and observed a latency of </w:t>
      </w:r>
      <w:r w:rsidR="0D5A1574" w:rsidRPr="08ABDE35">
        <w:rPr>
          <w:lang w:val="en-GB"/>
        </w:rPr>
        <w:t>143ms</w:t>
      </w:r>
      <w:r w:rsidRPr="08ABDE35">
        <w:rPr>
          <w:lang w:val="en-GB"/>
        </w:rPr>
        <w:t>.</w:t>
      </w:r>
    </w:p>
    <w:p w14:paraId="207868DC" w14:textId="77777777" w:rsidR="00DD79F4" w:rsidRDefault="17CCF968" w:rsidP="450AF47D">
      <w:pPr>
        <w:pStyle w:val="Corpotesto1"/>
        <w:keepNext/>
        <w:jc w:val="center"/>
      </w:pPr>
      <w:r>
        <w:rPr>
          <w:noProof/>
        </w:rPr>
        <w:drawing>
          <wp:inline distT="0" distB="0" distL="0" distR="0" wp14:anchorId="07EB9031" wp14:editId="638946A2">
            <wp:extent cx="4572000" cy="3629025"/>
            <wp:effectExtent l="0" t="0" r="0" b="0"/>
            <wp:docPr id="371355620" name="Picture 37135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355620"/>
                    <pic:cNvPicPr/>
                  </pic:nvPicPr>
                  <pic:blipFill>
                    <a:blip r:embed="rId35">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6DDD0E9B" w14:textId="1FB78645" w:rsidR="17CCF968" w:rsidRDefault="00DD79F4" w:rsidP="450AF47D">
      <w:pPr>
        <w:pStyle w:val="Caption"/>
      </w:pPr>
      <w:bookmarkStart w:id="179" w:name="_Ref143854772"/>
      <w:bookmarkStart w:id="180" w:name="_Toc144109638"/>
      <w:bookmarkStart w:id="181" w:name="_Toc144109718"/>
      <w:bookmarkStart w:id="182" w:name="_Toc144285667"/>
      <w:bookmarkStart w:id="183" w:name="_Toc150941874"/>
      <w:r>
        <w:t xml:space="preserve">Figure </w:t>
      </w:r>
      <w:r>
        <w:fldChar w:fldCharType="begin"/>
      </w:r>
      <w:r>
        <w:instrText xml:space="preserve"> SEQ Figure \* ARABIC </w:instrText>
      </w:r>
      <w:r>
        <w:fldChar w:fldCharType="separate"/>
      </w:r>
      <w:r w:rsidR="005724D7">
        <w:rPr>
          <w:noProof/>
        </w:rPr>
        <w:t>17</w:t>
      </w:r>
      <w:r>
        <w:fldChar w:fldCharType="end"/>
      </w:r>
      <w:bookmarkEnd w:id="179"/>
      <w:r>
        <w:t>:Throughput vs. Latency without GPU.</w:t>
      </w:r>
      <w:bookmarkEnd w:id="180"/>
      <w:bookmarkEnd w:id="181"/>
      <w:bookmarkEnd w:id="182"/>
      <w:bookmarkEnd w:id="183"/>
    </w:p>
    <w:p w14:paraId="2E524AEE" w14:textId="10294A8E" w:rsidR="1CBFFB09" w:rsidRDefault="1CBFFB09" w:rsidP="0353B00F">
      <w:pPr>
        <w:pStyle w:val="Corpotesto1"/>
        <w:jc w:val="both"/>
        <w:rPr>
          <w:color w:val="FF0000"/>
          <w:lang w:val="en-GB"/>
        </w:rPr>
      </w:pPr>
    </w:p>
    <w:p w14:paraId="4B6907D0" w14:textId="07ABD3A3" w:rsidR="5C3049B4" w:rsidRDefault="5C3049B4" w:rsidP="06DFDC42">
      <w:pPr>
        <w:pStyle w:val="Corpotesto1"/>
        <w:jc w:val="both"/>
        <w:rPr>
          <w:lang w:val="en-GB"/>
        </w:rPr>
      </w:pPr>
      <w:r w:rsidRPr="06DFDC42">
        <w:rPr>
          <w:lang w:val="en-GB"/>
        </w:rPr>
        <w:t>As observed</w:t>
      </w:r>
      <w:r w:rsidR="2D202D2A" w:rsidRPr="08ABDE35">
        <w:rPr>
          <w:lang w:val="en-GB"/>
        </w:rPr>
        <w:t xml:space="preserve"> in the figures</w:t>
      </w:r>
      <w:r w:rsidRPr="06DFDC42">
        <w:rPr>
          <w:lang w:val="en-GB"/>
        </w:rPr>
        <w:t>, utilizing a GPU boosts the performance of the inference server by an order of magnitude. There is a noticeable Throughput/Latency trade-off. Nevertheless, the latency values we encountered are manageable for most applications, with the most significant delay being only 8 seconds.</w:t>
      </w:r>
    </w:p>
    <w:p w14:paraId="55B7E920" w14:textId="0B770FB8" w:rsidR="27DB5B83" w:rsidRDefault="27DB5B83" w:rsidP="3685B533">
      <w:pPr>
        <w:pStyle w:val="Corpotesto1"/>
        <w:jc w:val="both"/>
        <w:rPr>
          <w:lang w:val="en-GB"/>
        </w:rPr>
      </w:pPr>
      <w:r w:rsidRPr="3685B533">
        <w:rPr>
          <w:lang w:val="en-GB"/>
        </w:rPr>
        <w:t>Note that our infrastructure is horizontally scalable</w:t>
      </w:r>
      <w:r w:rsidR="3DC4A257" w:rsidRPr="08ABDE35">
        <w:rPr>
          <w:lang w:val="en-GB"/>
        </w:rPr>
        <w:t>, with linear scaling</w:t>
      </w:r>
      <w:r w:rsidR="7D2EC3E0" w:rsidRPr="08ABDE35">
        <w:rPr>
          <w:lang w:val="en-GB"/>
        </w:rPr>
        <w:t>.</w:t>
      </w:r>
      <w:r w:rsidRPr="3685B533">
        <w:rPr>
          <w:lang w:val="en-GB"/>
        </w:rPr>
        <w:t xml:space="preserve"> Doubling the number of nodes will double the throughput without significantly increasing the latency.</w:t>
      </w:r>
    </w:p>
    <w:p w14:paraId="312EF050" w14:textId="04C13441" w:rsidR="5C3049B4" w:rsidRDefault="5C3049B4" w:rsidP="06DFDC42">
      <w:pPr>
        <w:pStyle w:val="Corpotesto1"/>
        <w:jc w:val="both"/>
        <w:rPr>
          <w:lang w:val="en-GB"/>
        </w:rPr>
      </w:pPr>
      <w:r w:rsidRPr="06DFDC42">
        <w:rPr>
          <w:lang w:val="en-GB"/>
        </w:rPr>
        <w:t xml:space="preserve">Given these findings, we recommend leveraging GPUs when dealing with substantial loads and resorting to CPUs for less demanding tasks or </w:t>
      </w:r>
      <w:r w:rsidR="371635C2" w:rsidRPr="08ABDE35">
        <w:rPr>
          <w:lang w:val="en-GB"/>
        </w:rPr>
        <w:t>period</w:t>
      </w:r>
      <w:r w:rsidR="41B60D54" w:rsidRPr="08ABDE35">
        <w:rPr>
          <w:lang w:val="en-GB"/>
        </w:rPr>
        <w:t>s</w:t>
      </w:r>
      <w:r w:rsidRPr="06DFDC42">
        <w:rPr>
          <w:lang w:val="en-GB"/>
        </w:rPr>
        <w:t xml:space="preserve"> of </w:t>
      </w:r>
      <w:r w:rsidR="371635C2" w:rsidRPr="08ABDE35">
        <w:rPr>
          <w:lang w:val="en-GB"/>
        </w:rPr>
        <w:t>l</w:t>
      </w:r>
      <w:r w:rsidR="6D641EFA" w:rsidRPr="08ABDE35">
        <w:rPr>
          <w:lang w:val="en-GB"/>
        </w:rPr>
        <w:t>ighter</w:t>
      </w:r>
      <w:r w:rsidRPr="06DFDC42">
        <w:rPr>
          <w:lang w:val="en-GB"/>
        </w:rPr>
        <w:t xml:space="preserve"> load.</w:t>
      </w:r>
    </w:p>
    <w:p w14:paraId="1A039854" w14:textId="060EDFAC" w:rsidR="06DFDC42" w:rsidRDefault="06DFDC42" w:rsidP="06DFDC42">
      <w:pPr>
        <w:pStyle w:val="Corpotesto1"/>
        <w:jc w:val="both"/>
        <w:rPr>
          <w:lang w:val="en-GB"/>
        </w:rPr>
      </w:pPr>
    </w:p>
    <w:p w14:paraId="04C85CEE" w14:textId="0A9F937E" w:rsidR="1CBFFB09" w:rsidRDefault="015FAD27" w:rsidP="5D1AF4A8">
      <w:pPr>
        <w:pStyle w:val="Heading1woTOC"/>
        <w:jc w:val="both"/>
        <w:rPr>
          <w:lang w:val="en-GB"/>
        </w:rPr>
      </w:pPr>
      <w:bookmarkStart w:id="184" w:name="_Toc1345133625"/>
      <w:bookmarkStart w:id="185" w:name="_Toc246404988"/>
      <w:bookmarkStart w:id="186" w:name="_Toc150941855"/>
      <w:r w:rsidRPr="5D1AF4A8">
        <w:rPr>
          <w:lang w:val="en-GB"/>
        </w:rPr>
        <w:t>Demonstration of model usage</w:t>
      </w:r>
      <w:bookmarkEnd w:id="184"/>
      <w:bookmarkEnd w:id="185"/>
      <w:commentRangeStart w:id="187"/>
      <w:commentRangeEnd w:id="187"/>
      <w:r w:rsidR="1CBFFB09">
        <w:rPr>
          <w:rStyle w:val="CommentReference"/>
        </w:rPr>
        <w:commentReference w:id="187"/>
      </w:r>
      <w:commentRangeStart w:id="188"/>
      <w:commentRangeStart w:id="189"/>
      <w:commentRangeEnd w:id="188"/>
      <w:r w:rsidR="1CBFFB09">
        <w:rPr>
          <w:rStyle w:val="CommentReference"/>
        </w:rPr>
        <w:commentReference w:id="188"/>
      </w:r>
      <w:bookmarkEnd w:id="186"/>
      <w:commentRangeEnd w:id="189"/>
      <w:r w:rsidR="00057B4E">
        <w:rPr>
          <w:rStyle w:val="CommentReference"/>
          <w:rFonts w:cs="Times New Roman"/>
          <w:color w:val="auto"/>
          <w:lang w:eastAsia="it-IT"/>
        </w:rPr>
        <w:commentReference w:id="189"/>
      </w:r>
    </w:p>
    <w:p w14:paraId="20DE9903" w14:textId="77777777" w:rsidR="003673C5" w:rsidRDefault="5132F8E9" w:rsidP="0353B00F">
      <w:pPr>
        <w:jc w:val="both"/>
        <w:rPr>
          <w:ins w:id="190" w:author="Author"/>
          <w:rFonts w:asciiTheme="minorHAnsi" w:eastAsiaTheme="minorEastAsia" w:hAnsiTheme="minorHAnsi" w:cstheme="minorBidi"/>
          <w:lang w:val="en-GB"/>
        </w:rPr>
      </w:pPr>
      <w:r w:rsidRPr="6FBB2A3E">
        <w:rPr>
          <w:rFonts w:asciiTheme="minorHAnsi" w:eastAsiaTheme="minorEastAsia" w:hAnsiTheme="minorHAnsi" w:cstheme="minorBidi"/>
          <w:lang w:val="en-GB"/>
        </w:rPr>
        <w:t xml:space="preserve">Arguably, </w:t>
      </w:r>
      <w:r w:rsidR="602FE29F" w:rsidRPr="6FBB2A3E">
        <w:rPr>
          <w:rFonts w:asciiTheme="minorHAnsi" w:eastAsiaTheme="minorEastAsia" w:hAnsiTheme="minorHAnsi" w:cstheme="minorBidi"/>
          <w:lang w:val="en-GB"/>
        </w:rPr>
        <w:t>t</w:t>
      </w:r>
      <w:r w:rsidR="591ADDE1" w:rsidRPr="6FBB2A3E">
        <w:rPr>
          <w:rFonts w:asciiTheme="minorHAnsi" w:eastAsiaTheme="minorEastAsia" w:hAnsiTheme="minorHAnsi" w:cstheme="minorBidi"/>
          <w:lang w:val="en-GB"/>
        </w:rPr>
        <w:t xml:space="preserve">he most relevant and intuitive way to demonstrate </w:t>
      </w:r>
      <w:r w:rsidR="7B86CA5B" w:rsidRPr="6FBB2A3E">
        <w:rPr>
          <w:rFonts w:asciiTheme="minorHAnsi" w:eastAsiaTheme="minorEastAsia" w:hAnsiTheme="minorHAnsi" w:cstheme="minorBidi"/>
          <w:lang w:val="en-GB"/>
        </w:rPr>
        <w:t xml:space="preserve">the capabilities of ML operating on </w:t>
      </w:r>
      <w:r w:rsidR="591ADDE1" w:rsidRPr="6FBB2A3E">
        <w:rPr>
          <w:rFonts w:asciiTheme="minorHAnsi" w:eastAsiaTheme="minorEastAsia" w:hAnsiTheme="minorHAnsi" w:cstheme="minorBidi"/>
          <w:lang w:val="en-GB"/>
        </w:rPr>
        <w:t>EO data</w:t>
      </w:r>
      <w:r w:rsidR="62766CEB" w:rsidRPr="6FBB2A3E">
        <w:rPr>
          <w:rFonts w:asciiTheme="minorHAnsi" w:eastAsiaTheme="minorEastAsia" w:hAnsiTheme="minorHAnsi" w:cstheme="minorBidi"/>
          <w:lang w:val="en-GB"/>
        </w:rPr>
        <w:t>,</w:t>
      </w:r>
      <w:r w:rsidR="591ADDE1" w:rsidRPr="6FBB2A3E">
        <w:rPr>
          <w:rFonts w:asciiTheme="minorHAnsi" w:eastAsiaTheme="minorEastAsia" w:hAnsiTheme="minorHAnsi" w:cstheme="minorBidi"/>
          <w:lang w:val="en-GB"/>
        </w:rPr>
        <w:t xml:space="preserve"> is with </w:t>
      </w:r>
      <w:r w:rsidR="5450C085" w:rsidRPr="6FBB2A3E">
        <w:rPr>
          <w:rFonts w:asciiTheme="minorHAnsi" w:eastAsiaTheme="minorEastAsia" w:hAnsiTheme="minorHAnsi" w:cstheme="minorBidi"/>
          <w:lang w:val="en-GB"/>
        </w:rPr>
        <w:t>satellite</w:t>
      </w:r>
      <w:r w:rsidR="0702BEA3" w:rsidRPr="6FBB2A3E">
        <w:rPr>
          <w:rFonts w:asciiTheme="minorHAnsi" w:eastAsiaTheme="minorEastAsia" w:hAnsiTheme="minorHAnsi" w:cstheme="minorBidi"/>
          <w:lang w:val="en-GB"/>
        </w:rPr>
        <w:t xml:space="preserve"> imaging. In this scope, we have selected </w:t>
      </w:r>
      <w:r w:rsidR="0702BEA3" w:rsidRPr="1591A0C1">
        <w:rPr>
          <w:rFonts w:asciiTheme="minorHAnsi" w:eastAsiaTheme="minorEastAsia" w:hAnsiTheme="minorHAnsi" w:cstheme="minorBidi"/>
          <w:lang w:val="en-GB"/>
        </w:rPr>
        <w:t>on</w:t>
      </w:r>
      <w:r w:rsidR="0B42E3E2" w:rsidRPr="1591A0C1">
        <w:rPr>
          <w:rFonts w:asciiTheme="minorHAnsi" w:eastAsiaTheme="minorEastAsia" w:hAnsiTheme="minorHAnsi" w:cstheme="minorBidi"/>
          <w:lang w:val="en-GB"/>
        </w:rPr>
        <w:t>e</w:t>
      </w:r>
      <w:r w:rsidR="0702BEA3" w:rsidRPr="6FBB2A3E">
        <w:rPr>
          <w:rFonts w:asciiTheme="minorHAnsi" w:eastAsiaTheme="minorEastAsia" w:hAnsiTheme="minorHAnsi" w:cstheme="minorBidi"/>
          <w:lang w:val="en-GB"/>
        </w:rPr>
        <w:t xml:space="preserve"> of the most prominent public benchmarking </w:t>
      </w:r>
      <w:proofErr w:type="gramStart"/>
      <w:r w:rsidR="0702BEA3" w:rsidRPr="6FBB2A3E">
        <w:rPr>
          <w:rFonts w:asciiTheme="minorHAnsi" w:eastAsiaTheme="minorEastAsia" w:hAnsiTheme="minorHAnsi" w:cstheme="minorBidi"/>
          <w:lang w:val="en-GB"/>
        </w:rPr>
        <w:t>dataset</w:t>
      </w:r>
      <w:proofErr w:type="gramEnd"/>
      <w:r w:rsidR="0702BEA3" w:rsidRPr="6FBB2A3E">
        <w:rPr>
          <w:rFonts w:asciiTheme="minorHAnsi" w:eastAsiaTheme="minorEastAsia" w:hAnsiTheme="minorHAnsi" w:cstheme="minorBidi"/>
          <w:lang w:val="en-GB"/>
        </w:rPr>
        <w:t xml:space="preserve">, for demonstrating our </w:t>
      </w:r>
      <w:r w:rsidR="3F139A47" w:rsidRPr="6FBB2A3E">
        <w:rPr>
          <w:rFonts w:asciiTheme="minorHAnsi" w:eastAsiaTheme="minorEastAsia" w:hAnsiTheme="minorHAnsi" w:cstheme="minorBidi"/>
          <w:lang w:val="en-GB"/>
        </w:rPr>
        <w:t>model's</w:t>
      </w:r>
      <w:r w:rsidR="0702BEA3" w:rsidRPr="6FBB2A3E">
        <w:rPr>
          <w:rFonts w:asciiTheme="minorHAnsi" w:eastAsiaTheme="minorEastAsia" w:hAnsiTheme="minorHAnsi" w:cstheme="minorBidi"/>
          <w:lang w:val="en-GB"/>
        </w:rPr>
        <w:t xml:space="preserve"> efficiency</w:t>
      </w:r>
      <w:r w:rsidR="13EB4238" w:rsidRPr="6FBB2A3E">
        <w:rPr>
          <w:rFonts w:asciiTheme="minorHAnsi" w:eastAsiaTheme="minorEastAsia" w:hAnsiTheme="minorHAnsi" w:cstheme="minorBidi"/>
          <w:lang w:val="en-GB"/>
        </w:rPr>
        <w:t xml:space="preserve">, and comparing its advancements in </w:t>
      </w:r>
      <w:r w:rsidR="04F512E4" w:rsidRPr="6FBB2A3E">
        <w:rPr>
          <w:rFonts w:asciiTheme="minorHAnsi" w:eastAsiaTheme="minorEastAsia" w:hAnsiTheme="minorHAnsi" w:cstheme="minorBidi"/>
          <w:lang w:val="en-GB"/>
        </w:rPr>
        <w:t>comparison</w:t>
      </w:r>
      <w:r w:rsidR="13EB4238" w:rsidRPr="6FBB2A3E">
        <w:rPr>
          <w:rFonts w:asciiTheme="minorHAnsi" w:eastAsiaTheme="minorEastAsia" w:hAnsiTheme="minorHAnsi" w:cstheme="minorBidi"/>
          <w:lang w:val="en-GB"/>
        </w:rPr>
        <w:t xml:space="preserve"> to relevant baselines. For this reason, we have chosen t</w:t>
      </w:r>
      <w:r w:rsidR="73E8A474" w:rsidRPr="6FBB2A3E">
        <w:rPr>
          <w:rFonts w:asciiTheme="minorHAnsi" w:eastAsiaTheme="minorEastAsia" w:hAnsiTheme="minorHAnsi" w:cstheme="minorBidi"/>
          <w:lang w:val="en-GB"/>
        </w:rPr>
        <w:t xml:space="preserve">o </w:t>
      </w:r>
      <w:ins w:id="191" w:author="Author">
        <w:r w:rsidR="00C22740">
          <w:rPr>
            <w:rFonts w:asciiTheme="minorHAnsi" w:eastAsiaTheme="minorEastAsia" w:hAnsiTheme="minorHAnsi" w:cstheme="minorBidi"/>
            <w:lang w:val="en-GB"/>
          </w:rPr>
          <w:t xml:space="preserve">train and </w:t>
        </w:r>
      </w:ins>
      <w:r w:rsidR="73E8A474" w:rsidRPr="6FBB2A3E">
        <w:rPr>
          <w:rFonts w:asciiTheme="minorHAnsi" w:eastAsiaTheme="minorEastAsia" w:hAnsiTheme="minorHAnsi" w:cstheme="minorBidi"/>
          <w:lang w:val="en-GB"/>
        </w:rPr>
        <w:t xml:space="preserve">evaluate </w:t>
      </w:r>
      <w:r w:rsidR="13EB4238" w:rsidRPr="6FBB2A3E">
        <w:rPr>
          <w:rFonts w:asciiTheme="minorHAnsi" w:eastAsiaTheme="minorEastAsia" w:hAnsiTheme="minorHAnsi" w:cstheme="minorBidi"/>
          <w:lang w:val="en-GB"/>
        </w:rPr>
        <w:t>our mo</w:t>
      </w:r>
      <w:r w:rsidR="7FFB2FEB" w:rsidRPr="6FBB2A3E">
        <w:rPr>
          <w:rFonts w:asciiTheme="minorHAnsi" w:eastAsiaTheme="minorEastAsia" w:hAnsiTheme="minorHAnsi" w:cstheme="minorBidi"/>
          <w:lang w:val="en-GB"/>
        </w:rPr>
        <w:t xml:space="preserve">dels </w:t>
      </w:r>
      <w:r w:rsidR="44814730" w:rsidRPr="6FBB2A3E">
        <w:rPr>
          <w:rFonts w:asciiTheme="minorHAnsi" w:eastAsiaTheme="minorEastAsia" w:hAnsiTheme="minorHAnsi" w:cstheme="minorBidi"/>
          <w:lang w:val="en-GB"/>
        </w:rPr>
        <w:t>(</w:t>
      </w:r>
      <w:r w:rsidR="7FFB2FEB" w:rsidRPr="6FBB2A3E">
        <w:rPr>
          <w:rFonts w:asciiTheme="minorHAnsi" w:eastAsiaTheme="minorEastAsia" w:hAnsiTheme="minorHAnsi" w:cstheme="minorBidi"/>
          <w:lang w:val="en-GB"/>
        </w:rPr>
        <w:t xml:space="preserve">Section 2 of these </w:t>
      </w:r>
      <w:r w:rsidR="2989DAD5" w:rsidRPr="6FBB2A3E">
        <w:rPr>
          <w:rFonts w:asciiTheme="minorHAnsi" w:eastAsiaTheme="minorEastAsia" w:hAnsiTheme="minorHAnsi" w:cstheme="minorBidi"/>
          <w:lang w:val="en-GB"/>
        </w:rPr>
        <w:t>document</w:t>
      </w:r>
      <w:r w:rsidR="1BA78A32" w:rsidRPr="6FBB2A3E">
        <w:rPr>
          <w:rFonts w:asciiTheme="minorHAnsi" w:eastAsiaTheme="minorEastAsia" w:hAnsiTheme="minorHAnsi" w:cstheme="minorBidi"/>
          <w:lang w:val="en-GB"/>
        </w:rPr>
        <w:t xml:space="preserve">) </w:t>
      </w:r>
      <w:ins w:id="192" w:author="Author">
        <w:r w:rsidR="00C22740">
          <w:rPr>
            <w:rFonts w:asciiTheme="minorHAnsi" w:eastAsiaTheme="minorEastAsia" w:hAnsiTheme="minorHAnsi" w:cstheme="minorBidi"/>
            <w:lang w:val="en-GB"/>
          </w:rPr>
          <w:t xml:space="preserve">first on data coming from the Sentinel-2 data source, </w:t>
        </w:r>
      </w:ins>
      <w:r w:rsidR="1BA78A32" w:rsidRPr="6FBB2A3E">
        <w:rPr>
          <w:rFonts w:asciiTheme="minorHAnsi" w:eastAsiaTheme="minorEastAsia" w:hAnsiTheme="minorHAnsi" w:cstheme="minorBidi"/>
          <w:lang w:val="en-GB"/>
        </w:rPr>
        <w:t xml:space="preserve">and to guide their development using the </w:t>
      </w:r>
      <w:r w:rsidR="486B87E4" w:rsidRPr="6FBB2A3E">
        <w:rPr>
          <w:rFonts w:asciiTheme="minorHAnsi" w:eastAsiaTheme="minorEastAsia" w:hAnsiTheme="minorHAnsi" w:cstheme="minorBidi"/>
          <w:lang w:val="en-GB"/>
        </w:rPr>
        <w:t xml:space="preserve">renown </w:t>
      </w:r>
      <w:proofErr w:type="spellStart"/>
      <w:r w:rsidR="486B87E4" w:rsidRPr="6FBB2A3E">
        <w:rPr>
          <w:rFonts w:asciiTheme="minorHAnsi" w:eastAsiaTheme="minorEastAsia" w:hAnsiTheme="minorHAnsi" w:cstheme="minorBidi"/>
          <w:lang w:val="en-GB"/>
        </w:rPr>
        <w:t>B</w:t>
      </w:r>
      <w:r w:rsidR="1BA78A32" w:rsidRPr="6FBB2A3E">
        <w:rPr>
          <w:rFonts w:asciiTheme="minorHAnsi" w:eastAsiaTheme="minorEastAsia" w:hAnsiTheme="minorHAnsi" w:cstheme="minorBidi"/>
          <w:lang w:val="en-GB"/>
        </w:rPr>
        <w:t>igEarthNet</w:t>
      </w:r>
      <w:proofErr w:type="spellEnd"/>
      <w:r w:rsidR="1BA78A32" w:rsidRPr="6FBB2A3E">
        <w:rPr>
          <w:rFonts w:asciiTheme="minorHAnsi" w:eastAsiaTheme="minorEastAsia" w:hAnsiTheme="minorHAnsi" w:cstheme="minorBidi"/>
          <w:lang w:val="en-GB"/>
        </w:rPr>
        <w:t xml:space="preserve"> dataset</w:t>
      </w:r>
      <w:ins w:id="193" w:author="Author">
        <w:r w:rsidR="00C22740">
          <w:rPr>
            <w:rFonts w:asciiTheme="minorHAnsi" w:eastAsiaTheme="minorEastAsia" w:hAnsiTheme="minorHAnsi" w:cstheme="minorBidi"/>
            <w:lang w:val="en-GB"/>
          </w:rPr>
          <w:t>. T</w:t>
        </w:r>
      </w:ins>
      <w:del w:id="194" w:author="Author">
        <w:r w:rsidR="083D855A" w:rsidRPr="6FBB2A3E" w:rsidDel="00C22740">
          <w:rPr>
            <w:rFonts w:asciiTheme="minorHAnsi" w:eastAsiaTheme="minorEastAsia" w:hAnsiTheme="minorHAnsi" w:cstheme="minorBidi"/>
            <w:lang w:val="en-GB"/>
          </w:rPr>
          <w:delText>; t</w:delText>
        </w:r>
      </w:del>
      <w:proofErr w:type="gramStart"/>
      <w:r w:rsidR="083D855A" w:rsidRPr="6FBB2A3E">
        <w:rPr>
          <w:rFonts w:asciiTheme="minorHAnsi" w:eastAsiaTheme="minorEastAsia" w:hAnsiTheme="minorHAnsi" w:cstheme="minorBidi"/>
          <w:lang w:val="en-GB"/>
        </w:rPr>
        <w:t>he</w:t>
      </w:r>
      <w:proofErr w:type="gramEnd"/>
      <w:r w:rsidR="083D855A" w:rsidRPr="6FBB2A3E">
        <w:rPr>
          <w:rFonts w:asciiTheme="minorHAnsi" w:eastAsiaTheme="minorEastAsia" w:hAnsiTheme="minorHAnsi" w:cstheme="minorBidi"/>
          <w:lang w:val="en-GB"/>
        </w:rPr>
        <w:t xml:space="preserve"> latter </w:t>
      </w:r>
      <w:ins w:id="195" w:author="Author">
        <w:r w:rsidR="00C22740">
          <w:rPr>
            <w:rFonts w:asciiTheme="minorHAnsi" w:eastAsiaTheme="minorEastAsia" w:hAnsiTheme="minorHAnsi" w:cstheme="minorBidi"/>
            <w:lang w:val="en-GB"/>
          </w:rPr>
          <w:t xml:space="preserve">is </w:t>
        </w:r>
      </w:ins>
      <w:del w:id="196" w:author="Author">
        <w:r w:rsidR="083D855A" w:rsidRPr="6FBB2A3E" w:rsidDel="00C22740">
          <w:rPr>
            <w:rFonts w:asciiTheme="minorHAnsi" w:eastAsiaTheme="minorEastAsia" w:hAnsiTheme="minorHAnsi" w:cstheme="minorBidi"/>
            <w:lang w:val="en-GB"/>
          </w:rPr>
          <w:delText>being</w:delText>
        </w:r>
      </w:del>
      <w:r w:rsidR="083D855A" w:rsidRPr="6FBB2A3E">
        <w:rPr>
          <w:rFonts w:asciiTheme="minorHAnsi" w:eastAsiaTheme="minorEastAsia" w:hAnsiTheme="minorHAnsi" w:cstheme="minorBidi"/>
          <w:lang w:val="en-GB"/>
        </w:rPr>
        <w:t xml:space="preserve"> a</w:t>
      </w:r>
      <w:ins w:id="197" w:author="Author">
        <w:r w:rsidR="00C22740">
          <w:rPr>
            <w:rFonts w:asciiTheme="minorHAnsi" w:eastAsiaTheme="minorEastAsia" w:hAnsiTheme="minorHAnsi" w:cstheme="minorBidi"/>
            <w:lang w:val="en-GB"/>
          </w:rPr>
          <w:t>n expertly curated</w:t>
        </w:r>
      </w:ins>
      <w:r w:rsidR="083D855A" w:rsidRPr="6FBB2A3E">
        <w:rPr>
          <w:rFonts w:asciiTheme="minorHAnsi" w:eastAsiaTheme="minorEastAsia" w:hAnsiTheme="minorHAnsi" w:cstheme="minorBidi"/>
          <w:lang w:val="en-GB"/>
        </w:rPr>
        <w:t xml:space="preserve"> </w:t>
      </w:r>
      <w:r w:rsidR="5B5BD1AB" w:rsidRPr="6FBB2A3E">
        <w:rPr>
          <w:rFonts w:asciiTheme="minorHAnsi" w:eastAsiaTheme="minorEastAsia" w:hAnsiTheme="minorHAnsi" w:cstheme="minorBidi"/>
          <w:lang w:val="en-GB"/>
        </w:rPr>
        <w:t>collection containing a</w:t>
      </w:r>
      <w:r w:rsidR="3535038D" w:rsidRPr="6FBB2A3E">
        <w:rPr>
          <w:rFonts w:asciiTheme="minorHAnsi" w:eastAsiaTheme="minorEastAsia" w:hAnsiTheme="minorHAnsi" w:cstheme="minorBidi"/>
          <w:lang w:val="en-GB"/>
        </w:rPr>
        <w:t>n</w:t>
      </w:r>
      <w:r w:rsidR="2C098A4E" w:rsidRPr="6FBB2A3E">
        <w:rPr>
          <w:rFonts w:asciiTheme="minorHAnsi" w:eastAsiaTheme="minorEastAsia" w:hAnsiTheme="minorHAnsi" w:cstheme="minorBidi"/>
          <w:lang w:val="en-GB"/>
        </w:rPr>
        <w:t xml:space="preserve"> important volume of </w:t>
      </w:r>
      <w:r w:rsidR="51B0DB7F" w:rsidRPr="6FBB2A3E">
        <w:rPr>
          <w:rFonts w:asciiTheme="minorHAnsi" w:eastAsiaTheme="minorEastAsia" w:hAnsiTheme="minorHAnsi" w:cstheme="minorBidi"/>
          <w:lang w:val="en-GB"/>
        </w:rPr>
        <w:t>labelled</w:t>
      </w:r>
      <w:r w:rsidR="2C098A4E" w:rsidRPr="6FBB2A3E">
        <w:rPr>
          <w:rFonts w:asciiTheme="minorHAnsi" w:eastAsiaTheme="minorEastAsia" w:hAnsiTheme="minorHAnsi" w:cstheme="minorBidi"/>
          <w:lang w:val="en-GB"/>
        </w:rPr>
        <w:t xml:space="preserve"> Sentinel-2 multispectral </w:t>
      </w:r>
      <w:r w:rsidR="26581FBB" w:rsidRPr="6FBB2A3E">
        <w:rPr>
          <w:rFonts w:asciiTheme="minorHAnsi" w:eastAsiaTheme="minorEastAsia" w:hAnsiTheme="minorHAnsi" w:cstheme="minorBidi"/>
          <w:lang w:val="en-GB"/>
        </w:rPr>
        <w:t>imag</w:t>
      </w:r>
      <w:r w:rsidR="2223047A" w:rsidRPr="6FBB2A3E">
        <w:rPr>
          <w:rFonts w:asciiTheme="minorHAnsi" w:eastAsiaTheme="minorEastAsia" w:hAnsiTheme="minorHAnsi" w:cstheme="minorBidi"/>
          <w:lang w:val="en-GB"/>
        </w:rPr>
        <w:t>es</w:t>
      </w:r>
      <w:r w:rsidR="26581FBB" w:rsidRPr="6FBB2A3E">
        <w:rPr>
          <w:rFonts w:asciiTheme="minorHAnsi" w:eastAsiaTheme="minorEastAsia" w:hAnsiTheme="minorHAnsi" w:cstheme="minorBidi"/>
          <w:lang w:val="en-GB"/>
        </w:rPr>
        <w:t>.</w:t>
      </w:r>
      <w:r w:rsidR="6ECA98D2" w:rsidRPr="6FBB2A3E">
        <w:rPr>
          <w:rFonts w:asciiTheme="minorHAnsi" w:eastAsiaTheme="minorEastAsia" w:hAnsiTheme="minorHAnsi" w:cstheme="minorBidi"/>
          <w:lang w:val="en-GB"/>
        </w:rPr>
        <w:t xml:space="preserve"> </w:t>
      </w:r>
      <w:ins w:id="198" w:author="Author">
        <w:r w:rsidR="00C22740">
          <w:rPr>
            <w:rFonts w:asciiTheme="minorHAnsi" w:eastAsiaTheme="minorEastAsia" w:hAnsiTheme="minorHAnsi" w:cstheme="minorBidi"/>
            <w:lang w:val="en-GB"/>
          </w:rPr>
          <w:t xml:space="preserve">The choice of picking a labelled dataset for the initial phase of prototyping and benchmarking is a direct consequence of offering the option to evaluate the learned self-supervised learning model on downstream tasks of the supervised learning type. This is an aspect of the evaluation that carries a lot of weight when it </w:t>
        </w:r>
        <w:r w:rsidR="00C22740">
          <w:rPr>
            <w:rFonts w:asciiTheme="minorHAnsi" w:eastAsiaTheme="minorEastAsia" w:hAnsiTheme="minorHAnsi" w:cstheme="minorBidi"/>
            <w:lang w:val="en-GB"/>
          </w:rPr>
          <w:lastRenderedPageBreak/>
          <w:t xml:space="preserve">comes to assessing the quality of self-supervised learning models, whose point consists in facilitating the completion of downstream tasks, such as the supervised ones we can benchmark on with </w:t>
        </w:r>
        <w:proofErr w:type="spellStart"/>
        <w:r w:rsidR="00C22740">
          <w:rPr>
            <w:rFonts w:asciiTheme="minorHAnsi" w:eastAsiaTheme="minorEastAsia" w:hAnsiTheme="minorHAnsi" w:cstheme="minorBidi"/>
            <w:lang w:val="en-GB"/>
          </w:rPr>
          <w:t>BigEarthNet</w:t>
        </w:r>
        <w:proofErr w:type="spellEnd"/>
        <w:r w:rsidR="00C22740">
          <w:rPr>
            <w:rFonts w:asciiTheme="minorHAnsi" w:eastAsiaTheme="minorEastAsia" w:hAnsiTheme="minorHAnsi" w:cstheme="minorBidi"/>
            <w:lang w:val="en-GB"/>
          </w:rPr>
          <w:t xml:space="preserve">. </w:t>
        </w:r>
        <w:r w:rsidR="005B748F">
          <w:rPr>
            <w:rFonts w:asciiTheme="minorHAnsi" w:eastAsiaTheme="minorEastAsia" w:hAnsiTheme="minorHAnsi" w:cstheme="minorBidi"/>
            <w:lang w:val="en-GB"/>
          </w:rPr>
          <w:t xml:space="preserve">Besides, </w:t>
        </w:r>
      </w:ins>
      <w:del w:id="199" w:author="Author">
        <w:r w:rsidR="114C1841" w:rsidRPr="6FBB2A3E" w:rsidDel="005B748F">
          <w:rPr>
            <w:rFonts w:asciiTheme="minorHAnsi" w:eastAsiaTheme="minorEastAsia" w:hAnsiTheme="minorHAnsi" w:cstheme="minorBidi"/>
            <w:lang w:val="en-GB"/>
          </w:rPr>
          <w:delText>I</w:delText>
        </w:r>
      </w:del>
      <w:ins w:id="200" w:author="Author">
        <w:r w:rsidR="005B748F">
          <w:rPr>
            <w:rFonts w:asciiTheme="minorHAnsi" w:eastAsiaTheme="minorEastAsia" w:hAnsiTheme="minorHAnsi" w:cstheme="minorBidi"/>
            <w:lang w:val="en-GB"/>
          </w:rPr>
          <w:t>i</w:t>
        </w:r>
      </w:ins>
      <w:r w:rsidR="114C1841" w:rsidRPr="6FBB2A3E">
        <w:rPr>
          <w:rFonts w:asciiTheme="minorHAnsi" w:eastAsiaTheme="minorEastAsia" w:hAnsiTheme="minorHAnsi" w:cstheme="minorBidi"/>
          <w:lang w:val="en-GB"/>
        </w:rPr>
        <w:t>n virtue of being a publicly available dataset, this collection was avai</w:t>
      </w:r>
      <w:r w:rsidR="1821774F" w:rsidRPr="6FBB2A3E">
        <w:rPr>
          <w:rFonts w:asciiTheme="minorHAnsi" w:eastAsiaTheme="minorEastAsia" w:hAnsiTheme="minorHAnsi" w:cstheme="minorBidi"/>
          <w:lang w:val="en-GB"/>
        </w:rPr>
        <w:t>la</w:t>
      </w:r>
      <w:r w:rsidR="114C1841" w:rsidRPr="6FBB2A3E">
        <w:rPr>
          <w:rFonts w:asciiTheme="minorHAnsi" w:eastAsiaTheme="minorEastAsia" w:hAnsiTheme="minorHAnsi" w:cstheme="minorBidi"/>
          <w:lang w:val="en-GB"/>
        </w:rPr>
        <w:t>ble from day zero</w:t>
      </w:r>
      <w:ins w:id="201" w:author="Author">
        <w:r w:rsidR="00D46827">
          <w:rPr>
            <w:rFonts w:asciiTheme="minorHAnsi" w:eastAsiaTheme="minorEastAsia" w:hAnsiTheme="minorHAnsi" w:cstheme="minorBidi"/>
            <w:lang w:val="en-GB"/>
          </w:rPr>
          <w:t>, at a time where a) the platform was not mature enough to provide datasets, and b) the consortium had not narrowed down on a specific dataset, type of data or task</w:t>
        </w:r>
      </w:ins>
      <w:del w:id="202" w:author="Author">
        <w:r w:rsidR="114C1841" w:rsidRPr="6FBB2A3E" w:rsidDel="005B748F">
          <w:rPr>
            <w:rFonts w:asciiTheme="minorHAnsi" w:eastAsiaTheme="minorEastAsia" w:hAnsiTheme="minorHAnsi" w:cstheme="minorBidi"/>
            <w:lang w:val="en-GB"/>
          </w:rPr>
          <w:delText>,</w:delText>
        </w:r>
      </w:del>
      <w:ins w:id="203" w:author="Author">
        <w:r w:rsidR="005B748F">
          <w:rPr>
            <w:rFonts w:asciiTheme="minorHAnsi" w:eastAsiaTheme="minorEastAsia" w:hAnsiTheme="minorHAnsi" w:cstheme="minorBidi"/>
            <w:lang w:val="en-GB"/>
          </w:rPr>
          <w:t xml:space="preserve">. </w:t>
        </w:r>
        <w:r w:rsidR="00D46827">
          <w:rPr>
            <w:rFonts w:asciiTheme="minorHAnsi" w:eastAsiaTheme="minorEastAsia" w:hAnsiTheme="minorHAnsi" w:cstheme="minorBidi"/>
            <w:lang w:val="en-GB"/>
          </w:rPr>
          <w:t xml:space="preserve">Making the decision to narrow down on a collection built from Sentinel-2 seems, even now in retrospect, the most future-proof solution to pick as a first go. </w:t>
        </w:r>
        <w:r w:rsidR="005B748F">
          <w:rPr>
            <w:rFonts w:asciiTheme="minorHAnsi" w:eastAsiaTheme="minorEastAsia" w:hAnsiTheme="minorHAnsi" w:cstheme="minorBidi"/>
            <w:lang w:val="en-GB"/>
          </w:rPr>
          <w:t>As such, this combination of qualities</w:t>
        </w:r>
      </w:ins>
      <w:r w:rsidR="114C1841" w:rsidRPr="6FBB2A3E">
        <w:rPr>
          <w:rFonts w:asciiTheme="minorHAnsi" w:eastAsiaTheme="minorEastAsia" w:hAnsiTheme="minorHAnsi" w:cstheme="minorBidi"/>
          <w:lang w:val="en-GB"/>
        </w:rPr>
        <w:t xml:space="preserve"> </w:t>
      </w:r>
      <w:del w:id="204" w:author="Author">
        <w:r w:rsidR="32218F70" w:rsidRPr="6FBB2A3E" w:rsidDel="005B748F">
          <w:rPr>
            <w:rFonts w:asciiTheme="minorHAnsi" w:eastAsiaTheme="minorEastAsia" w:hAnsiTheme="minorHAnsi" w:cstheme="minorBidi"/>
            <w:lang w:val="en-GB"/>
          </w:rPr>
          <w:delText xml:space="preserve">making </w:delText>
        </w:r>
      </w:del>
      <w:ins w:id="205" w:author="Author">
        <w:r w:rsidR="005B748F">
          <w:rPr>
            <w:rFonts w:asciiTheme="minorHAnsi" w:eastAsiaTheme="minorEastAsia" w:hAnsiTheme="minorHAnsi" w:cstheme="minorBidi"/>
            <w:lang w:val="en-GB"/>
          </w:rPr>
          <w:t>made</w:t>
        </w:r>
        <w:r w:rsidR="005B748F" w:rsidRPr="6FBB2A3E">
          <w:rPr>
            <w:rFonts w:asciiTheme="minorHAnsi" w:eastAsiaTheme="minorEastAsia" w:hAnsiTheme="minorHAnsi" w:cstheme="minorBidi"/>
            <w:lang w:val="en-GB"/>
          </w:rPr>
          <w:t xml:space="preserve"> </w:t>
        </w:r>
      </w:ins>
      <w:r w:rsidR="32218F70" w:rsidRPr="6FBB2A3E">
        <w:rPr>
          <w:rFonts w:asciiTheme="minorHAnsi" w:eastAsiaTheme="minorEastAsia" w:hAnsiTheme="minorHAnsi" w:cstheme="minorBidi"/>
          <w:lang w:val="en-GB"/>
        </w:rPr>
        <w:t>the dataset an excellent candidate</w:t>
      </w:r>
      <w:ins w:id="206" w:author="Author">
        <w:r w:rsidR="005B748F">
          <w:rPr>
            <w:rFonts w:asciiTheme="minorHAnsi" w:eastAsiaTheme="minorEastAsia" w:hAnsiTheme="minorHAnsi" w:cstheme="minorBidi"/>
            <w:lang w:val="en-GB"/>
          </w:rPr>
          <w:t xml:space="preserve"> to develop and benchmark the models built within the scope of D3.4, and made it a valuable asset to bootstrap on</w:t>
        </w:r>
      </w:ins>
      <w:r w:rsidR="32218F70" w:rsidRPr="6FBB2A3E">
        <w:rPr>
          <w:rFonts w:asciiTheme="minorHAnsi" w:eastAsiaTheme="minorEastAsia" w:hAnsiTheme="minorHAnsi" w:cstheme="minorBidi"/>
          <w:lang w:val="en-GB"/>
        </w:rPr>
        <w:t>.</w:t>
      </w:r>
      <w:r w:rsidR="69882727" w:rsidRPr="6FBB2A3E">
        <w:rPr>
          <w:rFonts w:asciiTheme="minorHAnsi" w:eastAsiaTheme="minorEastAsia" w:hAnsiTheme="minorHAnsi" w:cstheme="minorBidi"/>
          <w:lang w:val="en-GB"/>
        </w:rPr>
        <w:t xml:space="preserve"> In Section 2, we have </w:t>
      </w:r>
      <w:r w:rsidR="2D3112F6" w:rsidRPr="6FBB2A3E">
        <w:rPr>
          <w:rFonts w:asciiTheme="minorHAnsi" w:eastAsiaTheme="minorEastAsia" w:hAnsiTheme="minorHAnsi" w:cstheme="minorBidi"/>
          <w:lang w:val="en-GB"/>
        </w:rPr>
        <w:t xml:space="preserve">presented an </w:t>
      </w:r>
      <w:r w:rsidR="1914DCF8" w:rsidRPr="6FBB2A3E">
        <w:rPr>
          <w:rFonts w:asciiTheme="minorHAnsi" w:eastAsiaTheme="minorEastAsia" w:hAnsiTheme="minorHAnsi" w:cstheme="minorBidi"/>
          <w:lang w:val="en-GB"/>
        </w:rPr>
        <w:t>extensive</w:t>
      </w:r>
      <w:r w:rsidR="2D3112F6" w:rsidRPr="6FBB2A3E">
        <w:rPr>
          <w:rFonts w:asciiTheme="minorHAnsi" w:eastAsiaTheme="minorEastAsia" w:hAnsiTheme="minorHAnsi" w:cstheme="minorBidi"/>
          <w:lang w:val="en-GB"/>
        </w:rPr>
        <w:t xml:space="preserve"> evaluation of our models</w:t>
      </w:r>
      <w:r w:rsidR="00013543">
        <w:rPr>
          <w:rFonts w:asciiTheme="minorHAnsi" w:eastAsiaTheme="minorEastAsia" w:hAnsiTheme="minorHAnsi" w:cstheme="minorBidi"/>
          <w:lang w:val="en-GB"/>
        </w:rPr>
        <w:t xml:space="preserve"> on a sus-described well-documented and understood benchmarked dataset</w:t>
      </w:r>
      <w:r w:rsidR="2D3112F6" w:rsidRPr="6FBB2A3E">
        <w:rPr>
          <w:rFonts w:asciiTheme="minorHAnsi" w:eastAsiaTheme="minorEastAsia" w:hAnsiTheme="minorHAnsi" w:cstheme="minorBidi"/>
          <w:lang w:val="en-GB"/>
        </w:rPr>
        <w:t>, and we demonstrated their capability against common, relevant, existing baselines.</w:t>
      </w:r>
      <w:r w:rsidR="2D2DA327" w:rsidRPr="6FBB2A3E">
        <w:rPr>
          <w:rFonts w:asciiTheme="minorHAnsi" w:eastAsiaTheme="minorEastAsia" w:hAnsiTheme="minorHAnsi" w:cstheme="minorBidi"/>
          <w:lang w:val="en-GB"/>
        </w:rPr>
        <w:t xml:space="preserve"> </w:t>
      </w:r>
      <w:ins w:id="207" w:author="Author">
        <w:r w:rsidR="00586CFC">
          <w:rPr>
            <w:rFonts w:asciiTheme="minorHAnsi" w:eastAsiaTheme="minorEastAsia" w:hAnsiTheme="minorHAnsi" w:cstheme="minorBidi"/>
            <w:lang w:val="en-GB"/>
          </w:rPr>
          <w:t>By design, the SSL models emerging from this training procedure are generic enough to allow for the training of any type of downstream task (from the learned features extracted by our SSL models) that would take Sentinel-2 data as input. The array of possible downstream task type includes but it not limited to classification, regression, and segmentation, a particularly common task faced in remote sensing.</w:t>
        </w:r>
        <w:r w:rsidR="00586CFC">
          <w:rPr>
            <w:rFonts w:asciiTheme="minorHAnsi" w:eastAsiaTheme="minorEastAsia" w:hAnsiTheme="minorHAnsi" w:cstheme="minorBidi"/>
            <w:lang w:val="en-GB"/>
          </w:rPr>
          <w:t xml:space="preserve"> </w:t>
        </w:r>
      </w:ins>
    </w:p>
    <w:p w14:paraId="30650E8C" w14:textId="77777777" w:rsidR="003673C5" w:rsidRDefault="003673C5" w:rsidP="0353B00F">
      <w:pPr>
        <w:jc w:val="both"/>
        <w:rPr>
          <w:ins w:id="208" w:author="Author"/>
          <w:rFonts w:asciiTheme="minorHAnsi" w:eastAsiaTheme="minorEastAsia" w:hAnsiTheme="minorHAnsi" w:cstheme="minorBidi"/>
          <w:lang w:val="en-GB"/>
        </w:rPr>
      </w:pPr>
    </w:p>
    <w:p w14:paraId="4BCDD6EC" w14:textId="75D21A92" w:rsidR="730494EF" w:rsidDel="003673C5" w:rsidRDefault="2D2DA327" w:rsidP="0353B00F">
      <w:pPr>
        <w:jc w:val="both"/>
        <w:rPr>
          <w:del w:id="209" w:author="Author"/>
          <w:rFonts w:asciiTheme="minorHAnsi" w:eastAsiaTheme="minorEastAsia" w:hAnsiTheme="minorHAnsi" w:cstheme="minorBidi"/>
          <w:lang w:val="en-GB"/>
        </w:rPr>
      </w:pPr>
      <w:r w:rsidRPr="6FBB2A3E">
        <w:rPr>
          <w:rFonts w:asciiTheme="minorHAnsi" w:eastAsiaTheme="minorEastAsia" w:hAnsiTheme="minorHAnsi" w:cstheme="minorBidi"/>
          <w:lang w:val="en-GB"/>
        </w:rPr>
        <w:t xml:space="preserve">Having demonstrated the utility of the methods that we </w:t>
      </w:r>
      <w:bookmarkStart w:id="210" w:name="_Int_vG3xHVVK"/>
      <w:r w:rsidRPr="6FBB2A3E">
        <w:rPr>
          <w:rFonts w:asciiTheme="minorHAnsi" w:eastAsiaTheme="minorEastAsia" w:hAnsiTheme="minorHAnsi" w:cstheme="minorBidi"/>
          <w:lang w:val="en-GB"/>
        </w:rPr>
        <w:t>developed</w:t>
      </w:r>
      <w:ins w:id="211" w:author="Author">
        <w:r w:rsidR="00A76258">
          <w:rPr>
            <w:rFonts w:asciiTheme="minorHAnsi" w:eastAsiaTheme="minorEastAsia" w:hAnsiTheme="minorHAnsi" w:cstheme="minorBidi"/>
            <w:lang w:val="en-GB"/>
          </w:rPr>
          <w:t xml:space="preserve"> and highlighted the genericity they can boast for a wide range of downstream tasks</w:t>
        </w:r>
      </w:ins>
      <w:r w:rsidRPr="6FBB2A3E">
        <w:rPr>
          <w:rFonts w:asciiTheme="minorHAnsi" w:eastAsiaTheme="minorEastAsia" w:hAnsiTheme="minorHAnsi" w:cstheme="minorBidi"/>
          <w:lang w:val="en-GB"/>
        </w:rPr>
        <w:t>,</w:t>
      </w:r>
      <w:bookmarkEnd w:id="210"/>
      <w:r w:rsidRPr="6FBB2A3E">
        <w:rPr>
          <w:rFonts w:asciiTheme="minorHAnsi" w:eastAsiaTheme="minorEastAsia" w:hAnsiTheme="minorHAnsi" w:cstheme="minorBidi"/>
          <w:lang w:val="en-GB"/>
        </w:rPr>
        <w:t xml:space="preserve"> </w:t>
      </w:r>
      <w:ins w:id="212" w:author="Author">
        <w:r w:rsidR="00A76258">
          <w:rPr>
            <w:rFonts w:asciiTheme="minorHAnsi" w:eastAsiaTheme="minorEastAsia" w:hAnsiTheme="minorHAnsi" w:cstheme="minorBidi"/>
            <w:lang w:val="en-GB"/>
          </w:rPr>
          <w:t xml:space="preserve">bringing label efficiency to a potentially wider array of remote sensing tasks defined on Sentinel-2 data so far, </w:t>
        </w:r>
        <w:r w:rsidR="00E336F5">
          <w:rPr>
            <w:rFonts w:asciiTheme="minorHAnsi" w:eastAsiaTheme="minorEastAsia" w:hAnsiTheme="minorHAnsi" w:cstheme="minorBidi"/>
            <w:lang w:val="en-GB"/>
          </w:rPr>
          <w:t xml:space="preserve">our next plan of action consists in </w:t>
        </w:r>
      </w:ins>
      <w:del w:id="213" w:author="Author">
        <w:r w:rsidRPr="6FBB2A3E" w:rsidDel="00E336F5">
          <w:rPr>
            <w:rFonts w:asciiTheme="minorHAnsi" w:eastAsiaTheme="minorEastAsia" w:hAnsiTheme="minorHAnsi" w:cstheme="minorBidi"/>
            <w:lang w:val="en-GB"/>
          </w:rPr>
          <w:delText xml:space="preserve">we will </w:delText>
        </w:r>
      </w:del>
      <w:ins w:id="214" w:author="Author">
        <w:r w:rsidR="00E336F5">
          <w:rPr>
            <w:rFonts w:asciiTheme="minorHAnsi" w:eastAsiaTheme="minorEastAsia" w:hAnsiTheme="minorHAnsi" w:cstheme="minorBidi"/>
            <w:lang w:val="en-GB"/>
          </w:rPr>
          <w:t>addressing</w:t>
        </w:r>
      </w:ins>
      <w:del w:id="215" w:author="Author">
        <w:r w:rsidRPr="6FBB2A3E" w:rsidDel="00E336F5">
          <w:rPr>
            <w:rFonts w:asciiTheme="minorHAnsi" w:eastAsiaTheme="minorEastAsia" w:hAnsiTheme="minorHAnsi" w:cstheme="minorBidi"/>
            <w:lang w:val="en-GB"/>
          </w:rPr>
          <w:delText xml:space="preserve">deploy </w:delText>
        </w:r>
      </w:del>
      <w:ins w:id="216" w:author="Author">
        <w:r w:rsidR="00E336F5">
          <w:rPr>
            <w:rFonts w:asciiTheme="minorHAnsi" w:eastAsiaTheme="minorEastAsia" w:hAnsiTheme="minorHAnsi" w:cstheme="minorBidi"/>
            <w:lang w:val="en-GB"/>
          </w:rPr>
          <w:t xml:space="preserve"> the</w:t>
        </w:r>
      </w:ins>
      <w:del w:id="217" w:author="Author">
        <w:r w:rsidRPr="6FBB2A3E" w:rsidDel="00E336F5">
          <w:rPr>
            <w:rFonts w:asciiTheme="minorHAnsi" w:eastAsiaTheme="minorEastAsia" w:hAnsiTheme="minorHAnsi" w:cstheme="minorBidi"/>
            <w:lang w:val="en-GB"/>
          </w:rPr>
          <w:delText xml:space="preserve">them in the </w:delText>
        </w:r>
      </w:del>
      <w:ins w:id="218" w:author="Author">
        <w:r w:rsidR="00E336F5">
          <w:rPr>
            <w:rFonts w:asciiTheme="minorHAnsi" w:eastAsiaTheme="minorEastAsia" w:hAnsiTheme="minorHAnsi" w:cstheme="minorBidi"/>
            <w:lang w:val="en-GB"/>
          </w:rPr>
          <w:t xml:space="preserve"> </w:t>
        </w:r>
      </w:ins>
      <w:r w:rsidR="5D5059D9" w:rsidRPr="6FBB2A3E">
        <w:rPr>
          <w:rFonts w:asciiTheme="minorHAnsi" w:eastAsiaTheme="minorEastAsia" w:hAnsiTheme="minorHAnsi" w:cstheme="minorBidi"/>
          <w:lang w:val="en-GB"/>
        </w:rPr>
        <w:t>various use cases involved in the project</w:t>
      </w:r>
      <w:ins w:id="219" w:author="Author">
        <w:r w:rsidR="00E336F5">
          <w:rPr>
            <w:rFonts w:asciiTheme="minorHAnsi" w:eastAsiaTheme="minorEastAsia" w:hAnsiTheme="minorHAnsi" w:cstheme="minorBidi"/>
            <w:lang w:val="en-GB"/>
          </w:rPr>
          <w:t>.</w:t>
        </w:r>
      </w:ins>
      <w:del w:id="220" w:author="Author">
        <w:r w:rsidR="5D5059D9" w:rsidRPr="6FBB2A3E" w:rsidDel="00E336F5">
          <w:rPr>
            <w:rFonts w:asciiTheme="minorHAnsi" w:eastAsiaTheme="minorEastAsia" w:hAnsiTheme="minorHAnsi" w:cstheme="minorBidi"/>
            <w:lang w:val="en-GB"/>
          </w:rPr>
          <w:delText>,</w:delText>
        </w:r>
      </w:del>
      <w:r w:rsidR="5D5059D9" w:rsidRPr="6FBB2A3E">
        <w:rPr>
          <w:rFonts w:asciiTheme="minorHAnsi" w:eastAsiaTheme="minorEastAsia" w:hAnsiTheme="minorHAnsi" w:cstheme="minorBidi"/>
          <w:lang w:val="en-GB"/>
        </w:rPr>
        <w:t xml:space="preserve"> </w:t>
      </w:r>
      <w:ins w:id="221" w:author="Author">
        <w:r w:rsidR="00E336F5">
          <w:rPr>
            <w:rFonts w:asciiTheme="minorHAnsi" w:eastAsiaTheme="minorEastAsia" w:hAnsiTheme="minorHAnsi" w:cstheme="minorBidi"/>
            <w:lang w:val="en-GB"/>
          </w:rPr>
          <w:t xml:space="preserve">This would be carried out by employing the models we described in the scope of this deliverable (self-supervised learning and learned compression) when </w:t>
        </w:r>
      </w:ins>
      <w:del w:id="222" w:author="Author">
        <w:r w:rsidR="5D5059D9" w:rsidRPr="6FBB2A3E" w:rsidDel="00E336F5">
          <w:rPr>
            <w:rFonts w:asciiTheme="minorHAnsi" w:eastAsiaTheme="minorEastAsia" w:hAnsiTheme="minorHAnsi" w:cstheme="minorBidi"/>
            <w:lang w:val="en-GB"/>
          </w:rPr>
          <w:delText>for which such deployment makes sense</w:delText>
        </w:r>
      </w:del>
      <w:ins w:id="223" w:author="Author">
        <w:r w:rsidR="00E336F5">
          <w:rPr>
            <w:rFonts w:asciiTheme="minorHAnsi" w:eastAsiaTheme="minorEastAsia" w:hAnsiTheme="minorHAnsi" w:cstheme="minorBidi"/>
            <w:lang w:val="en-GB"/>
          </w:rPr>
          <w:t>the context and task underlying the use cases allow for such deployment</w:t>
        </w:r>
      </w:ins>
      <w:r w:rsidR="5D5059D9" w:rsidRPr="6FBB2A3E">
        <w:rPr>
          <w:rFonts w:asciiTheme="minorHAnsi" w:eastAsiaTheme="minorEastAsia" w:hAnsiTheme="minorHAnsi" w:cstheme="minorBidi"/>
          <w:lang w:val="en-GB"/>
        </w:rPr>
        <w:t>.</w:t>
      </w:r>
      <w:ins w:id="224" w:author="Author">
        <w:r w:rsidR="00E336F5">
          <w:rPr>
            <w:rFonts w:asciiTheme="minorHAnsi" w:eastAsiaTheme="minorEastAsia" w:hAnsiTheme="minorHAnsi" w:cstheme="minorBidi"/>
            <w:lang w:val="en-GB"/>
          </w:rPr>
          <w:t xml:space="preserve"> </w:t>
        </w:r>
        <w:r w:rsidR="003673C5">
          <w:rPr>
            <w:rFonts w:asciiTheme="minorHAnsi" w:eastAsiaTheme="minorEastAsia" w:hAnsiTheme="minorHAnsi" w:cstheme="minorBidi"/>
            <w:lang w:val="en-GB"/>
          </w:rPr>
          <w:t>As part of a platform-wide and consortium-wide effort to assist the activities of WP5 (Pilot Implementation methodology and release of evaluation guidelines (T5.1)), we turned to partners whose use case they support had, from day zero, the richer potential in terms of being able to gain (e.g. in label-efficiency) from the models we developed and described above in the context of this very deliverable.</w:t>
        </w:r>
        <w:del w:id="225" w:author="Author">
          <w:r w:rsidR="00E336F5" w:rsidDel="003673C5">
            <w:rPr>
              <w:rFonts w:asciiTheme="minorHAnsi" w:eastAsiaTheme="minorEastAsia" w:hAnsiTheme="minorHAnsi" w:cstheme="minorBidi"/>
              <w:lang w:val="en-GB"/>
            </w:rPr>
            <w:delText xml:space="preserve">In </w:delText>
          </w:r>
        </w:del>
      </w:ins>
    </w:p>
    <w:p w14:paraId="35B8152E" w14:textId="56C7567F" w:rsidR="003673C5" w:rsidDel="00142352" w:rsidRDefault="00142352" w:rsidP="0353B00F">
      <w:pPr>
        <w:jc w:val="both"/>
        <w:rPr>
          <w:ins w:id="226" w:author="Author"/>
          <w:del w:id="227" w:author="Author"/>
          <w:rFonts w:asciiTheme="minorHAnsi" w:eastAsiaTheme="minorEastAsia" w:hAnsiTheme="minorHAnsi" w:cstheme="minorBidi"/>
          <w:lang w:val="en-GB"/>
        </w:rPr>
      </w:pPr>
      <w:ins w:id="228" w:author="Author">
        <w:r>
          <w:rPr>
            <w:rFonts w:asciiTheme="minorHAnsi" w:eastAsiaTheme="minorEastAsia" w:hAnsiTheme="minorHAnsi" w:cstheme="minorBidi"/>
            <w:lang w:val="en-GB"/>
          </w:rPr>
          <w:t xml:space="preserve"> </w:t>
        </w:r>
      </w:ins>
    </w:p>
    <w:p w14:paraId="1DAB6B7F" w14:textId="77777777" w:rsidR="003673C5" w:rsidDel="00142352" w:rsidRDefault="003673C5" w:rsidP="0353B00F">
      <w:pPr>
        <w:jc w:val="both"/>
        <w:rPr>
          <w:ins w:id="229" w:author="Author"/>
          <w:del w:id="230" w:author="Author"/>
          <w:rFonts w:asciiTheme="minorHAnsi" w:eastAsiaTheme="minorEastAsia" w:hAnsiTheme="minorHAnsi" w:cstheme="minorBidi"/>
          <w:lang w:val="en-GB"/>
        </w:rPr>
      </w:pPr>
    </w:p>
    <w:p w14:paraId="406F1433" w14:textId="6F8290F3" w:rsidR="1CBFFB09" w:rsidDel="003673C5" w:rsidRDefault="1CBFFB09" w:rsidP="0353B00F">
      <w:pPr>
        <w:jc w:val="both"/>
        <w:rPr>
          <w:del w:id="231" w:author="Author"/>
          <w:rFonts w:asciiTheme="minorHAnsi" w:eastAsiaTheme="minorEastAsia" w:hAnsiTheme="minorHAnsi" w:cstheme="minorBidi"/>
          <w:lang w:val="en-GB"/>
        </w:rPr>
      </w:pPr>
    </w:p>
    <w:p w14:paraId="56110C54" w14:textId="77777777" w:rsidR="005D00B0" w:rsidRDefault="3D11951C" w:rsidP="0353B00F">
      <w:pPr>
        <w:jc w:val="both"/>
        <w:rPr>
          <w:ins w:id="232" w:author="Author"/>
          <w:rFonts w:asciiTheme="minorHAnsi" w:eastAsiaTheme="minorEastAsia" w:hAnsiTheme="minorHAnsi" w:cstheme="minorBidi"/>
          <w:lang w:val="en-GB"/>
        </w:rPr>
      </w:pPr>
      <w:del w:id="233" w:author="Author">
        <w:r w:rsidRPr="6FBB2A3E" w:rsidDel="00142352">
          <w:rPr>
            <w:rFonts w:asciiTheme="minorHAnsi" w:eastAsiaTheme="minorEastAsia" w:hAnsiTheme="minorHAnsi" w:cstheme="minorBidi"/>
            <w:lang w:val="en-GB"/>
          </w:rPr>
          <w:delText>W</w:delText>
        </w:r>
        <w:r w:rsidR="0A8C067A" w:rsidRPr="6FBB2A3E" w:rsidDel="00142352">
          <w:rPr>
            <w:rFonts w:asciiTheme="minorHAnsi" w:eastAsiaTheme="minorEastAsia" w:hAnsiTheme="minorHAnsi" w:cstheme="minorBidi"/>
            <w:lang w:val="en-GB"/>
          </w:rPr>
          <w:delText>e</w:delText>
        </w:r>
        <w:r w:rsidR="7125CD4B" w:rsidRPr="6FBB2A3E" w:rsidDel="00142352">
          <w:rPr>
            <w:rFonts w:asciiTheme="minorHAnsi" w:eastAsiaTheme="minorEastAsia" w:hAnsiTheme="minorHAnsi" w:cstheme="minorBidi"/>
            <w:lang w:val="en-GB"/>
          </w:rPr>
          <w:delText xml:space="preserve"> have opted to closely assist the </w:delText>
        </w:r>
        <w:r w:rsidR="648DDAEB" w:rsidRPr="6FBB2A3E" w:rsidDel="00142352">
          <w:rPr>
            <w:rFonts w:asciiTheme="minorHAnsi" w:eastAsiaTheme="minorEastAsia" w:hAnsiTheme="minorHAnsi" w:cstheme="minorBidi"/>
            <w:lang w:val="en-GB"/>
          </w:rPr>
          <w:delText xml:space="preserve">activities of WP5, regarding the </w:delText>
        </w:r>
        <w:r w:rsidR="5554435B" w:rsidRPr="6FBB2A3E" w:rsidDel="00142352">
          <w:rPr>
            <w:rFonts w:asciiTheme="minorHAnsi" w:eastAsiaTheme="minorEastAsia" w:hAnsiTheme="minorHAnsi" w:cstheme="minorBidi"/>
          </w:rPr>
          <w:delText>Pilot Implementation methodology</w:delText>
        </w:r>
        <w:r w:rsidR="648DDAEB" w:rsidRPr="6FBB2A3E" w:rsidDel="00142352">
          <w:rPr>
            <w:rFonts w:asciiTheme="minorHAnsi" w:eastAsiaTheme="minorEastAsia" w:hAnsiTheme="minorHAnsi" w:cstheme="minorBidi"/>
          </w:rPr>
          <w:delText xml:space="preserve"> and </w:delText>
        </w:r>
        <w:r w:rsidR="5554435B" w:rsidRPr="6FBB2A3E" w:rsidDel="00142352">
          <w:rPr>
            <w:rFonts w:asciiTheme="minorHAnsi" w:eastAsiaTheme="minorEastAsia" w:hAnsiTheme="minorHAnsi" w:cstheme="minorBidi"/>
          </w:rPr>
          <w:delText>release of evaluation guidelines</w:delText>
        </w:r>
        <w:r w:rsidR="45D886EF" w:rsidRPr="6FBB2A3E" w:rsidDel="00142352">
          <w:rPr>
            <w:rFonts w:asciiTheme="minorHAnsi" w:eastAsiaTheme="minorEastAsia" w:hAnsiTheme="minorHAnsi" w:cstheme="minorBidi"/>
            <w:lang w:val="en-GB"/>
          </w:rPr>
          <w:delText xml:space="preserve"> (T5.1)</w:delText>
        </w:r>
        <w:r w:rsidR="648DDAEB" w:rsidRPr="6FBB2A3E" w:rsidDel="00142352">
          <w:rPr>
            <w:rFonts w:asciiTheme="minorHAnsi" w:eastAsiaTheme="minorEastAsia" w:hAnsiTheme="minorHAnsi" w:cstheme="minorBidi"/>
            <w:lang w:val="en-GB"/>
          </w:rPr>
          <w:delText xml:space="preserve">, </w:delText>
        </w:r>
        <w:bookmarkStart w:id="234" w:name="_Int_znntsXb9"/>
        <w:r w:rsidR="648DDAEB" w:rsidRPr="6FBB2A3E" w:rsidDel="00142352">
          <w:rPr>
            <w:rFonts w:asciiTheme="minorHAnsi" w:eastAsiaTheme="minorEastAsia" w:hAnsiTheme="minorHAnsi" w:cstheme="minorBidi"/>
            <w:lang w:val="en-GB"/>
          </w:rPr>
          <w:delText>so as to</w:delText>
        </w:r>
        <w:bookmarkEnd w:id="234"/>
        <w:r w:rsidR="648DDAEB" w:rsidRPr="6FBB2A3E" w:rsidDel="00142352">
          <w:rPr>
            <w:rFonts w:asciiTheme="minorHAnsi" w:eastAsiaTheme="minorEastAsia" w:hAnsiTheme="minorHAnsi" w:cstheme="minorBidi"/>
            <w:lang w:val="en-GB"/>
          </w:rPr>
          <w:delText xml:space="preserve"> be able to identify the bes</w:delText>
        </w:r>
        <w:r w:rsidR="7FF05AC3" w:rsidRPr="6FBB2A3E" w:rsidDel="00142352">
          <w:rPr>
            <w:rFonts w:asciiTheme="minorHAnsi" w:eastAsiaTheme="minorEastAsia" w:hAnsiTheme="minorHAnsi" w:cstheme="minorBidi"/>
            <w:lang w:val="en-GB"/>
          </w:rPr>
          <w:delText>t</w:delText>
        </w:r>
        <w:r w:rsidR="633D42B7" w:rsidRPr="6FBB2A3E" w:rsidDel="00142352">
          <w:rPr>
            <w:rFonts w:asciiTheme="minorHAnsi" w:eastAsiaTheme="minorEastAsia" w:hAnsiTheme="minorHAnsi" w:cstheme="minorBidi"/>
            <w:lang w:val="en-GB"/>
          </w:rPr>
          <w:delText xml:space="preserve"> way that the proposed models developed within T3.3, can be used to assist</w:delText>
        </w:r>
        <w:r w:rsidR="6C44396F" w:rsidRPr="6FBB2A3E" w:rsidDel="00142352">
          <w:rPr>
            <w:rFonts w:asciiTheme="minorHAnsi" w:eastAsiaTheme="minorEastAsia" w:hAnsiTheme="minorHAnsi" w:cstheme="minorBidi"/>
            <w:lang w:val="en-GB"/>
          </w:rPr>
          <w:delText xml:space="preserve"> an EO4EU Use Case. </w:delText>
        </w:r>
      </w:del>
      <w:r w:rsidR="6C44396F" w:rsidRPr="6FBB2A3E">
        <w:rPr>
          <w:rFonts w:asciiTheme="minorHAnsi" w:eastAsiaTheme="minorEastAsia" w:hAnsiTheme="minorHAnsi" w:cstheme="minorBidi"/>
          <w:lang w:val="en-GB"/>
        </w:rPr>
        <w:t xml:space="preserve">As a </w:t>
      </w:r>
      <w:r w:rsidR="0AA128E4" w:rsidRPr="6FBB2A3E">
        <w:rPr>
          <w:rFonts w:asciiTheme="minorHAnsi" w:eastAsiaTheme="minorEastAsia" w:hAnsiTheme="minorHAnsi" w:cstheme="minorBidi"/>
          <w:lang w:val="en-GB"/>
        </w:rPr>
        <w:t>result o</w:t>
      </w:r>
      <w:r w:rsidR="515F5C5B" w:rsidRPr="6FBB2A3E">
        <w:rPr>
          <w:rFonts w:asciiTheme="minorHAnsi" w:eastAsiaTheme="minorEastAsia" w:hAnsiTheme="minorHAnsi" w:cstheme="minorBidi"/>
          <w:lang w:val="en-GB"/>
        </w:rPr>
        <w:t>f</w:t>
      </w:r>
      <w:r w:rsidR="6C44396F" w:rsidRPr="6FBB2A3E">
        <w:rPr>
          <w:rFonts w:asciiTheme="minorHAnsi" w:eastAsiaTheme="minorEastAsia" w:hAnsiTheme="minorHAnsi" w:cstheme="minorBidi"/>
          <w:lang w:val="en-GB"/>
        </w:rPr>
        <w:t xml:space="preserve"> this </w:t>
      </w:r>
      <w:ins w:id="235" w:author="Author">
        <w:r w:rsidR="00142352">
          <w:rPr>
            <w:rFonts w:asciiTheme="minorHAnsi" w:eastAsiaTheme="minorEastAsia" w:hAnsiTheme="minorHAnsi" w:cstheme="minorBidi"/>
            <w:lang w:val="en-GB"/>
          </w:rPr>
          <w:t xml:space="preserve">investigative </w:t>
        </w:r>
      </w:ins>
      <w:r w:rsidR="6C44396F" w:rsidRPr="6FBB2A3E">
        <w:rPr>
          <w:rFonts w:asciiTheme="minorHAnsi" w:eastAsiaTheme="minorEastAsia" w:hAnsiTheme="minorHAnsi" w:cstheme="minorBidi"/>
          <w:lang w:val="en-GB"/>
        </w:rPr>
        <w:t>work, we have</w:t>
      </w:r>
      <w:ins w:id="236" w:author="Author">
        <w:r w:rsidR="00142352">
          <w:rPr>
            <w:rFonts w:asciiTheme="minorHAnsi" w:eastAsiaTheme="minorEastAsia" w:hAnsiTheme="minorHAnsi" w:cstheme="minorBidi"/>
            <w:lang w:val="en-GB"/>
          </w:rPr>
          <w:t xml:space="preserve"> first</w:t>
        </w:r>
      </w:ins>
      <w:r w:rsidR="6C44396F" w:rsidRPr="6FBB2A3E">
        <w:rPr>
          <w:rFonts w:asciiTheme="minorHAnsi" w:eastAsiaTheme="minorEastAsia" w:hAnsiTheme="minorHAnsi" w:cstheme="minorBidi"/>
          <w:lang w:val="en-GB"/>
        </w:rPr>
        <w:t xml:space="preserve"> identified </w:t>
      </w:r>
      <w:r w:rsidR="029C1301" w:rsidRPr="6FBB2A3E">
        <w:rPr>
          <w:rFonts w:asciiTheme="minorHAnsi" w:eastAsiaTheme="minorEastAsia" w:hAnsiTheme="minorHAnsi" w:cstheme="minorBidi"/>
          <w:lang w:val="en-GB"/>
        </w:rPr>
        <w:t>UC6 as the most relevant</w:t>
      </w:r>
      <w:del w:id="237" w:author="Author">
        <w:r w:rsidR="029C1301" w:rsidRPr="6FBB2A3E" w:rsidDel="00142352">
          <w:rPr>
            <w:rFonts w:asciiTheme="minorHAnsi" w:eastAsiaTheme="minorEastAsia" w:hAnsiTheme="minorHAnsi" w:cstheme="minorBidi"/>
            <w:lang w:val="en-GB"/>
          </w:rPr>
          <w:delText>,</w:delText>
        </w:r>
      </w:del>
      <w:r w:rsidR="029C1301" w:rsidRPr="6FBB2A3E">
        <w:rPr>
          <w:rFonts w:asciiTheme="minorHAnsi" w:eastAsiaTheme="minorEastAsia" w:hAnsiTheme="minorHAnsi" w:cstheme="minorBidi"/>
          <w:lang w:val="en-GB"/>
        </w:rPr>
        <w:t xml:space="preserve"> ML-dependent </w:t>
      </w:r>
      <w:ins w:id="238" w:author="Author">
        <w:r w:rsidR="00142352">
          <w:rPr>
            <w:rFonts w:asciiTheme="minorHAnsi" w:eastAsiaTheme="minorEastAsia" w:hAnsiTheme="minorHAnsi" w:cstheme="minorBidi"/>
            <w:lang w:val="en-GB"/>
          </w:rPr>
          <w:t>use case</w:t>
        </w:r>
      </w:ins>
      <w:del w:id="239" w:author="Author">
        <w:r w:rsidR="029C1301" w:rsidRPr="6FBB2A3E" w:rsidDel="00142352">
          <w:rPr>
            <w:rFonts w:asciiTheme="minorHAnsi" w:eastAsiaTheme="minorEastAsia" w:hAnsiTheme="minorHAnsi" w:cstheme="minorBidi"/>
            <w:lang w:val="en-GB"/>
          </w:rPr>
          <w:delText>UC of EO4EU</w:delText>
        </w:r>
      </w:del>
      <w:ins w:id="240" w:author="Author">
        <w:r w:rsidR="00142352">
          <w:rPr>
            <w:rFonts w:asciiTheme="minorHAnsi" w:eastAsiaTheme="minorEastAsia" w:hAnsiTheme="minorHAnsi" w:cstheme="minorBidi"/>
            <w:lang w:val="en-GB"/>
          </w:rPr>
          <w:t>, before also identifying the activities of UC5 as target use case to tackle with our developed models</w:t>
        </w:r>
      </w:ins>
      <w:r w:rsidR="029C1301" w:rsidRPr="6FBB2A3E">
        <w:rPr>
          <w:rFonts w:asciiTheme="minorHAnsi" w:eastAsiaTheme="minorEastAsia" w:hAnsiTheme="minorHAnsi" w:cstheme="minorBidi"/>
          <w:lang w:val="en-GB"/>
        </w:rPr>
        <w:t>.</w:t>
      </w:r>
      <w:ins w:id="241" w:author="Author">
        <w:r w:rsidR="00142352">
          <w:rPr>
            <w:rFonts w:asciiTheme="minorHAnsi" w:eastAsiaTheme="minorEastAsia" w:hAnsiTheme="minorHAnsi" w:cstheme="minorBidi"/>
            <w:lang w:val="en-GB"/>
          </w:rPr>
          <w:t xml:space="preserve"> What prompted of choice of first use cases to address is that the partners supporting those use cases had carried out the necessary amount of work to have a baseline solution working by M18. The baselines in question are ML-based and</w:t>
        </w:r>
        <w:r w:rsidR="00A177D0">
          <w:rPr>
            <w:rFonts w:asciiTheme="minorHAnsi" w:eastAsiaTheme="minorEastAsia" w:hAnsiTheme="minorHAnsi" w:cstheme="minorBidi"/>
            <w:lang w:val="en-GB"/>
          </w:rPr>
          <w:t xml:space="preserve"> require a considerable amount of expertise to design and train. By virtue of being </w:t>
        </w:r>
        <w:proofErr w:type="gramStart"/>
        <w:r w:rsidR="00A177D0">
          <w:rPr>
            <w:rFonts w:asciiTheme="minorHAnsi" w:eastAsiaTheme="minorEastAsia" w:hAnsiTheme="minorHAnsi" w:cstheme="minorBidi"/>
            <w:lang w:val="en-GB"/>
          </w:rPr>
          <w:t>in a position</w:t>
        </w:r>
        <w:proofErr w:type="gramEnd"/>
        <w:r w:rsidR="00A177D0">
          <w:rPr>
            <w:rFonts w:asciiTheme="minorHAnsi" w:eastAsiaTheme="minorEastAsia" w:hAnsiTheme="minorHAnsi" w:cstheme="minorBidi"/>
            <w:lang w:val="en-GB"/>
          </w:rPr>
          <w:t xml:space="preserve"> to collaborate with the domain experts supporting those use cases, directing our attention to those use cases in particular as a first foray in assisting the activities of WP5 seemed to be the best course of action at a time where the platform was in its early days and had an overall l</w:t>
        </w:r>
        <w:del w:id="242" w:author="Author">
          <w:r w:rsidR="00A177D0" w:rsidDel="00186C63">
            <w:rPr>
              <w:rFonts w:asciiTheme="minorHAnsi" w:eastAsiaTheme="minorEastAsia" w:hAnsiTheme="minorHAnsi" w:cstheme="minorBidi"/>
              <w:lang w:val="en-GB"/>
            </w:rPr>
            <w:delText>ow</w:delText>
          </w:r>
        </w:del>
        <w:r w:rsidR="00186C63">
          <w:rPr>
            <w:rFonts w:asciiTheme="minorHAnsi" w:eastAsiaTheme="minorEastAsia" w:hAnsiTheme="minorHAnsi" w:cstheme="minorBidi"/>
            <w:lang w:val="en-GB"/>
          </w:rPr>
          <w:t>imited</w:t>
        </w:r>
        <w:r w:rsidR="00A177D0">
          <w:rPr>
            <w:rFonts w:asciiTheme="minorHAnsi" w:eastAsiaTheme="minorEastAsia" w:hAnsiTheme="minorHAnsi" w:cstheme="minorBidi"/>
            <w:lang w:val="en-GB"/>
          </w:rPr>
          <w:t xml:space="preserve"> level of maturity. </w:t>
        </w:r>
        <w:r w:rsidR="00450058">
          <w:rPr>
            <w:rFonts w:asciiTheme="minorHAnsi" w:eastAsiaTheme="minorEastAsia" w:hAnsiTheme="minorHAnsi" w:cstheme="minorBidi"/>
            <w:lang w:val="en-GB"/>
          </w:rPr>
          <w:t>The baselines algorithms either outlined our developed by the partners, in which they distilled their domain expertise, have first been brought to completion in tandem with the involved researchers, scientists, and engineers. Then we deployed them onto the inference server (sus-described in this document as well), making those use-case-addressing baselines available as part of the “ML inference as a service” framework that we have established within the platform.</w:t>
        </w:r>
      </w:ins>
    </w:p>
    <w:p w14:paraId="5B8EFEAE" w14:textId="77777777" w:rsidR="005D00B0" w:rsidRDefault="005D00B0" w:rsidP="0353B00F">
      <w:pPr>
        <w:jc w:val="both"/>
        <w:rPr>
          <w:ins w:id="243" w:author="Author"/>
          <w:rFonts w:asciiTheme="minorHAnsi" w:eastAsiaTheme="minorEastAsia" w:hAnsiTheme="minorHAnsi" w:cstheme="minorBidi"/>
          <w:lang w:val="en-GB"/>
        </w:rPr>
      </w:pPr>
    </w:p>
    <w:p w14:paraId="09D89E10" w14:textId="77777777" w:rsidR="00850141" w:rsidRDefault="00E91BD4" w:rsidP="0353B00F">
      <w:pPr>
        <w:jc w:val="both"/>
        <w:rPr>
          <w:ins w:id="244" w:author="Author"/>
          <w:rFonts w:asciiTheme="minorHAnsi" w:eastAsiaTheme="minorEastAsia" w:hAnsiTheme="minorHAnsi" w:cstheme="minorBidi"/>
          <w:lang w:val="en-GB"/>
        </w:rPr>
      </w:pPr>
      <w:ins w:id="245" w:author="Author">
        <w:del w:id="246" w:author="Author">
          <w:r w:rsidDel="005D00B0">
            <w:rPr>
              <w:rFonts w:asciiTheme="minorHAnsi" w:eastAsiaTheme="minorEastAsia" w:hAnsiTheme="minorHAnsi" w:cstheme="minorBidi"/>
              <w:lang w:val="en-GB"/>
            </w:rPr>
            <w:delText xml:space="preserve"> </w:delText>
          </w:r>
        </w:del>
        <w:r>
          <w:rPr>
            <w:rFonts w:asciiTheme="minorHAnsi" w:eastAsiaTheme="minorEastAsia" w:hAnsiTheme="minorHAnsi" w:cstheme="minorBidi"/>
            <w:lang w:val="en-GB"/>
          </w:rPr>
          <w:t xml:space="preserve">The next natural progression step that we intend to carry out now is to address two desiderata in conjunction: a) providing performant and generic models of self-supervised learning and learned compression, and b) solve the challenging tasks outlined in the context of various use cases </w:t>
        </w:r>
        <w:r w:rsidR="00036D4D">
          <w:rPr>
            <w:rFonts w:asciiTheme="minorHAnsi" w:eastAsiaTheme="minorEastAsia" w:hAnsiTheme="minorHAnsi" w:cstheme="minorBidi"/>
            <w:lang w:val="en-GB"/>
          </w:rPr>
          <w:t>with these models in order to leverage the efficiencies in resources, efforts, and saliency that we have shown they can allow earlier in this deliverable.</w:t>
        </w:r>
        <w:r w:rsidR="00565761">
          <w:rPr>
            <w:rFonts w:asciiTheme="minorHAnsi" w:eastAsiaTheme="minorEastAsia" w:hAnsiTheme="minorHAnsi" w:cstheme="minorBidi"/>
            <w:lang w:val="en-GB"/>
          </w:rPr>
          <w:t xml:space="preserve"> To that end, in line with the efforts invested in UC5 and UC6 up to this point, we</w:t>
        </w:r>
        <w:r w:rsidR="003C0208">
          <w:rPr>
            <w:rFonts w:asciiTheme="minorHAnsi" w:eastAsiaTheme="minorEastAsia" w:hAnsiTheme="minorHAnsi" w:cstheme="minorBidi"/>
            <w:lang w:val="en-GB"/>
          </w:rPr>
          <w:t xml:space="preserve"> will train self-supervised learning models on ERA5 (</w:t>
        </w:r>
        <w:r w:rsidR="003C0208" w:rsidRPr="003C0208">
          <w:rPr>
            <w:rFonts w:asciiTheme="minorHAnsi" w:eastAsiaTheme="minorEastAsia" w:hAnsiTheme="minorHAnsi" w:cstheme="minorBidi"/>
            <w:lang w:val="en-GB"/>
          </w:rPr>
          <w:t>Copernicus ERA5 Land</w:t>
        </w:r>
        <w:r w:rsidR="003C0208">
          <w:rPr>
            <w:rFonts w:asciiTheme="minorHAnsi" w:eastAsiaTheme="minorEastAsia" w:hAnsiTheme="minorHAnsi" w:cstheme="minorBidi"/>
            <w:lang w:val="en-GB"/>
          </w:rPr>
          <w:t xml:space="preserve">), with the </w:t>
        </w:r>
        <w:del w:id="247" w:author="Author">
          <w:r w:rsidR="003C0208" w:rsidDel="005D00B0">
            <w:rPr>
              <w:rFonts w:asciiTheme="minorHAnsi" w:eastAsiaTheme="minorEastAsia" w:hAnsiTheme="minorHAnsi" w:cstheme="minorBidi"/>
              <w:lang w:val="en-GB"/>
            </w:rPr>
            <w:delText>objective</w:delText>
          </w:r>
        </w:del>
        <w:r w:rsidR="005D00B0">
          <w:rPr>
            <w:rFonts w:asciiTheme="minorHAnsi" w:eastAsiaTheme="minorEastAsia" w:hAnsiTheme="minorHAnsi" w:cstheme="minorBidi"/>
            <w:lang w:val="en-GB"/>
          </w:rPr>
          <w:t>goal</w:t>
        </w:r>
        <w:r w:rsidR="003C0208">
          <w:rPr>
            <w:rFonts w:asciiTheme="minorHAnsi" w:eastAsiaTheme="minorEastAsia" w:hAnsiTheme="minorHAnsi" w:cstheme="minorBidi"/>
            <w:lang w:val="en-GB"/>
          </w:rPr>
          <w:t xml:space="preserve"> of leveraging </w:t>
        </w:r>
        <w:r w:rsidR="005D00B0">
          <w:rPr>
            <w:rFonts w:asciiTheme="minorHAnsi" w:eastAsiaTheme="minorEastAsia" w:hAnsiTheme="minorHAnsi" w:cstheme="minorBidi"/>
            <w:lang w:val="en-GB"/>
          </w:rPr>
          <w:t>them</w:t>
        </w:r>
        <w:del w:id="248" w:author="Author">
          <w:r w:rsidR="003C0208" w:rsidDel="005D00B0">
            <w:rPr>
              <w:rFonts w:asciiTheme="minorHAnsi" w:eastAsiaTheme="minorEastAsia" w:hAnsiTheme="minorHAnsi" w:cstheme="minorBidi"/>
              <w:lang w:val="en-GB"/>
            </w:rPr>
            <w:delText>it</w:delText>
          </w:r>
        </w:del>
        <w:r w:rsidR="005D00B0">
          <w:rPr>
            <w:rFonts w:asciiTheme="minorHAnsi" w:eastAsiaTheme="minorEastAsia" w:hAnsiTheme="minorHAnsi" w:cstheme="minorBidi"/>
            <w:lang w:val="en-GB"/>
          </w:rPr>
          <w:t xml:space="preserve"> </w:t>
        </w:r>
        <w:del w:id="249" w:author="Author">
          <w:r w:rsidR="003C0208" w:rsidDel="005D00B0">
            <w:rPr>
              <w:rFonts w:asciiTheme="minorHAnsi" w:eastAsiaTheme="minorEastAsia" w:hAnsiTheme="minorHAnsi" w:cstheme="minorBidi"/>
              <w:lang w:val="en-GB"/>
            </w:rPr>
            <w:delText xml:space="preserve"> with</w:delText>
          </w:r>
        </w:del>
        <w:r w:rsidR="003C0208">
          <w:rPr>
            <w:rFonts w:asciiTheme="minorHAnsi" w:eastAsiaTheme="minorEastAsia" w:hAnsiTheme="minorHAnsi" w:cstheme="minorBidi"/>
            <w:lang w:val="en-GB"/>
          </w:rPr>
          <w:t xml:space="preserve">in a more </w:t>
        </w:r>
        <w:del w:id="250" w:author="Author">
          <w:r w:rsidR="003C0208" w:rsidDel="005D00B0">
            <w:rPr>
              <w:rFonts w:asciiTheme="minorHAnsi" w:eastAsiaTheme="minorEastAsia" w:hAnsiTheme="minorHAnsi" w:cstheme="minorBidi"/>
              <w:lang w:val="en-GB"/>
            </w:rPr>
            <w:delText>label-efficient</w:delText>
          </w:r>
        </w:del>
        <w:r w:rsidR="005D00B0">
          <w:rPr>
            <w:rFonts w:asciiTheme="minorHAnsi" w:eastAsiaTheme="minorEastAsia" w:hAnsiTheme="minorHAnsi" w:cstheme="minorBidi"/>
            <w:lang w:val="en-GB"/>
          </w:rPr>
          <w:t>effective</w:t>
        </w:r>
        <w:r w:rsidR="003C0208">
          <w:rPr>
            <w:rFonts w:asciiTheme="minorHAnsi" w:eastAsiaTheme="minorEastAsia" w:hAnsiTheme="minorHAnsi" w:cstheme="minorBidi"/>
            <w:lang w:val="en-GB"/>
          </w:rPr>
          <w:t xml:space="preserve"> ML-based solution to the tasks tackled within UC6. </w:t>
        </w:r>
        <w:r w:rsidR="005D00B0">
          <w:rPr>
            <w:rFonts w:asciiTheme="minorHAnsi" w:eastAsiaTheme="minorEastAsia" w:hAnsiTheme="minorHAnsi" w:cstheme="minorBidi"/>
            <w:lang w:val="en-GB"/>
          </w:rPr>
          <w:t xml:space="preserve">Not only would such an assembly benefit from the saliency traits and representational capabilities of SSL models, this new iteration of ways to address UC6 would have the benefit to reduce the engineering cost of hand-designing features to extract from the raw input data. Reducing such costs would then naturally be paired with clear gains in simplicity, allowing the more inquiring practitioner to </w:t>
        </w:r>
        <w:del w:id="251" w:author="Author">
          <w:r w:rsidR="005D00B0" w:rsidDel="00C72249">
            <w:rPr>
              <w:rFonts w:asciiTheme="minorHAnsi" w:eastAsiaTheme="minorEastAsia" w:hAnsiTheme="minorHAnsi" w:cstheme="minorBidi"/>
              <w:lang w:val="en-GB"/>
            </w:rPr>
            <w:lastRenderedPageBreak/>
            <w:delText>more easily understand</w:delText>
          </w:r>
        </w:del>
        <w:r w:rsidR="00C72249">
          <w:rPr>
            <w:rFonts w:asciiTheme="minorHAnsi" w:eastAsiaTheme="minorEastAsia" w:hAnsiTheme="minorHAnsi" w:cstheme="minorBidi"/>
            <w:lang w:val="en-GB"/>
          </w:rPr>
          <w:t>understand more easily</w:t>
        </w:r>
        <w:r w:rsidR="005D00B0">
          <w:rPr>
            <w:rFonts w:asciiTheme="minorHAnsi" w:eastAsiaTheme="minorEastAsia" w:hAnsiTheme="minorHAnsi" w:cstheme="minorBidi"/>
            <w:lang w:val="en-GB"/>
          </w:rPr>
          <w:t xml:space="preserve"> what underlies the developed solution, which in turn could allow the said user to use similar techniques in their own custom workflows. </w:t>
        </w:r>
        <w:r w:rsidR="00856632">
          <w:rPr>
            <w:rFonts w:asciiTheme="minorHAnsi" w:eastAsiaTheme="minorEastAsia" w:hAnsiTheme="minorHAnsi" w:cstheme="minorBidi"/>
            <w:lang w:val="en-GB"/>
          </w:rPr>
          <w:t>In this perspective</w:t>
        </w:r>
        <w:del w:id="252" w:author="Author">
          <w:r w:rsidR="005D00B0" w:rsidDel="00856632">
            <w:rPr>
              <w:rFonts w:asciiTheme="minorHAnsi" w:eastAsiaTheme="minorEastAsia" w:hAnsiTheme="minorHAnsi" w:cstheme="minorBidi"/>
              <w:lang w:val="en-GB"/>
            </w:rPr>
            <w:delText>In that sense</w:delText>
          </w:r>
        </w:del>
        <w:r w:rsidR="005D00B0">
          <w:rPr>
            <w:rFonts w:asciiTheme="minorHAnsi" w:eastAsiaTheme="minorEastAsia" w:hAnsiTheme="minorHAnsi" w:cstheme="minorBidi"/>
            <w:lang w:val="en-GB"/>
          </w:rPr>
          <w:t xml:space="preserve">, the value added by such approached to the platform goes </w:t>
        </w:r>
        <w:r w:rsidR="001C5A3C">
          <w:rPr>
            <w:rFonts w:asciiTheme="minorHAnsi" w:eastAsiaTheme="minorEastAsia" w:hAnsiTheme="minorHAnsi" w:cstheme="minorBidi"/>
            <w:lang w:val="en-GB"/>
          </w:rPr>
          <w:t xml:space="preserve">far </w:t>
        </w:r>
        <w:r w:rsidR="005D00B0">
          <w:rPr>
            <w:rFonts w:asciiTheme="minorHAnsi" w:eastAsiaTheme="minorEastAsia" w:hAnsiTheme="minorHAnsi" w:cstheme="minorBidi"/>
            <w:lang w:val="en-GB"/>
          </w:rPr>
          <w:t xml:space="preserve">beyond the sheer label-efficiency they were introduced for.  </w:t>
        </w:r>
        <w:r w:rsidR="00C72249">
          <w:rPr>
            <w:rFonts w:asciiTheme="minorHAnsi" w:eastAsiaTheme="minorEastAsia" w:hAnsiTheme="minorHAnsi" w:cstheme="minorBidi"/>
            <w:lang w:val="en-GB"/>
          </w:rPr>
          <w:t>In a similar fashion, we will also train learn compression models on ERA5, for it to be deployed throughout the platform to leverage its benefits, following the training methodology laid out in an earlier section.</w:t>
        </w:r>
        <w:r w:rsidR="007411AF">
          <w:rPr>
            <w:rFonts w:asciiTheme="minorHAnsi" w:eastAsiaTheme="minorEastAsia" w:hAnsiTheme="minorHAnsi" w:cstheme="minorBidi"/>
            <w:lang w:val="en-GB"/>
          </w:rPr>
          <w:t xml:space="preserve"> We also intend to implement a solution building on our SSL models that successfully addresses UC5. While UC6 consists in asserting the presence or absence of locust swarms for ERA5 inputs, UC6 works directly from Sentinel-2 inputs to build a regressor whose target is </w:t>
        </w:r>
        <w:proofErr w:type="gramStart"/>
        <w:r w:rsidR="007411AF">
          <w:rPr>
            <w:rFonts w:asciiTheme="minorHAnsi" w:eastAsiaTheme="minorEastAsia" w:hAnsiTheme="minorHAnsi" w:cstheme="minorBidi"/>
            <w:lang w:val="en-GB"/>
          </w:rPr>
          <w:t>an</w:t>
        </w:r>
        <w:proofErr w:type="gramEnd"/>
        <w:r w:rsidR="007411AF">
          <w:rPr>
            <w:rFonts w:asciiTheme="minorHAnsi" w:eastAsiaTheme="minorEastAsia" w:hAnsiTheme="minorHAnsi" w:cstheme="minorBidi"/>
            <w:lang w:val="en-GB"/>
          </w:rPr>
          <w:t xml:space="preserve"> widely adopted empirical metric used to characterize the level of erosion of the soil. This metric is called “C-factor”, takes value between 0 and 1, and the ML models developed to address UC5 </w:t>
        </w:r>
        <w:r w:rsidR="00306BFF">
          <w:rPr>
            <w:rFonts w:asciiTheme="minorHAnsi" w:eastAsiaTheme="minorEastAsia" w:hAnsiTheme="minorHAnsi" w:cstheme="minorBidi"/>
            <w:lang w:val="en-GB"/>
          </w:rPr>
          <w:t xml:space="preserve">are </w:t>
        </w:r>
        <w:r w:rsidR="007411AF">
          <w:rPr>
            <w:rFonts w:asciiTheme="minorHAnsi" w:eastAsiaTheme="minorEastAsia" w:hAnsiTheme="minorHAnsi" w:cstheme="minorBidi"/>
            <w:lang w:val="en-GB"/>
          </w:rPr>
          <w:t>ther</w:t>
        </w:r>
        <w:r w:rsidR="00306BFF">
          <w:rPr>
            <w:rFonts w:asciiTheme="minorHAnsi" w:eastAsiaTheme="minorEastAsia" w:hAnsiTheme="minorHAnsi" w:cstheme="minorBidi"/>
            <w:lang w:val="en-GB"/>
          </w:rPr>
          <w:t>efore C-factor predictors.</w:t>
        </w:r>
        <w:r w:rsidR="00E425D8">
          <w:rPr>
            <w:rFonts w:asciiTheme="minorHAnsi" w:eastAsiaTheme="minorEastAsia" w:hAnsiTheme="minorHAnsi" w:cstheme="minorBidi"/>
            <w:lang w:val="en-GB"/>
          </w:rPr>
          <w:t xml:space="preserve"> While we already have, in a deployed state within the platform, models trained on Sentinel-2 inputs, the dataset of C-factor value at our disposal assigns the soil erosion metric value to considerably smaller patches of land than our currently deployed trained models can treat out of the box</w:t>
        </w:r>
        <w:r w:rsidR="007D4E25">
          <w:rPr>
            <w:rFonts w:asciiTheme="minorHAnsi" w:eastAsiaTheme="minorEastAsia" w:hAnsiTheme="minorHAnsi" w:cstheme="minorBidi"/>
            <w:lang w:val="en-GB"/>
          </w:rPr>
          <w:t xml:space="preserve"> (they are more than 10 times smaller in width and height than our models take in). As a result, we will train models (of the type described in this deliverable) to accommodate for this input size differential</w:t>
        </w:r>
        <w:del w:id="253" w:author="Author">
          <w:r w:rsidR="00B26E5D" w:rsidDel="00850141">
            <w:rPr>
              <w:rFonts w:asciiTheme="minorHAnsi" w:eastAsiaTheme="minorEastAsia" w:hAnsiTheme="minorHAnsi" w:cstheme="minorBidi"/>
              <w:lang w:val="en-GB"/>
            </w:rPr>
            <w:delText>,</w:delText>
          </w:r>
        </w:del>
        <w:r w:rsidR="00B26E5D">
          <w:rPr>
            <w:rFonts w:asciiTheme="minorHAnsi" w:eastAsiaTheme="minorEastAsia" w:hAnsiTheme="minorHAnsi" w:cstheme="minorBidi"/>
            <w:lang w:val="en-GB"/>
          </w:rPr>
          <w:t xml:space="preserve"> and investigate to what extent self-supervision can help for tasks that has operate at such a fine-grained geographic locality, such as the one we tackle in the context of UC5.</w:t>
        </w:r>
        <w:r w:rsidR="009A18DD">
          <w:rPr>
            <w:rFonts w:asciiTheme="minorHAnsi" w:eastAsiaTheme="minorEastAsia" w:hAnsiTheme="minorHAnsi" w:cstheme="minorBidi"/>
            <w:lang w:val="en-GB"/>
          </w:rPr>
          <w:t xml:space="preserve"> In that respect, it remains an open research question whether self-supervised models can extract salient representation at this level that bring gains in efficiency and performance for the downstream regression task. This research line is one we will investigate in collaboration with UC5 partners in the context of assisting WP5 activities.</w:t>
        </w:r>
      </w:ins>
    </w:p>
    <w:p w14:paraId="3A1A87FE" w14:textId="77777777" w:rsidR="00850141" w:rsidRDefault="00850141" w:rsidP="0353B00F">
      <w:pPr>
        <w:jc w:val="both"/>
        <w:rPr>
          <w:ins w:id="254" w:author="Author"/>
          <w:rFonts w:asciiTheme="minorHAnsi" w:eastAsiaTheme="minorEastAsia" w:hAnsiTheme="minorHAnsi" w:cstheme="minorBidi"/>
          <w:lang w:val="en-GB"/>
        </w:rPr>
      </w:pPr>
    </w:p>
    <w:p w14:paraId="3EFEFBA3" w14:textId="0113012A" w:rsidR="25AE7455" w:rsidDel="00B803CD" w:rsidRDefault="00850141" w:rsidP="0353B00F">
      <w:pPr>
        <w:jc w:val="both"/>
        <w:rPr>
          <w:del w:id="255" w:author="Author"/>
          <w:rFonts w:asciiTheme="minorHAnsi" w:eastAsiaTheme="minorEastAsia" w:hAnsiTheme="minorHAnsi" w:cstheme="minorBidi"/>
          <w:lang w:val="en-GB"/>
        </w:rPr>
      </w:pPr>
      <w:ins w:id="256" w:author="Author">
        <w:r>
          <w:rPr>
            <w:rFonts w:asciiTheme="minorHAnsi" w:eastAsiaTheme="minorEastAsia" w:hAnsiTheme="minorHAnsi" w:cstheme="minorBidi"/>
            <w:lang w:val="en-GB"/>
          </w:rPr>
          <w:t>The effort to address the various use cases will then extend to the use cases that remain, and for which the needs identified by the partners supporting them involve the usage the ML models.</w:t>
        </w:r>
        <w:r w:rsidR="00541A49">
          <w:rPr>
            <w:rFonts w:asciiTheme="minorHAnsi" w:eastAsiaTheme="minorEastAsia" w:hAnsiTheme="minorHAnsi" w:cstheme="minorBidi"/>
            <w:lang w:val="en-GB"/>
          </w:rPr>
          <w:t xml:space="preserve"> </w:t>
        </w:r>
        <w:del w:id="257" w:author="Author">
          <w:r w:rsidR="00541A49" w:rsidDel="00410233">
            <w:rPr>
              <w:rFonts w:asciiTheme="minorHAnsi" w:eastAsiaTheme="minorEastAsia" w:hAnsiTheme="minorHAnsi" w:cstheme="minorBidi"/>
              <w:lang w:val="en-GB"/>
            </w:rPr>
            <w:delText>All of</w:delText>
          </w:r>
        </w:del>
        <w:r w:rsidR="00410233">
          <w:rPr>
            <w:rFonts w:asciiTheme="minorHAnsi" w:eastAsiaTheme="minorEastAsia" w:hAnsiTheme="minorHAnsi" w:cstheme="minorBidi"/>
            <w:lang w:val="en-GB"/>
          </w:rPr>
          <w:t>All</w:t>
        </w:r>
        <w:r w:rsidR="00541A49">
          <w:rPr>
            <w:rFonts w:asciiTheme="minorHAnsi" w:eastAsiaTheme="minorEastAsia" w:hAnsiTheme="minorHAnsi" w:cstheme="minorBidi"/>
            <w:lang w:val="en-GB"/>
          </w:rPr>
          <w:t xml:space="preserve"> the models that we have developed and will develop </w:t>
        </w:r>
        <w:proofErr w:type="gramStart"/>
        <w:r w:rsidR="00541A49">
          <w:rPr>
            <w:rFonts w:asciiTheme="minorHAnsi" w:eastAsiaTheme="minorEastAsia" w:hAnsiTheme="minorHAnsi" w:cstheme="minorBidi"/>
            <w:lang w:val="en-GB"/>
          </w:rPr>
          <w:t>in the near future</w:t>
        </w:r>
        <w:proofErr w:type="gramEnd"/>
        <w:r w:rsidR="00541A49">
          <w:rPr>
            <w:rFonts w:asciiTheme="minorHAnsi" w:eastAsiaTheme="minorEastAsia" w:hAnsiTheme="minorHAnsi" w:cstheme="minorBidi"/>
            <w:lang w:val="en-GB"/>
          </w:rPr>
          <w:t xml:space="preserve"> have been and are to be deployed on the difference server (also developed and described within the scope of this very deliverable).</w:t>
        </w:r>
        <w:r w:rsidR="00410233">
          <w:rPr>
            <w:rFonts w:asciiTheme="minorHAnsi" w:eastAsiaTheme="minorEastAsia" w:hAnsiTheme="minorHAnsi" w:cstheme="minorBidi"/>
            <w:lang w:val="en-GB"/>
          </w:rPr>
          <w:t xml:space="preserve"> While the models are developed and described to be use by practitioners that have some experience in either EO data and ML, the consistent deployment of the solutions we implement (for this deliverable and for the use cases) on the inference server allows for the less experienced user of the platform to use the developed solutions with greater ease and high-level understanding (albeit shallow) of them.</w:t>
        </w:r>
        <w:r w:rsidR="005D3399">
          <w:rPr>
            <w:rFonts w:asciiTheme="minorHAnsi" w:eastAsiaTheme="minorEastAsia" w:hAnsiTheme="minorHAnsi" w:cstheme="minorBidi"/>
            <w:lang w:val="en-GB"/>
          </w:rPr>
          <w:t xml:space="preserve"> Any user of the platform inquiring how to use our models will be presented with interactive notebooks (</w:t>
        </w:r>
        <w:proofErr w:type="spellStart"/>
        <w:r w:rsidR="005D3399">
          <w:rPr>
            <w:rFonts w:asciiTheme="minorHAnsi" w:eastAsiaTheme="minorEastAsia" w:hAnsiTheme="minorHAnsi" w:cstheme="minorBidi"/>
            <w:lang w:val="en-GB"/>
          </w:rPr>
          <w:t>Jupyter</w:t>
        </w:r>
        <w:proofErr w:type="spellEnd"/>
        <w:r w:rsidR="005D3399">
          <w:rPr>
            <w:rFonts w:asciiTheme="minorHAnsi" w:eastAsiaTheme="minorEastAsia" w:hAnsiTheme="minorHAnsi" w:cstheme="minorBidi"/>
            <w:lang w:val="en-GB"/>
          </w:rPr>
          <w:t xml:space="preserve">, </w:t>
        </w:r>
        <w:proofErr w:type="spellStart"/>
        <w:r w:rsidR="005D3399">
          <w:rPr>
            <w:rFonts w:asciiTheme="minorHAnsi" w:eastAsiaTheme="minorEastAsia" w:hAnsiTheme="minorHAnsi" w:cstheme="minorBidi"/>
            <w:lang w:val="en-GB"/>
          </w:rPr>
          <w:t>iPython</w:t>
        </w:r>
        <w:proofErr w:type="spellEnd"/>
        <w:r w:rsidR="005D3399">
          <w:rPr>
            <w:rFonts w:asciiTheme="minorHAnsi" w:eastAsiaTheme="minorEastAsia" w:hAnsiTheme="minorHAnsi" w:cstheme="minorBidi"/>
            <w:lang w:val="en-GB"/>
          </w:rPr>
          <w:t>) in which we lay out how to use the solutions we designed in various ways, e.g. how to use them as “ML as inference service” workflows, and directed now at expert users, how to train such a model outside the boundaries the platform which does not provide training capabilities.</w:t>
        </w:r>
        <w:del w:id="258" w:author="Author">
          <w:r w:rsidR="00B26E5D" w:rsidDel="00850141">
            <w:rPr>
              <w:rFonts w:asciiTheme="minorHAnsi" w:eastAsiaTheme="minorEastAsia" w:hAnsiTheme="minorHAnsi" w:cstheme="minorBidi"/>
              <w:lang w:val="en-GB"/>
            </w:rPr>
            <w:delText xml:space="preserve"> </w:delText>
          </w:r>
          <w:r w:rsidR="007D4E25" w:rsidDel="00B26E5D">
            <w:rPr>
              <w:rFonts w:asciiTheme="minorHAnsi" w:eastAsiaTheme="minorEastAsia" w:hAnsiTheme="minorHAnsi" w:cstheme="minorBidi"/>
              <w:lang w:val="en-GB"/>
            </w:rPr>
            <w:delText>.</w:delText>
          </w:r>
          <w:r w:rsidR="007D4E25" w:rsidDel="00850141">
            <w:rPr>
              <w:rFonts w:asciiTheme="minorHAnsi" w:eastAsiaTheme="minorEastAsia" w:hAnsiTheme="minorHAnsi" w:cstheme="minorBidi"/>
              <w:lang w:val="en-GB"/>
            </w:rPr>
            <w:delText xml:space="preserve"> </w:delText>
          </w:r>
          <w:r w:rsidR="00E425D8" w:rsidDel="007D4E25">
            <w:rPr>
              <w:rFonts w:asciiTheme="minorHAnsi" w:eastAsiaTheme="minorEastAsia" w:hAnsiTheme="minorHAnsi" w:cstheme="minorBidi"/>
              <w:lang w:val="en-GB"/>
            </w:rPr>
            <w:delText xml:space="preserve">. </w:delText>
          </w:r>
          <w:r w:rsidR="00142352" w:rsidDel="00A177D0">
            <w:rPr>
              <w:rFonts w:asciiTheme="minorHAnsi" w:eastAsiaTheme="minorEastAsia" w:hAnsiTheme="minorHAnsi" w:cstheme="minorBidi"/>
              <w:lang w:val="en-GB"/>
            </w:rPr>
            <w:delText xml:space="preserve"> heavily </w:delText>
          </w:r>
        </w:del>
      </w:ins>
    </w:p>
    <w:p w14:paraId="1A91861A" w14:textId="77777777" w:rsidR="00B803CD" w:rsidRDefault="00B803CD" w:rsidP="0353B00F">
      <w:pPr>
        <w:jc w:val="both"/>
        <w:rPr>
          <w:ins w:id="259" w:author="Author"/>
          <w:rFonts w:asciiTheme="minorHAnsi" w:eastAsiaTheme="minorEastAsia" w:hAnsiTheme="minorHAnsi" w:cstheme="minorBidi"/>
          <w:lang w:val="en-GB"/>
        </w:rPr>
      </w:pPr>
    </w:p>
    <w:p w14:paraId="6F3C7FE0" w14:textId="4EA94BE3" w:rsidR="1CBFFB09" w:rsidRDefault="1CBFFB09" w:rsidP="0353B00F">
      <w:pPr>
        <w:jc w:val="both"/>
        <w:rPr>
          <w:ins w:id="260" w:author="Author"/>
          <w:rFonts w:asciiTheme="minorHAnsi" w:eastAsiaTheme="minorEastAsia" w:hAnsiTheme="minorHAnsi" w:cstheme="minorBidi"/>
          <w:lang w:val="en-GB"/>
        </w:rPr>
      </w:pPr>
    </w:p>
    <w:p w14:paraId="12685ACC" w14:textId="77777777" w:rsidR="00186C63" w:rsidRDefault="00186C63" w:rsidP="0353B00F">
      <w:pPr>
        <w:jc w:val="both"/>
        <w:rPr>
          <w:rFonts w:asciiTheme="minorHAnsi" w:eastAsiaTheme="minorEastAsia" w:hAnsiTheme="minorHAnsi" w:cstheme="minorBidi"/>
          <w:lang w:val="en-GB"/>
        </w:rPr>
      </w:pPr>
    </w:p>
    <w:p w14:paraId="0B343D1F" w14:textId="52D0A55B" w:rsidR="00142352" w:rsidRPr="00306BFF" w:rsidRDefault="00142352" w:rsidP="2B8C5F46">
      <w:pPr>
        <w:jc w:val="both"/>
        <w:rPr>
          <w:ins w:id="261" w:author="Author"/>
          <w:rFonts w:asciiTheme="minorHAnsi" w:eastAsiaTheme="minorEastAsia" w:hAnsiTheme="minorHAnsi" w:cstheme="minorBidi"/>
          <w:i/>
          <w:iCs/>
          <w:lang w:val="en-GB"/>
          <w:rPrChange w:id="262" w:author="Author">
            <w:rPr>
              <w:ins w:id="263" w:author="Author"/>
              <w:rFonts w:asciiTheme="minorHAnsi" w:eastAsiaTheme="minorEastAsia" w:hAnsiTheme="minorHAnsi" w:cstheme="minorBidi"/>
              <w:lang w:val="en-GB"/>
            </w:rPr>
          </w:rPrChange>
        </w:rPr>
      </w:pPr>
      <w:ins w:id="264" w:author="Author">
        <w:r w:rsidRPr="00306BFF">
          <w:rPr>
            <w:rFonts w:asciiTheme="minorHAnsi" w:eastAsiaTheme="minorEastAsia" w:hAnsiTheme="minorHAnsi" w:cstheme="minorBidi"/>
            <w:i/>
            <w:iCs/>
            <w:lang w:val="en-GB"/>
            <w:rPrChange w:id="265" w:author="Author">
              <w:rPr>
                <w:rFonts w:asciiTheme="minorHAnsi" w:eastAsiaTheme="minorEastAsia" w:hAnsiTheme="minorHAnsi" w:cstheme="minorBidi"/>
                <w:lang w:val="en-GB"/>
              </w:rPr>
            </w:rPrChange>
          </w:rPr>
          <w:t>Note on UC6</w:t>
        </w:r>
        <w:r w:rsidR="00A23E6A" w:rsidRPr="00306BFF">
          <w:rPr>
            <w:rFonts w:asciiTheme="minorHAnsi" w:eastAsiaTheme="minorEastAsia" w:hAnsiTheme="minorHAnsi" w:cstheme="minorBidi"/>
            <w:i/>
            <w:iCs/>
            <w:lang w:val="en-GB"/>
            <w:rPrChange w:id="266" w:author="Author">
              <w:rPr>
                <w:rFonts w:asciiTheme="minorHAnsi" w:eastAsiaTheme="minorEastAsia" w:hAnsiTheme="minorHAnsi" w:cstheme="minorBidi"/>
                <w:lang w:val="en-GB"/>
              </w:rPr>
            </w:rPrChange>
          </w:rPr>
          <w:t xml:space="preserve"> (I would remove this </w:t>
        </w:r>
        <w:proofErr w:type="gramStart"/>
        <w:r w:rsidR="00A23E6A" w:rsidRPr="00306BFF">
          <w:rPr>
            <w:rFonts w:asciiTheme="minorHAnsi" w:eastAsiaTheme="minorEastAsia" w:hAnsiTheme="minorHAnsi" w:cstheme="minorBidi"/>
            <w:i/>
            <w:iCs/>
            <w:lang w:val="en-GB"/>
            <w:rPrChange w:id="267" w:author="Author">
              <w:rPr>
                <w:rFonts w:asciiTheme="minorHAnsi" w:eastAsiaTheme="minorEastAsia" w:hAnsiTheme="minorHAnsi" w:cstheme="minorBidi"/>
                <w:lang w:val="en-GB"/>
              </w:rPr>
            </w:rPrChange>
          </w:rPr>
          <w:t>entirely</w:t>
        </w:r>
        <w:r w:rsidR="000D3FDE" w:rsidRPr="00306BFF">
          <w:rPr>
            <w:rFonts w:asciiTheme="minorHAnsi" w:eastAsiaTheme="minorEastAsia" w:hAnsiTheme="minorHAnsi" w:cstheme="minorBidi"/>
            <w:i/>
            <w:iCs/>
            <w:lang w:val="en-GB"/>
            <w:rPrChange w:id="268" w:author="Author">
              <w:rPr>
                <w:rFonts w:asciiTheme="minorHAnsi" w:eastAsiaTheme="minorEastAsia" w:hAnsiTheme="minorHAnsi" w:cstheme="minorBidi"/>
                <w:lang w:val="en-GB"/>
              </w:rPr>
            </w:rPrChange>
          </w:rPr>
          <w:t>, or</w:t>
        </w:r>
        <w:proofErr w:type="gramEnd"/>
        <w:r w:rsidR="000D3FDE" w:rsidRPr="00306BFF">
          <w:rPr>
            <w:rFonts w:asciiTheme="minorHAnsi" w:eastAsiaTheme="minorEastAsia" w:hAnsiTheme="minorHAnsi" w:cstheme="minorBidi"/>
            <w:i/>
            <w:iCs/>
            <w:lang w:val="en-GB"/>
            <w:rPrChange w:id="269" w:author="Author">
              <w:rPr>
                <w:rFonts w:asciiTheme="minorHAnsi" w:eastAsiaTheme="minorEastAsia" w:hAnsiTheme="minorHAnsi" w:cstheme="minorBidi"/>
                <w:lang w:val="en-GB"/>
              </w:rPr>
            </w:rPrChange>
          </w:rPr>
          <w:t xml:space="preserve"> put it in a clearly separated block called “specifics of UC6” or “case study of UC6” or something. </w:t>
        </w:r>
        <w:proofErr w:type="gramStart"/>
        <w:r w:rsidR="000D3FDE" w:rsidRPr="00306BFF">
          <w:rPr>
            <w:rFonts w:asciiTheme="minorHAnsi" w:eastAsiaTheme="minorEastAsia" w:hAnsiTheme="minorHAnsi" w:cstheme="minorBidi"/>
            <w:i/>
            <w:iCs/>
            <w:lang w:val="en-GB"/>
            <w:rPrChange w:id="270" w:author="Author">
              <w:rPr>
                <w:rFonts w:asciiTheme="minorHAnsi" w:eastAsiaTheme="minorEastAsia" w:hAnsiTheme="minorHAnsi" w:cstheme="minorBidi"/>
                <w:lang w:val="en-GB"/>
              </w:rPr>
            </w:rPrChange>
          </w:rPr>
          <w:t>Overall</w:t>
        </w:r>
        <w:proofErr w:type="gramEnd"/>
        <w:r w:rsidR="000D3FDE" w:rsidRPr="00306BFF">
          <w:rPr>
            <w:rFonts w:asciiTheme="minorHAnsi" w:eastAsiaTheme="minorEastAsia" w:hAnsiTheme="minorHAnsi" w:cstheme="minorBidi"/>
            <w:i/>
            <w:iCs/>
            <w:lang w:val="en-GB"/>
            <w:rPrChange w:id="271" w:author="Author">
              <w:rPr>
                <w:rFonts w:asciiTheme="minorHAnsi" w:eastAsiaTheme="minorEastAsia" w:hAnsiTheme="minorHAnsi" w:cstheme="minorBidi"/>
                <w:lang w:val="en-GB"/>
              </w:rPr>
            </w:rPrChange>
          </w:rPr>
          <w:t xml:space="preserve"> I think it hurts the deliverable to have this information here, since this undercuts the current importance of every model we developed</w:t>
        </w:r>
        <w:r w:rsidR="00A23E6A" w:rsidRPr="00306BFF">
          <w:rPr>
            <w:rFonts w:asciiTheme="minorHAnsi" w:eastAsiaTheme="minorEastAsia" w:hAnsiTheme="minorHAnsi" w:cstheme="minorBidi"/>
            <w:i/>
            <w:iCs/>
            <w:lang w:val="en-GB"/>
            <w:rPrChange w:id="272" w:author="Author">
              <w:rPr>
                <w:rFonts w:asciiTheme="minorHAnsi" w:eastAsiaTheme="minorEastAsia" w:hAnsiTheme="minorHAnsi" w:cstheme="minorBidi"/>
                <w:lang w:val="en-GB"/>
              </w:rPr>
            </w:rPrChange>
          </w:rPr>
          <w:t>)</w:t>
        </w:r>
        <w:r w:rsidRPr="00306BFF">
          <w:rPr>
            <w:rFonts w:asciiTheme="minorHAnsi" w:eastAsiaTheme="minorEastAsia" w:hAnsiTheme="minorHAnsi" w:cstheme="minorBidi"/>
            <w:i/>
            <w:iCs/>
            <w:lang w:val="en-GB"/>
            <w:rPrChange w:id="273" w:author="Author">
              <w:rPr>
                <w:rFonts w:asciiTheme="minorHAnsi" w:eastAsiaTheme="minorEastAsia" w:hAnsiTheme="minorHAnsi" w:cstheme="minorBidi"/>
                <w:lang w:val="en-GB"/>
              </w:rPr>
            </w:rPrChange>
          </w:rPr>
          <w:t>:</w:t>
        </w:r>
      </w:ins>
    </w:p>
    <w:p w14:paraId="61991817" w14:textId="77777777" w:rsidR="00142352" w:rsidRPr="00306BFF" w:rsidRDefault="00142352" w:rsidP="2B8C5F46">
      <w:pPr>
        <w:jc w:val="both"/>
        <w:rPr>
          <w:ins w:id="274" w:author="Author"/>
          <w:rFonts w:asciiTheme="minorHAnsi" w:eastAsiaTheme="minorEastAsia" w:hAnsiTheme="minorHAnsi" w:cstheme="minorBidi"/>
          <w:i/>
          <w:iCs/>
          <w:lang w:val="en-GB"/>
          <w:rPrChange w:id="275" w:author="Author">
            <w:rPr>
              <w:ins w:id="276" w:author="Author"/>
              <w:rFonts w:asciiTheme="minorHAnsi" w:eastAsiaTheme="minorEastAsia" w:hAnsiTheme="minorHAnsi" w:cstheme="minorBidi"/>
              <w:lang w:val="en-GB"/>
            </w:rPr>
          </w:rPrChange>
        </w:rPr>
      </w:pPr>
    </w:p>
    <w:p w14:paraId="2DF06B47" w14:textId="6E19748C" w:rsidR="0A3FAB44" w:rsidRPr="00306BFF" w:rsidDel="00A23E6A" w:rsidRDefault="03479865" w:rsidP="2B8C5F46">
      <w:pPr>
        <w:jc w:val="both"/>
        <w:rPr>
          <w:del w:id="277" w:author="Author"/>
          <w:rFonts w:asciiTheme="minorHAnsi" w:eastAsiaTheme="minorEastAsia" w:hAnsiTheme="minorHAnsi" w:cstheme="minorBidi"/>
          <w:i/>
          <w:iCs/>
          <w:lang w:val="en-GB"/>
          <w:rPrChange w:id="278" w:author="Author">
            <w:rPr>
              <w:del w:id="279" w:author="Author"/>
              <w:rFonts w:asciiTheme="minorHAnsi" w:eastAsiaTheme="minorEastAsia" w:hAnsiTheme="minorHAnsi" w:cstheme="minorBidi"/>
              <w:lang w:val="en-GB"/>
            </w:rPr>
          </w:rPrChange>
        </w:rPr>
      </w:pPr>
      <w:r w:rsidRPr="00306BFF">
        <w:rPr>
          <w:rFonts w:asciiTheme="minorHAnsi" w:eastAsiaTheme="minorEastAsia" w:hAnsiTheme="minorHAnsi" w:cstheme="minorBidi"/>
          <w:i/>
          <w:iCs/>
          <w:lang w:val="en-GB"/>
          <w:rPrChange w:id="280" w:author="Author">
            <w:rPr>
              <w:rFonts w:asciiTheme="minorHAnsi" w:eastAsiaTheme="minorEastAsia" w:hAnsiTheme="minorHAnsi" w:cstheme="minorBidi"/>
              <w:lang w:val="en-GB"/>
            </w:rPr>
          </w:rPrChange>
        </w:rPr>
        <w:t xml:space="preserve">UC6, led by SISTEMA and supported by CMCC, </w:t>
      </w:r>
      <w:r w:rsidR="03C5420F" w:rsidRPr="00306BFF">
        <w:rPr>
          <w:rFonts w:asciiTheme="minorHAnsi" w:eastAsiaTheme="minorEastAsia" w:hAnsiTheme="minorHAnsi" w:cstheme="minorBidi"/>
          <w:i/>
          <w:iCs/>
          <w:lang w:val="en-GB"/>
          <w:rPrChange w:id="281" w:author="Author">
            <w:rPr>
              <w:rFonts w:asciiTheme="minorHAnsi" w:eastAsiaTheme="minorEastAsia" w:hAnsiTheme="minorHAnsi" w:cstheme="minorBidi"/>
              <w:lang w:val="en-GB"/>
            </w:rPr>
          </w:rPrChange>
        </w:rPr>
        <w:t>set out to</w:t>
      </w:r>
      <w:r w:rsidRPr="00306BFF">
        <w:rPr>
          <w:rFonts w:asciiTheme="minorHAnsi" w:eastAsiaTheme="minorEastAsia" w:hAnsiTheme="minorHAnsi" w:cstheme="minorBidi"/>
          <w:i/>
          <w:iCs/>
          <w:lang w:val="en-GB"/>
          <w:rPrChange w:id="282" w:author="Author">
            <w:rPr>
              <w:rFonts w:asciiTheme="minorHAnsi" w:eastAsiaTheme="minorEastAsia" w:hAnsiTheme="minorHAnsi" w:cstheme="minorBidi"/>
              <w:lang w:val="en-GB"/>
            </w:rPr>
          </w:rPrChange>
        </w:rPr>
        <w:t xml:space="preserve"> deliver information services for assessing and predicting the impact of locust plagues. Leveraging </w:t>
      </w:r>
      <w:r w:rsidR="7148B417" w:rsidRPr="00306BFF">
        <w:rPr>
          <w:rFonts w:asciiTheme="minorHAnsi" w:eastAsiaTheme="minorEastAsia" w:hAnsiTheme="minorHAnsi" w:cstheme="minorBidi"/>
          <w:i/>
          <w:iCs/>
          <w:lang w:val="en-GB"/>
          <w:rPrChange w:id="283" w:author="Author">
            <w:rPr>
              <w:rFonts w:asciiTheme="minorHAnsi" w:eastAsiaTheme="minorEastAsia" w:hAnsiTheme="minorHAnsi" w:cstheme="minorBidi"/>
              <w:lang w:val="en-GB"/>
            </w:rPr>
          </w:rPrChange>
        </w:rPr>
        <w:t>E</w:t>
      </w:r>
      <w:r w:rsidR="43948232" w:rsidRPr="00306BFF">
        <w:rPr>
          <w:rFonts w:asciiTheme="minorHAnsi" w:eastAsiaTheme="minorEastAsia" w:hAnsiTheme="minorHAnsi" w:cstheme="minorBidi"/>
          <w:i/>
          <w:iCs/>
          <w:lang w:val="en-GB"/>
          <w:rPrChange w:id="284" w:author="Author">
            <w:rPr>
              <w:rFonts w:asciiTheme="minorHAnsi" w:eastAsiaTheme="minorEastAsia" w:hAnsiTheme="minorHAnsi" w:cstheme="minorBidi"/>
              <w:lang w:val="en-GB"/>
            </w:rPr>
          </w:rPrChange>
        </w:rPr>
        <w:t>O</w:t>
      </w:r>
      <w:r w:rsidRPr="00306BFF">
        <w:rPr>
          <w:rFonts w:asciiTheme="minorHAnsi" w:eastAsiaTheme="minorEastAsia" w:hAnsiTheme="minorHAnsi" w:cstheme="minorBidi"/>
          <w:i/>
          <w:iCs/>
          <w:lang w:val="en-GB"/>
          <w:rPrChange w:id="285" w:author="Author">
            <w:rPr>
              <w:rFonts w:asciiTheme="minorHAnsi" w:eastAsiaTheme="minorEastAsia" w:hAnsiTheme="minorHAnsi" w:cstheme="minorBidi"/>
              <w:lang w:val="en-GB"/>
            </w:rPr>
          </w:rPrChange>
        </w:rPr>
        <w:t xml:space="preserve"> and climate data, along with AI and machine learning techniques, SISTEMA has </w:t>
      </w:r>
      <w:r w:rsidR="111B2C94" w:rsidRPr="00306BFF">
        <w:rPr>
          <w:rFonts w:asciiTheme="minorHAnsi" w:eastAsiaTheme="minorEastAsia" w:hAnsiTheme="minorHAnsi" w:cstheme="minorBidi"/>
          <w:i/>
          <w:iCs/>
          <w:lang w:val="en-GB"/>
          <w:rPrChange w:id="286" w:author="Author">
            <w:rPr>
              <w:rFonts w:asciiTheme="minorHAnsi" w:eastAsiaTheme="minorEastAsia" w:hAnsiTheme="minorHAnsi" w:cstheme="minorBidi"/>
              <w:lang w:val="en-GB"/>
            </w:rPr>
          </w:rPrChange>
        </w:rPr>
        <w:t xml:space="preserve">moved a step closer to </w:t>
      </w:r>
      <w:r w:rsidR="04E71D5C" w:rsidRPr="00306BFF">
        <w:rPr>
          <w:rFonts w:asciiTheme="minorHAnsi" w:eastAsiaTheme="minorEastAsia" w:hAnsiTheme="minorHAnsi" w:cstheme="minorBidi"/>
          <w:i/>
          <w:iCs/>
          <w:lang w:val="en-GB"/>
          <w:rPrChange w:id="287" w:author="Author">
            <w:rPr>
              <w:rFonts w:asciiTheme="minorHAnsi" w:eastAsiaTheme="minorEastAsia" w:hAnsiTheme="minorHAnsi" w:cstheme="minorBidi"/>
              <w:lang w:val="en-GB"/>
            </w:rPr>
          </w:rPrChange>
        </w:rPr>
        <w:t>enhanc</w:t>
      </w:r>
      <w:r w:rsidR="126D3075" w:rsidRPr="00306BFF">
        <w:rPr>
          <w:rFonts w:asciiTheme="minorHAnsi" w:eastAsiaTheme="minorEastAsia" w:hAnsiTheme="minorHAnsi" w:cstheme="minorBidi"/>
          <w:i/>
          <w:iCs/>
          <w:lang w:val="en-GB"/>
          <w:rPrChange w:id="288" w:author="Author">
            <w:rPr>
              <w:rFonts w:asciiTheme="minorHAnsi" w:eastAsiaTheme="minorEastAsia" w:hAnsiTheme="minorHAnsi" w:cstheme="minorBidi"/>
              <w:lang w:val="en-GB"/>
            </w:rPr>
          </w:rPrChange>
        </w:rPr>
        <w:t>ing</w:t>
      </w:r>
      <w:r w:rsidRPr="00306BFF">
        <w:rPr>
          <w:rFonts w:asciiTheme="minorHAnsi" w:eastAsiaTheme="minorEastAsia" w:hAnsiTheme="minorHAnsi" w:cstheme="minorBidi"/>
          <w:i/>
          <w:iCs/>
          <w:lang w:val="en-GB"/>
          <w:rPrChange w:id="289" w:author="Author">
            <w:rPr>
              <w:rFonts w:asciiTheme="minorHAnsi" w:eastAsiaTheme="minorEastAsia" w:hAnsiTheme="minorHAnsi" w:cstheme="minorBidi"/>
              <w:lang w:val="en-GB"/>
            </w:rPr>
          </w:rPrChange>
        </w:rPr>
        <w:t xml:space="preserve"> the accuracy and efficacy of monitoring and predictions by integrating these previously separate domains. Through the utilization of AI, SISTEMA has effectively </w:t>
      </w:r>
      <w:r w:rsidR="7D0CB14F" w:rsidRPr="00306BFF">
        <w:rPr>
          <w:rFonts w:asciiTheme="minorHAnsi" w:eastAsiaTheme="minorEastAsia" w:hAnsiTheme="minorHAnsi" w:cstheme="minorBidi"/>
          <w:i/>
          <w:iCs/>
          <w:lang w:val="en-GB"/>
          <w:rPrChange w:id="290" w:author="Author">
            <w:rPr>
              <w:rFonts w:asciiTheme="minorHAnsi" w:eastAsiaTheme="minorEastAsia" w:hAnsiTheme="minorHAnsi" w:cstheme="minorBidi"/>
              <w:lang w:val="en-GB"/>
            </w:rPr>
          </w:rPrChange>
        </w:rPr>
        <w:t xml:space="preserve">provided a way to </w:t>
      </w:r>
      <w:r w:rsidR="04E71D5C" w:rsidRPr="00306BFF">
        <w:rPr>
          <w:rFonts w:asciiTheme="minorHAnsi" w:eastAsiaTheme="minorEastAsia" w:hAnsiTheme="minorHAnsi" w:cstheme="minorBidi"/>
          <w:i/>
          <w:iCs/>
          <w:lang w:val="en-GB"/>
          <w:rPrChange w:id="291" w:author="Author">
            <w:rPr>
              <w:rFonts w:asciiTheme="minorHAnsi" w:eastAsiaTheme="minorEastAsia" w:hAnsiTheme="minorHAnsi" w:cstheme="minorBidi"/>
              <w:lang w:val="en-GB"/>
            </w:rPr>
          </w:rPrChange>
        </w:rPr>
        <w:t>prevent</w:t>
      </w:r>
      <w:r w:rsidRPr="00306BFF">
        <w:rPr>
          <w:rFonts w:asciiTheme="minorHAnsi" w:eastAsiaTheme="minorEastAsia" w:hAnsiTheme="minorHAnsi" w:cstheme="minorBidi"/>
          <w:i/>
          <w:iCs/>
          <w:lang w:val="en-GB"/>
          <w:rPrChange w:id="292" w:author="Author">
            <w:rPr>
              <w:rFonts w:asciiTheme="minorHAnsi" w:eastAsiaTheme="minorEastAsia" w:hAnsiTheme="minorHAnsi" w:cstheme="minorBidi"/>
              <w:lang w:val="en-GB"/>
            </w:rPr>
          </w:rPrChange>
        </w:rPr>
        <w:t xml:space="preserve"> locust outbreaks by identifying "risk" areas for breeding, capitalizing on its ability to process diverse information and discern similarities and trends</w:t>
      </w:r>
      <w:r w:rsidR="04E71D5C" w:rsidRPr="00306BFF">
        <w:rPr>
          <w:rFonts w:asciiTheme="minorHAnsi" w:eastAsiaTheme="minorEastAsia" w:hAnsiTheme="minorHAnsi" w:cstheme="minorBidi"/>
          <w:i/>
          <w:iCs/>
          <w:lang w:val="en-GB"/>
          <w:rPrChange w:id="293" w:author="Author">
            <w:rPr>
              <w:rFonts w:asciiTheme="minorHAnsi" w:eastAsiaTheme="minorEastAsia" w:hAnsiTheme="minorHAnsi" w:cstheme="minorBidi"/>
              <w:lang w:val="en-GB"/>
            </w:rPr>
          </w:rPrChange>
        </w:rPr>
        <w:t>.</w:t>
      </w:r>
      <w:r w:rsidRPr="00306BFF">
        <w:rPr>
          <w:rFonts w:asciiTheme="minorHAnsi" w:eastAsiaTheme="minorEastAsia" w:hAnsiTheme="minorHAnsi" w:cstheme="minorBidi"/>
          <w:i/>
          <w:iCs/>
          <w:lang w:val="en-GB"/>
          <w:rPrChange w:id="294" w:author="Author">
            <w:rPr>
              <w:rFonts w:asciiTheme="minorHAnsi" w:eastAsiaTheme="minorEastAsia" w:hAnsiTheme="minorHAnsi" w:cstheme="minorBidi"/>
              <w:lang w:val="en-GB"/>
            </w:rPr>
          </w:rPrChange>
        </w:rPr>
        <w:t xml:space="preserve"> Overcoming challenges posed by diverse data sources, including </w:t>
      </w:r>
      <w:r w:rsidR="5720689C" w:rsidRPr="00306BFF">
        <w:rPr>
          <w:rFonts w:asciiTheme="minorHAnsi" w:eastAsiaTheme="minorEastAsia" w:hAnsiTheme="minorHAnsi" w:cstheme="minorBidi"/>
          <w:i/>
          <w:iCs/>
          <w:lang w:val="en-GB"/>
          <w:rPrChange w:id="295" w:author="Author">
            <w:rPr>
              <w:rFonts w:asciiTheme="minorHAnsi" w:eastAsiaTheme="minorEastAsia" w:hAnsiTheme="minorHAnsi" w:cstheme="minorBidi"/>
              <w:lang w:val="en-GB"/>
            </w:rPr>
          </w:rPrChange>
        </w:rPr>
        <w:t xml:space="preserve">EO data (precipitation, soil moisture, </w:t>
      </w:r>
      <w:r w:rsidR="73F032E1" w:rsidRPr="00306BFF">
        <w:rPr>
          <w:rFonts w:asciiTheme="minorHAnsi" w:eastAsiaTheme="minorEastAsia" w:hAnsiTheme="minorHAnsi" w:cstheme="minorBidi"/>
          <w:i/>
          <w:iCs/>
          <w:lang w:val="en-GB"/>
          <w:rPrChange w:id="296" w:author="Author">
            <w:rPr>
              <w:rFonts w:asciiTheme="minorHAnsi" w:eastAsiaTheme="minorEastAsia" w:hAnsiTheme="minorHAnsi" w:cstheme="minorBidi"/>
              <w:lang w:val="en-GB"/>
            </w:rPr>
          </w:rPrChange>
        </w:rPr>
        <w:t xml:space="preserve">vegetation tenure, land surface temperature), </w:t>
      </w:r>
      <w:del w:id="297" w:author="Author">
        <w:r w:rsidRPr="00306BFF" w:rsidDel="00C22740">
          <w:rPr>
            <w:rFonts w:asciiTheme="minorHAnsi" w:eastAsiaTheme="minorEastAsia" w:hAnsiTheme="minorHAnsi" w:cstheme="minorBidi"/>
            <w:i/>
            <w:iCs/>
            <w:lang w:val="en-GB"/>
            <w:rPrChange w:id="298" w:author="Author">
              <w:rPr>
                <w:rFonts w:asciiTheme="minorHAnsi" w:eastAsiaTheme="minorEastAsia" w:hAnsiTheme="minorHAnsi" w:cstheme="minorBidi"/>
                <w:lang w:val="en-GB"/>
              </w:rPr>
            </w:rPrChange>
          </w:rPr>
          <w:delText xml:space="preserve"> </w:delText>
        </w:r>
      </w:del>
      <w:bookmarkStart w:id="299" w:name="_Hlk161306079"/>
      <w:r w:rsidR="39EB7AFC" w:rsidRPr="00306BFF">
        <w:rPr>
          <w:rFonts w:asciiTheme="minorHAnsi" w:eastAsiaTheme="minorEastAsia" w:hAnsiTheme="minorHAnsi" w:cstheme="minorBidi"/>
          <w:i/>
          <w:iCs/>
          <w:lang w:val="en-GB"/>
          <w:rPrChange w:id="300" w:author="Author">
            <w:rPr>
              <w:rFonts w:asciiTheme="minorHAnsi" w:eastAsiaTheme="minorEastAsia" w:hAnsiTheme="minorHAnsi" w:cstheme="minorBidi"/>
              <w:lang w:val="en-GB"/>
            </w:rPr>
          </w:rPrChange>
        </w:rPr>
        <w:t xml:space="preserve">Copernicus ERA5 Land </w:t>
      </w:r>
      <w:bookmarkEnd w:id="299"/>
      <w:r w:rsidR="39EB7AFC" w:rsidRPr="00306BFF">
        <w:rPr>
          <w:rFonts w:asciiTheme="minorHAnsi" w:eastAsiaTheme="minorEastAsia" w:hAnsiTheme="minorHAnsi" w:cstheme="minorBidi"/>
          <w:i/>
          <w:iCs/>
          <w:lang w:val="en-GB"/>
          <w:rPrChange w:id="301" w:author="Author">
            <w:rPr>
              <w:rFonts w:asciiTheme="minorHAnsi" w:eastAsiaTheme="minorEastAsia" w:hAnsiTheme="minorHAnsi" w:cstheme="minorBidi"/>
              <w:lang w:val="en-GB"/>
            </w:rPr>
          </w:rPrChange>
        </w:rPr>
        <w:t xml:space="preserve">climate re-analyses </w:t>
      </w:r>
      <w:r w:rsidRPr="00306BFF">
        <w:rPr>
          <w:rFonts w:asciiTheme="minorHAnsi" w:eastAsiaTheme="minorEastAsia" w:hAnsiTheme="minorHAnsi" w:cstheme="minorBidi"/>
          <w:i/>
          <w:iCs/>
          <w:lang w:val="en-GB"/>
          <w:rPrChange w:id="302" w:author="Author">
            <w:rPr>
              <w:rFonts w:asciiTheme="minorHAnsi" w:eastAsiaTheme="minorEastAsia" w:hAnsiTheme="minorHAnsi" w:cstheme="minorBidi"/>
              <w:lang w:val="en-GB"/>
            </w:rPr>
          </w:rPrChange>
        </w:rPr>
        <w:t>data</w:t>
      </w:r>
      <w:del w:id="303" w:author="Author">
        <w:r w:rsidRPr="00306BFF" w:rsidDel="00C22740">
          <w:rPr>
            <w:rFonts w:asciiTheme="minorHAnsi" w:eastAsiaTheme="minorEastAsia" w:hAnsiTheme="minorHAnsi" w:cstheme="minorBidi"/>
            <w:i/>
            <w:iCs/>
            <w:lang w:val="en-GB"/>
            <w:rPrChange w:id="304" w:author="Author">
              <w:rPr>
                <w:rFonts w:asciiTheme="minorHAnsi" w:eastAsiaTheme="minorEastAsia" w:hAnsiTheme="minorHAnsi" w:cstheme="minorBidi"/>
                <w:lang w:val="en-GB"/>
              </w:rPr>
            </w:rPrChange>
          </w:rPr>
          <w:delText xml:space="preserve"> </w:delText>
        </w:r>
      </w:del>
      <w:r w:rsidRPr="00306BFF">
        <w:rPr>
          <w:rFonts w:asciiTheme="minorHAnsi" w:eastAsiaTheme="minorEastAsia" w:hAnsiTheme="minorHAnsi" w:cstheme="minorBidi"/>
          <w:i/>
          <w:iCs/>
          <w:lang w:val="en-GB"/>
          <w:rPrChange w:id="305" w:author="Author">
            <w:rPr>
              <w:rFonts w:asciiTheme="minorHAnsi" w:eastAsiaTheme="minorEastAsia" w:hAnsiTheme="minorHAnsi" w:cstheme="minorBidi"/>
              <w:lang w:val="en-GB"/>
            </w:rPr>
          </w:rPrChange>
        </w:rPr>
        <w:t>, on-ground verification of locust presence, and seasonal forecasts, SISTEMA has adeptly structured these varied data formats (raster/vector) to facilitate machine learning.</w:t>
      </w:r>
      <w:r w:rsidR="286F5608" w:rsidRPr="00306BFF">
        <w:rPr>
          <w:rFonts w:asciiTheme="minorHAnsi" w:eastAsiaTheme="minorEastAsia" w:hAnsiTheme="minorHAnsi" w:cstheme="minorBidi"/>
          <w:i/>
          <w:iCs/>
          <w:lang w:val="en-GB"/>
          <w:rPrChange w:id="306" w:author="Author">
            <w:rPr>
              <w:rFonts w:asciiTheme="minorHAnsi" w:eastAsiaTheme="minorEastAsia" w:hAnsiTheme="minorHAnsi" w:cstheme="minorBidi"/>
              <w:lang w:val="en-GB"/>
            </w:rPr>
          </w:rPrChange>
        </w:rPr>
        <w:t xml:space="preserve"> We assisted with advising the </w:t>
      </w:r>
      <w:r w:rsidR="75E11C11" w:rsidRPr="00306BFF">
        <w:rPr>
          <w:rFonts w:asciiTheme="minorHAnsi" w:eastAsiaTheme="minorEastAsia" w:hAnsiTheme="minorHAnsi" w:cstheme="minorBidi"/>
          <w:i/>
          <w:iCs/>
          <w:lang w:val="en-GB"/>
          <w:rPrChange w:id="307" w:author="Author">
            <w:rPr>
              <w:rFonts w:asciiTheme="minorHAnsi" w:eastAsiaTheme="minorEastAsia" w:hAnsiTheme="minorHAnsi" w:cstheme="minorBidi"/>
              <w:lang w:val="en-GB"/>
            </w:rPr>
          </w:rPrChange>
        </w:rPr>
        <w:t>efforts in terms of AI in the first iteration of UC6 to be reported in M18 by T5.3.</w:t>
      </w:r>
      <w:r w:rsidR="246B33AB" w:rsidRPr="00306BFF">
        <w:rPr>
          <w:rFonts w:asciiTheme="minorHAnsi" w:eastAsiaTheme="minorEastAsia" w:hAnsiTheme="minorHAnsi" w:cstheme="minorBidi"/>
          <w:i/>
          <w:iCs/>
          <w:lang w:val="en-GB"/>
          <w:rPrChange w:id="308" w:author="Author">
            <w:rPr>
              <w:rFonts w:asciiTheme="minorHAnsi" w:eastAsiaTheme="minorEastAsia" w:hAnsiTheme="minorHAnsi" w:cstheme="minorBidi"/>
              <w:lang w:val="en-GB"/>
            </w:rPr>
          </w:rPrChange>
        </w:rPr>
        <w:t xml:space="preserve"> </w:t>
      </w:r>
      <w:r w:rsidR="246B33AB" w:rsidRPr="00306BFF">
        <w:rPr>
          <w:rFonts w:asciiTheme="minorHAnsi" w:eastAsiaTheme="minorEastAsia" w:hAnsiTheme="minorHAnsi" w:cstheme="minorBidi"/>
          <w:i/>
          <w:iCs/>
          <w:lang w:val="en-GB"/>
          <w:rPrChange w:id="309" w:author="Author">
            <w:rPr>
              <w:rFonts w:asciiTheme="minorHAnsi" w:eastAsiaTheme="minorEastAsia" w:hAnsiTheme="minorHAnsi" w:cstheme="minorBidi"/>
              <w:lang w:val="en-GB"/>
            </w:rPr>
          </w:rPrChange>
        </w:rPr>
        <w:lastRenderedPageBreak/>
        <w:t xml:space="preserve">Furthermore, we are planning the intended utilization of our models developed in T3.3 in </w:t>
      </w:r>
      <w:r w:rsidR="0834D50A" w:rsidRPr="00306BFF">
        <w:rPr>
          <w:rFonts w:asciiTheme="minorHAnsi" w:eastAsiaTheme="minorEastAsia" w:hAnsiTheme="minorHAnsi" w:cstheme="minorBidi"/>
          <w:i/>
          <w:iCs/>
          <w:lang w:val="en-GB"/>
          <w:rPrChange w:id="310" w:author="Author">
            <w:rPr>
              <w:rFonts w:asciiTheme="minorHAnsi" w:eastAsiaTheme="minorEastAsia" w:hAnsiTheme="minorHAnsi" w:cstheme="minorBidi"/>
              <w:lang w:val="en-GB"/>
            </w:rPr>
          </w:rPrChange>
        </w:rPr>
        <w:t>this UC, for its second iteration, towards D5.4.</w:t>
      </w:r>
    </w:p>
    <w:p w14:paraId="526C66CE" w14:textId="5ED458E5" w:rsidR="60003B19" w:rsidRPr="00306BFF" w:rsidRDefault="60003B19" w:rsidP="0353B00F">
      <w:pPr>
        <w:jc w:val="both"/>
        <w:rPr>
          <w:rFonts w:asciiTheme="minorHAnsi" w:eastAsiaTheme="minorEastAsia" w:hAnsiTheme="minorHAnsi" w:cstheme="minorBidi"/>
          <w:i/>
          <w:iCs/>
          <w:lang w:val="en-GB"/>
          <w:rPrChange w:id="311" w:author="Author">
            <w:rPr>
              <w:rFonts w:asciiTheme="minorHAnsi" w:eastAsiaTheme="minorEastAsia" w:hAnsiTheme="minorHAnsi" w:cstheme="minorBidi"/>
              <w:lang w:val="en-GB"/>
            </w:rPr>
          </w:rPrChange>
        </w:rPr>
      </w:pPr>
    </w:p>
    <w:p w14:paraId="310ECF27" w14:textId="5E2D7112" w:rsidR="0A3FAB44" w:rsidRPr="00306BFF" w:rsidRDefault="01140B3B" w:rsidP="0353B00F">
      <w:pPr>
        <w:jc w:val="both"/>
        <w:rPr>
          <w:ins w:id="312" w:author="Author"/>
          <w:rFonts w:asciiTheme="minorHAnsi" w:eastAsiaTheme="minorEastAsia" w:hAnsiTheme="minorHAnsi" w:cstheme="minorBidi"/>
          <w:i/>
          <w:iCs/>
          <w:lang w:val="en-GB"/>
          <w:rPrChange w:id="313" w:author="Author">
            <w:rPr>
              <w:ins w:id="314" w:author="Author"/>
              <w:rFonts w:asciiTheme="minorHAnsi" w:eastAsiaTheme="minorEastAsia" w:hAnsiTheme="minorHAnsi" w:cstheme="minorBidi"/>
              <w:lang w:val="en-GB"/>
            </w:rPr>
          </w:rPrChange>
        </w:rPr>
      </w:pPr>
      <w:r w:rsidRPr="00306BFF">
        <w:rPr>
          <w:rFonts w:asciiTheme="minorHAnsi" w:eastAsiaTheme="minorEastAsia" w:hAnsiTheme="minorHAnsi" w:cstheme="minorBidi"/>
          <w:i/>
          <w:iCs/>
          <w:lang w:val="en-GB"/>
          <w:rPrChange w:id="315" w:author="Author">
            <w:rPr>
              <w:rFonts w:asciiTheme="minorHAnsi" w:eastAsiaTheme="minorEastAsia" w:hAnsiTheme="minorHAnsi" w:cstheme="minorBidi"/>
              <w:lang w:val="en-GB"/>
            </w:rPr>
          </w:rPrChange>
        </w:rPr>
        <w:t>In UC6, SISTEMA's AI objective has been to determine locust breeding locations using environmental information</w:t>
      </w:r>
      <w:r w:rsidR="64CF012D" w:rsidRPr="00306BFF">
        <w:rPr>
          <w:rFonts w:asciiTheme="minorHAnsi" w:eastAsiaTheme="minorEastAsia" w:hAnsiTheme="minorHAnsi" w:cstheme="minorBidi"/>
          <w:i/>
          <w:iCs/>
          <w:lang w:val="en-GB"/>
          <w:rPrChange w:id="316" w:author="Author">
            <w:rPr>
              <w:rFonts w:asciiTheme="minorHAnsi" w:eastAsiaTheme="minorEastAsia" w:hAnsiTheme="minorHAnsi" w:cstheme="minorBidi"/>
              <w:lang w:val="en-GB"/>
            </w:rPr>
          </w:rPrChange>
        </w:rPr>
        <w:t>. It was decided to first use data</w:t>
      </w:r>
      <w:r w:rsidRPr="00306BFF">
        <w:rPr>
          <w:rFonts w:asciiTheme="minorHAnsi" w:eastAsiaTheme="minorEastAsia" w:hAnsiTheme="minorHAnsi" w:cstheme="minorBidi"/>
          <w:i/>
          <w:iCs/>
          <w:lang w:val="en-GB"/>
          <w:rPrChange w:id="317" w:author="Author">
            <w:rPr>
              <w:rFonts w:asciiTheme="minorHAnsi" w:eastAsiaTheme="minorEastAsia" w:hAnsiTheme="minorHAnsi" w:cstheme="minorBidi"/>
              <w:lang w:val="en-GB"/>
            </w:rPr>
          </w:rPrChange>
        </w:rPr>
        <w:t xml:space="preserve"> from </w:t>
      </w:r>
      <w:r w:rsidR="5C2F36F0" w:rsidRPr="00306BFF">
        <w:rPr>
          <w:rFonts w:asciiTheme="minorHAnsi" w:eastAsiaTheme="minorEastAsia" w:hAnsiTheme="minorHAnsi" w:cstheme="minorBidi"/>
          <w:i/>
          <w:iCs/>
          <w:lang w:val="en-GB"/>
          <w:rPrChange w:id="318" w:author="Author">
            <w:rPr>
              <w:rFonts w:asciiTheme="minorHAnsi" w:eastAsiaTheme="minorEastAsia" w:hAnsiTheme="minorHAnsi" w:cstheme="minorBidi"/>
              <w:lang w:val="en-GB"/>
            </w:rPr>
          </w:rPrChange>
        </w:rPr>
        <w:t xml:space="preserve">Copernicus </w:t>
      </w:r>
      <w:r w:rsidRPr="00306BFF">
        <w:rPr>
          <w:rFonts w:asciiTheme="minorHAnsi" w:eastAsiaTheme="minorEastAsia" w:hAnsiTheme="minorHAnsi" w:cstheme="minorBidi"/>
          <w:i/>
          <w:iCs/>
          <w:lang w:val="en-GB"/>
          <w:rPrChange w:id="319" w:author="Author">
            <w:rPr>
              <w:rFonts w:asciiTheme="minorHAnsi" w:eastAsiaTheme="minorEastAsia" w:hAnsiTheme="minorHAnsi" w:cstheme="minorBidi"/>
              <w:lang w:val="en-GB"/>
            </w:rPr>
          </w:rPrChange>
        </w:rPr>
        <w:t>ERA5</w:t>
      </w:r>
      <w:r w:rsidR="45D45D62" w:rsidRPr="00306BFF">
        <w:rPr>
          <w:rFonts w:asciiTheme="minorHAnsi" w:eastAsiaTheme="minorEastAsia" w:hAnsiTheme="minorHAnsi" w:cstheme="minorBidi"/>
          <w:i/>
          <w:iCs/>
          <w:lang w:val="en-GB"/>
          <w:rPrChange w:id="320" w:author="Author">
            <w:rPr>
              <w:rFonts w:asciiTheme="minorHAnsi" w:eastAsiaTheme="minorEastAsia" w:hAnsiTheme="minorHAnsi" w:cstheme="minorBidi"/>
              <w:lang w:val="en-GB"/>
            </w:rPr>
          </w:rPrChange>
        </w:rPr>
        <w:t xml:space="preserve"> Land</w:t>
      </w:r>
      <w:r w:rsidRPr="00306BFF">
        <w:rPr>
          <w:rFonts w:asciiTheme="minorHAnsi" w:eastAsiaTheme="minorEastAsia" w:hAnsiTheme="minorHAnsi" w:cstheme="minorBidi"/>
          <w:i/>
          <w:iCs/>
          <w:lang w:val="en-GB"/>
          <w:rPrChange w:id="321" w:author="Author">
            <w:rPr>
              <w:rFonts w:asciiTheme="minorHAnsi" w:eastAsiaTheme="minorEastAsia" w:hAnsiTheme="minorHAnsi" w:cstheme="minorBidi"/>
              <w:lang w:val="en-GB"/>
            </w:rPr>
          </w:rPrChange>
        </w:rPr>
        <w:t>. This encompassed multiple dimensions, involving the amalgamation of various elements to explain locust appearance, as well as the incorporation of a temporal dimension to comprehend their evolution. SISTEMA configured the dataset for the AI model as a temporal series of multi-dimensional raster data, well-suited for the Long-Short Term Memory (LSTM) architecture. This architecture effectively captures temporal trends and meaningful information. As a result of SISTEMA's efforts, the achieved output is a prediction of suitable locust breeding ecosystems. This has been approached as a segmentation problem, wherein image classes represent confidence levels for breeding. The AI model, particularly an LSTM-based architecture, diligently identifies the most appropriate breeding areas based on the training it received.</w:t>
      </w:r>
    </w:p>
    <w:p w14:paraId="025AD643" w14:textId="77777777" w:rsidR="00186C63" w:rsidRDefault="00186C63" w:rsidP="0353B00F">
      <w:pPr>
        <w:jc w:val="both"/>
        <w:rPr>
          <w:ins w:id="322" w:author="Author"/>
          <w:rFonts w:asciiTheme="minorHAnsi" w:eastAsiaTheme="minorEastAsia" w:hAnsiTheme="minorHAnsi" w:cstheme="minorBidi"/>
          <w:lang w:val="en-GB"/>
        </w:rPr>
      </w:pPr>
    </w:p>
    <w:p w14:paraId="6856755F" w14:textId="77777777" w:rsidR="00186C63" w:rsidRDefault="00186C63" w:rsidP="0353B00F">
      <w:pPr>
        <w:jc w:val="both"/>
        <w:rPr>
          <w:ins w:id="323" w:author="Author"/>
          <w:rFonts w:asciiTheme="minorHAnsi" w:eastAsiaTheme="minorEastAsia" w:hAnsiTheme="minorHAnsi" w:cstheme="minorBidi"/>
          <w:lang w:val="en-GB"/>
        </w:rPr>
      </w:pPr>
    </w:p>
    <w:p w14:paraId="4EEEF871" w14:textId="77777777" w:rsidR="00B803CD" w:rsidRDefault="00B803CD" w:rsidP="0353B00F">
      <w:pPr>
        <w:jc w:val="both"/>
        <w:rPr>
          <w:ins w:id="324" w:author="Author"/>
          <w:rFonts w:asciiTheme="minorHAnsi" w:eastAsiaTheme="minorEastAsia" w:hAnsiTheme="minorHAnsi" w:cstheme="minorBidi"/>
          <w:lang w:val="en-GB"/>
        </w:rPr>
      </w:pPr>
    </w:p>
    <w:p w14:paraId="529F7783" w14:textId="77777777" w:rsidR="00B803CD" w:rsidRDefault="00B803CD" w:rsidP="0353B00F">
      <w:pPr>
        <w:jc w:val="both"/>
        <w:rPr>
          <w:rFonts w:asciiTheme="minorHAnsi" w:eastAsiaTheme="minorEastAsia" w:hAnsiTheme="minorHAnsi" w:cstheme="minorBidi"/>
          <w:lang w:val="en-GB"/>
        </w:rPr>
      </w:pPr>
    </w:p>
    <w:p w14:paraId="4A093138" w14:textId="0500FF6B" w:rsidR="00B803CD" w:rsidRPr="00B803CD" w:rsidRDefault="00B803CD" w:rsidP="0353B00F">
      <w:pPr>
        <w:jc w:val="both"/>
        <w:rPr>
          <w:ins w:id="325" w:author="Author"/>
          <w:rFonts w:asciiTheme="minorHAnsi" w:eastAsiaTheme="minorEastAsia" w:hAnsiTheme="minorHAnsi" w:cstheme="minorBidi"/>
          <w:i/>
          <w:iCs/>
          <w:strike/>
          <w:lang w:val="en-GB"/>
          <w:rPrChange w:id="326" w:author="Author">
            <w:rPr>
              <w:ins w:id="327" w:author="Author"/>
              <w:rFonts w:asciiTheme="minorHAnsi" w:eastAsiaTheme="minorEastAsia" w:hAnsiTheme="minorHAnsi" w:cstheme="minorBidi"/>
              <w:lang w:val="en-GB"/>
            </w:rPr>
          </w:rPrChange>
        </w:rPr>
      </w:pPr>
      <w:ins w:id="328" w:author="Author">
        <w:r w:rsidRPr="00B803CD">
          <w:rPr>
            <w:rFonts w:asciiTheme="minorHAnsi" w:eastAsiaTheme="minorEastAsia" w:hAnsiTheme="minorHAnsi" w:cstheme="minorBidi"/>
            <w:i/>
            <w:iCs/>
            <w:strike/>
            <w:lang w:val="en-GB"/>
            <w:rPrChange w:id="329" w:author="Author">
              <w:rPr>
                <w:rFonts w:asciiTheme="minorHAnsi" w:eastAsiaTheme="minorEastAsia" w:hAnsiTheme="minorHAnsi" w:cstheme="minorBidi"/>
                <w:lang w:val="en-GB"/>
              </w:rPr>
            </w:rPrChange>
          </w:rPr>
          <w:t>I would remove this too:</w:t>
        </w:r>
      </w:ins>
    </w:p>
    <w:p w14:paraId="1C32634B" w14:textId="77777777" w:rsidR="00B803CD" w:rsidRPr="00B803CD" w:rsidRDefault="00B803CD" w:rsidP="0353B00F">
      <w:pPr>
        <w:jc w:val="both"/>
        <w:rPr>
          <w:rFonts w:asciiTheme="minorHAnsi" w:eastAsiaTheme="minorEastAsia" w:hAnsiTheme="minorHAnsi" w:cstheme="minorBidi"/>
          <w:i/>
          <w:iCs/>
          <w:strike/>
          <w:lang w:val="en-GB"/>
          <w:rPrChange w:id="330" w:author="Author">
            <w:rPr>
              <w:rFonts w:asciiTheme="minorHAnsi" w:eastAsiaTheme="minorEastAsia" w:hAnsiTheme="minorHAnsi" w:cstheme="minorBidi"/>
              <w:lang w:val="en-GB"/>
            </w:rPr>
          </w:rPrChange>
        </w:rPr>
      </w:pPr>
    </w:p>
    <w:p w14:paraId="0B6BF07C" w14:textId="00A182E6" w:rsidR="0A3FAB44" w:rsidRPr="00B803CD" w:rsidRDefault="36E4B6EA" w:rsidP="2B8C5F46">
      <w:pPr>
        <w:jc w:val="both"/>
        <w:rPr>
          <w:rFonts w:asciiTheme="minorHAnsi" w:eastAsiaTheme="minorEastAsia" w:hAnsiTheme="minorHAnsi" w:cstheme="minorBidi"/>
          <w:i/>
          <w:iCs/>
          <w:strike/>
          <w:lang w:val="en-GB"/>
          <w:rPrChange w:id="331" w:author="Author">
            <w:rPr>
              <w:rFonts w:asciiTheme="minorHAnsi" w:eastAsiaTheme="minorEastAsia" w:hAnsiTheme="minorHAnsi" w:cstheme="minorBidi"/>
              <w:lang w:val="en-GB"/>
            </w:rPr>
          </w:rPrChange>
        </w:rPr>
      </w:pPr>
      <w:r w:rsidRPr="00B803CD">
        <w:rPr>
          <w:rFonts w:asciiTheme="minorHAnsi" w:eastAsiaTheme="minorEastAsia" w:hAnsiTheme="minorHAnsi" w:cstheme="minorBidi"/>
          <w:i/>
          <w:iCs/>
          <w:strike/>
          <w:lang w:val="en-GB"/>
          <w:rPrChange w:id="332" w:author="Author">
            <w:rPr>
              <w:rFonts w:asciiTheme="minorHAnsi" w:eastAsiaTheme="minorEastAsia" w:hAnsiTheme="minorHAnsi" w:cstheme="minorBidi"/>
              <w:lang w:val="en-GB"/>
            </w:rPr>
          </w:rPrChange>
        </w:rPr>
        <w:t>Before</w:t>
      </w:r>
      <w:r w:rsidR="04E71D5C" w:rsidRPr="00B803CD">
        <w:rPr>
          <w:rFonts w:asciiTheme="minorHAnsi" w:eastAsiaTheme="minorEastAsia" w:hAnsiTheme="minorHAnsi" w:cstheme="minorBidi"/>
          <w:i/>
          <w:iCs/>
          <w:strike/>
          <w:lang w:val="en-GB"/>
          <w:rPrChange w:id="333" w:author="Author">
            <w:rPr>
              <w:rFonts w:asciiTheme="minorHAnsi" w:eastAsiaTheme="minorEastAsia" w:hAnsiTheme="minorHAnsi" w:cstheme="minorBidi"/>
              <w:lang w:val="en-GB"/>
            </w:rPr>
          </w:rPrChange>
        </w:rPr>
        <w:t xml:space="preserve"> </w:t>
      </w:r>
      <w:r w:rsidR="3E91C7A1" w:rsidRPr="00B803CD">
        <w:rPr>
          <w:rFonts w:asciiTheme="minorHAnsi" w:eastAsiaTheme="minorEastAsia" w:hAnsiTheme="minorHAnsi" w:cstheme="minorBidi"/>
          <w:i/>
          <w:iCs/>
          <w:strike/>
          <w:lang w:val="en-GB"/>
          <w:rPrChange w:id="334" w:author="Author">
            <w:rPr>
              <w:rFonts w:asciiTheme="minorHAnsi" w:eastAsiaTheme="minorEastAsia" w:hAnsiTheme="minorHAnsi" w:cstheme="minorBidi"/>
              <w:lang w:val="en-GB"/>
            </w:rPr>
          </w:rPrChange>
        </w:rPr>
        <w:t>tackling</w:t>
      </w:r>
      <w:r w:rsidR="04E71D5C" w:rsidRPr="00B803CD">
        <w:rPr>
          <w:rFonts w:asciiTheme="minorHAnsi" w:eastAsiaTheme="minorEastAsia" w:hAnsiTheme="minorHAnsi" w:cstheme="minorBidi"/>
          <w:i/>
          <w:iCs/>
          <w:strike/>
          <w:lang w:val="en-GB"/>
          <w:rPrChange w:id="335" w:author="Author">
            <w:rPr>
              <w:rFonts w:asciiTheme="minorHAnsi" w:eastAsiaTheme="minorEastAsia" w:hAnsiTheme="minorHAnsi" w:cstheme="minorBidi"/>
              <w:lang w:val="en-GB"/>
            </w:rPr>
          </w:rPrChange>
        </w:rPr>
        <w:t xml:space="preserve"> the intricacies of UC6 datasets</w:t>
      </w:r>
      <w:r w:rsidR="248DE4B9" w:rsidRPr="00B803CD">
        <w:rPr>
          <w:rFonts w:asciiTheme="minorHAnsi" w:eastAsiaTheme="minorEastAsia" w:hAnsiTheme="minorHAnsi" w:cstheme="minorBidi"/>
          <w:i/>
          <w:iCs/>
          <w:strike/>
          <w:lang w:val="en-GB"/>
          <w:rPrChange w:id="336" w:author="Author">
            <w:rPr>
              <w:rFonts w:asciiTheme="minorHAnsi" w:eastAsiaTheme="minorEastAsia" w:hAnsiTheme="minorHAnsi" w:cstheme="minorBidi"/>
              <w:lang w:val="en-GB"/>
            </w:rPr>
          </w:rPrChange>
        </w:rPr>
        <w:t xml:space="preserve"> as a prior step towards developing and deploying models apt at addressing the UC, we have dealt with</w:t>
      </w:r>
      <w:r w:rsidR="04E71D5C" w:rsidRPr="00B803CD">
        <w:rPr>
          <w:rFonts w:asciiTheme="minorHAnsi" w:eastAsiaTheme="minorEastAsia" w:hAnsiTheme="minorHAnsi" w:cstheme="minorBidi"/>
          <w:i/>
          <w:iCs/>
          <w:strike/>
          <w:lang w:val="en-GB"/>
          <w:rPrChange w:id="337" w:author="Author">
            <w:rPr>
              <w:rFonts w:asciiTheme="minorHAnsi" w:eastAsiaTheme="minorEastAsia" w:hAnsiTheme="minorHAnsi" w:cstheme="minorBidi"/>
              <w:lang w:val="en-GB"/>
            </w:rPr>
          </w:rPrChange>
        </w:rPr>
        <w:t xml:space="preserve"> </w:t>
      </w:r>
      <w:r w:rsidR="36CB46D9" w:rsidRPr="00B803CD">
        <w:rPr>
          <w:rFonts w:asciiTheme="minorHAnsi" w:eastAsiaTheme="minorEastAsia" w:hAnsiTheme="minorHAnsi" w:cstheme="minorBidi"/>
          <w:i/>
          <w:iCs/>
          <w:strike/>
          <w:lang w:val="en-GB"/>
          <w:rPrChange w:id="338" w:author="Author">
            <w:rPr>
              <w:rFonts w:asciiTheme="minorHAnsi" w:eastAsiaTheme="minorEastAsia" w:hAnsiTheme="minorHAnsi" w:cstheme="minorBidi"/>
              <w:lang w:val="en-GB"/>
            </w:rPr>
          </w:rPrChange>
        </w:rPr>
        <w:t xml:space="preserve">BEN </w:t>
      </w:r>
      <w:r w:rsidR="04E71D5C" w:rsidRPr="00B803CD">
        <w:rPr>
          <w:rFonts w:asciiTheme="minorHAnsi" w:eastAsiaTheme="minorEastAsia" w:hAnsiTheme="minorHAnsi" w:cstheme="minorBidi"/>
          <w:i/>
          <w:iCs/>
          <w:strike/>
          <w:lang w:val="en-GB"/>
          <w:rPrChange w:id="339" w:author="Author">
            <w:rPr>
              <w:rFonts w:asciiTheme="minorHAnsi" w:eastAsiaTheme="minorEastAsia" w:hAnsiTheme="minorHAnsi" w:cstheme="minorBidi"/>
              <w:lang w:val="en-GB"/>
            </w:rPr>
          </w:rPrChange>
        </w:rPr>
        <w:t xml:space="preserve">as a demonstrator dataset. </w:t>
      </w:r>
      <w:r w:rsidR="03479865" w:rsidRPr="00B803CD">
        <w:rPr>
          <w:rFonts w:asciiTheme="minorHAnsi" w:eastAsiaTheme="minorEastAsia" w:hAnsiTheme="minorHAnsi" w:cstheme="minorBidi"/>
          <w:i/>
          <w:iCs/>
          <w:strike/>
          <w:lang w:val="en-GB"/>
          <w:rPrChange w:id="340" w:author="Author">
            <w:rPr>
              <w:rFonts w:asciiTheme="minorHAnsi" w:eastAsiaTheme="minorEastAsia" w:hAnsiTheme="minorHAnsi" w:cstheme="minorBidi"/>
              <w:lang w:val="en-GB"/>
            </w:rPr>
          </w:rPrChange>
        </w:rPr>
        <w:t xml:space="preserve">This </w:t>
      </w:r>
      <w:r w:rsidR="5902DED5" w:rsidRPr="00B803CD">
        <w:rPr>
          <w:rFonts w:asciiTheme="minorHAnsi" w:eastAsiaTheme="minorEastAsia" w:hAnsiTheme="minorHAnsi" w:cstheme="minorBidi"/>
          <w:i/>
          <w:iCs/>
          <w:strike/>
          <w:lang w:val="en-GB"/>
          <w:rPrChange w:id="341" w:author="Author">
            <w:rPr>
              <w:rFonts w:asciiTheme="minorHAnsi" w:eastAsiaTheme="minorEastAsia" w:hAnsiTheme="minorHAnsi" w:cstheme="minorBidi"/>
              <w:lang w:val="en-GB"/>
            </w:rPr>
          </w:rPrChange>
        </w:rPr>
        <w:t>decision</w:t>
      </w:r>
      <w:r w:rsidR="03479865" w:rsidRPr="00B803CD">
        <w:rPr>
          <w:rFonts w:asciiTheme="minorHAnsi" w:eastAsiaTheme="minorEastAsia" w:hAnsiTheme="minorHAnsi" w:cstheme="minorBidi"/>
          <w:i/>
          <w:iCs/>
          <w:strike/>
          <w:lang w:val="en-GB"/>
          <w:rPrChange w:id="342" w:author="Author">
            <w:rPr>
              <w:rFonts w:asciiTheme="minorHAnsi" w:eastAsiaTheme="minorEastAsia" w:hAnsiTheme="minorHAnsi" w:cstheme="minorBidi"/>
              <w:lang w:val="en-GB"/>
            </w:rPr>
          </w:rPrChange>
        </w:rPr>
        <w:t xml:space="preserve"> has proven to be highly beneficial, not only illuminating the robustness of our methods but also yielding crucial insights into effectively addressing the challenges posed by UC6's complex datasets introduced by SISTEMA.</w:t>
      </w:r>
      <w:r w:rsidR="3BB368CE" w:rsidRPr="00B803CD">
        <w:rPr>
          <w:rFonts w:asciiTheme="minorHAnsi" w:eastAsiaTheme="minorEastAsia" w:hAnsiTheme="minorHAnsi" w:cstheme="minorBidi"/>
          <w:i/>
          <w:iCs/>
          <w:strike/>
          <w:lang w:val="en-GB"/>
          <w:rPrChange w:id="343" w:author="Author">
            <w:rPr>
              <w:rFonts w:asciiTheme="minorHAnsi" w:eastAsiaTheme="minorEastAsia" w:hAnsiTheme="minorHAnsi" w:cstheme="minorBidi"/>
              <w:lang w:val="en-GB"/>
            </w:rPr>
          </w:rPrChange>
        </w:rPr>
        <w:t xml:space="preserve"> </w:t>
      </w:r>
      <w:r w:rsidR="03479865" w:rsidRPr="00B803CD">
        <w:rPr>
          <w:rFonts w:asciiTheme="minorHAnsi" w:eastAsiaTheme="minorEastAsia" w:hAnsiTheme="minorHAnsi" w:cstheme="minorBidi"/>
          <w:i/>
          <w:iCs/>
          <w:strike/>
          <w:lang w:val="en-GB"/>
          <w:rPrChange w:id="344" w:author="Author">
            <w:rPr>
              <w:rFonts w:asciiTheme="minorHAnsi" w:eastAsiaTheme="minorEastAsia" w:hAnsiTheme="minorHAnsi" w:cstheme="minorBidi"/>
              <w:lang w:val="en-GB"/>
            </w:rPr>
          </w:rPrChange>
        </w:rPr>
        <w:t xml:space="preserve">Drawing upon our extensive experience </w:t>
      </w:r>
      <w:r w:rsidR="25017D9B" w:rsidRPr="00B803CD">
        <w:rPr>
          <w:rFonts w:asciiTheme="minorHAnsi" w:eastAsiaTheme="minorEastAsia" w:hAnsiTheme="minorHAnsi" w:cstheme="minorBidi"/>
          <w:i/>
          <w:iCs/>
          <w:strike/>
          <w:lang w:val="en-GB"/>
          <w:rPrChange w:id="345" w:author="Author">
            <w:rPr>
              <w:rFonts w:asciiTheme="minorHAnsi" w:eastAsiaTheme="minorEastAsia" w:hAnsiTheme="minorHAnsi" w:cstheme="minorBidi"/>
              <w:lang w:val="en-GB"/>
            </w:rPr>
          </w:rPrChange>
        </w:rPr>
        <w:t>within</w:t>
      </w:r>
      <w:r w:rsidR="64581599" w:rsidRPr="00B803CD">
        <w:rPr>
          <w:rFonts w:asciiTheme="minorHAnsi" w:eastAsiaTheme="minorEastAsia" w:hAnsiTheme="minorHAnsi" w:cstheme="minorBidi"/>
          <w:i/>
          <w:iCs/>
          <w:strike/>
          <w:lang w:val="en-GB"/>
          <w:rPrChange w:id="346" w:author="Author">
            <w:rPr>
              <w:rFonts w:asciiTheme="minorHAnsi" w:eastAsiaTheme="minorEastAsia" w:hAnsiTheme="minorHAnsi" w:cstheme="minorBidi"/>
              <w:lang w:val="en-GB"/>
            </w:rPr>
          </w:rPrChange>
        </w:rPr>
        <w:t xml:space="preserve"> T3.3</w:t>
      </w:r>
      <w:r w:rsidR="03479865" w:rsidRPr="00B803CD">
        <w:rPr>
          <w:rFonts w:asciiTheme="minorHAnsi" w:eastAsiaTheme="minorEastAsia" w:hAnsiTheme="minorHAnsi" w:cstheme="minorBidi"/>
          <w:i/>
          <w:iCs/>
          <w:strike/>
          <w:lang w:val="en-GB"/>
          <w:rPrChange w:id="347" w:author="Author">
            <w:rPr>
              <w:rFonts w:asciiTheme="minorHAnsi" w:eastAsiaTheme="minorEastAsia" w:hAnsiTheme="minorHAnsi" w:cstheme="minorBidi"/>
              <w:lang w:val="en-GB"/>
            </w:rPr>
          </w:rPrChange>
        </w:rPr>
        <w:t>, particularly within the domain of self-supervised learning models, we stand fully prepared to</w:t>
      </w:r>
      <w:r w:rsidR="7AF2368E" w:rsidRPr="00B803CD">
        <w:rPr>
          <w:rFonts w:asciiTheme="minorHAnsi" w:eastAsiaTheme="minorEastAsia" w:hAnsiTheme="minorHAnsi" w:cstheme="minorBidi"/>
          <w:i/>
          <w:iCs/>
          <w:strike/>
          <w:lang w:val="en-GB"/>
          <w:rPrChange w:id="348" w:author="Author">
            <w:rPr>
              <w:rFonts w:asciiTheme="minorHAnsi" w:eastAsiaTheme="minorEastAsia" w:hAnsiTheme="minorHAnsi" w:cstheme="minorBidi"/>
              <w:lang w:val="en-GB"/>
            </w:rPr>
          </w:rPrChange>
        </w:rPr>
        <w:t xml:space="preserve"> put in action and to</w:t>
      </w:r>
      <w:r w:rsidR="03479865" w:rsidRPr="00B803CD">
        <w:rPr>
          <w:rFonts w:asciiTheme="minorHAnsi" w:eastAsiaTheme="minorEastAsia" w:hAnsiTheme="minorHAnsi" w:cstheme="minorBidi"/>
          <w:i/>
          <w:iCs/>
          <w:strike/>
          <w:lang w:val="en-GB"/>
          <w:rPrChange w:id="349" w:author="Author">
            <w:rPr>
              <w:rFonts w:asciiTheme="minorHAnsi" w:eastAsiaTheme="minorEastAsia" w:hAnsiTheme="minorHAnsi" w:cstheme="minorBidi"/>
              <w:lang w:val="en-GB"/>
            </w:rPr>
          </w:rPrChange>
        </w:rPr>
        <w:t xml:space="preserve"> extend our capabilities to the tasks presented within UC6. The adeptness of self-supervised learning models in distilling meaningful insights from expansive and diverse datasets holds the promise of significantly enhancing the accuracy and efficiency needed to surmount UC6's challenges.</w:t>
      </w:r>
      <w:r w:rsidR="7F6ED420" w:rsidRPr="00B803CD">
        <w:rPr>
          <w:rFonts w:asciiTheme="minorHAnsi" w:eastAsiaTheme="minorEastAsia" w:hAnsiTheme="minorHAnsi" w:cstheme="minorBidi"/>
          <w:i/>
          <w:iCs/>
          <w:strike/>
          <w:lang w:val="en-GB"/>
          <w:rPrChange w:id="350" w:author="Author">
            <w:rPr>
              <w:rFonts w:asciiTheme="minorHAnsi" w:eastAsiaTheme="minorEastAsia" w:hAnsiTheme="minorHAnsi" w:cstheme="minorBidi"/>
              <w:lang w:val="en-GB"/>
            </w:rPr>
          </w:rPrChange>
        </w:rPr>
        <w:t xml:space="preserve"> While the problems posed by UC6 might already benefit </w:t>
      </w:r>
      <w:r w:rsidR="54E7E7EF" w:rsidRPr="00B803CD">
        <w:rPr>
          <w:rFonts w:asciiTheme="minorHAnsi" w:eastAsiaTheme="minorEastAsia" w:hAnsiTheme="minorHAnsi" w:cstheme="minorBidi"/>
          <w:i/>
          <w:iCs/>
          <w:strike/>
          <w:lang w:val="en-GB"/>
          <w:rPrChange w:id="351" w:author="Author">
            <w:rPr>
              <w:rFonts w:asciiTheme="minorHAnsi" w:eastAsiaTheme="minorEastAsia" w:hAnsiTheme="minorHAnsi" w:cstheme="minorBidi"/>
              <w:lang w:val="en-GB"/>
            </w:rPr>
          </w:rPrChange>
        </w:rPr>
        <w:t xml:space="preserve">as is from feature extracted from UC6’s datasets by our learned contrastive self-supervised models, </w:t>
      </w:r>
      <w:r w:rsidR="6F9188F1" w:rsidRPr="00B803CD">
        <w:rPr>
          <w:rFonts w:asciiTheme="minorHAnsi" w:eastAsiaTheme="minorEastAsia" w:hAnsiTheme="minorHAnsi" w:cstheme="minorBidi"/>
          <w:i/>
          <w:iCs/>
          <w:strike/>
          <w:lang w:val="en-GB"/>
          <w:rPrChange w:id="352" w:author="Author">
            <w:rPr>
              <w:rFonts w:asciiTheme="minorHAnsi" w:eastAsiaTheme="minorEastAsia" w:hAnsiTheme="minorHAnsi" w:cstheme="minorBidi"/>
              <w:lang w:val="en-GB"/>
            </w:rPr>
          </w:rPrChange>
        </w:rPr>
        <w:t xml:space="preserve">effectively expanding the collection of </w:t>
      </w:r>
      <w:r w:rsidR="5ECB73E6" w:rsidRPr="00B803CD">
        <w:rPr>
          <w:rFonts w:asciiTheme="minorHAnsi" w:eastAsiaTheme="minorEastAsia" w:hAnsiTheme="minorHAnsi" w:cstheme="minorBidi"/>
          <w:i/>
          <w:iCs/>
          <w:strike/>
          <w:lang w:val="en-GB"/>
          <w:rPrChange w:id="353" w:author="Author">
            <w:rPr>
              <w:rFonts w:asciiTheme="minorHAnsi" w:eastAsiaTheme="minorEastAsia" w:hAnsiTheme="minorHAnsi" w:cstheme="minorBidi"/>
              <w:lang w:val="en-GB"/>
            </w:rPr>
          </w:rPrChange>
        </w:rPr>
        <w:t>features</w:t>
      </w:r>
      <w:r w:rsidR="6F9188F1" w:rsidRPr="00B803CD">
        <w:rPr>
          <w:rFonts w:asciiTheme="minorHAnsi" w:eastAsiaTheme="minorEastAsia" w:hAnsiTheme="minorHAnsi" w:cstheme="minorBidi"/>
          <w:i/>
          <w:iCs/>
          <w:strike/>
          <w:lang w:val="en-GB"/>
          <w:rPrChange w:id="354" w:author="Author">
            <w:rPr>
              <w:rFonts w:asciiTheme="minorHAnsi" w:eastAsiaTheme="minorEastAsia" w:hAnsiTheme="minorHAnsi" w:cstheme="minorBidi"/>
              <w:lang w:val="en-GB"/>
            </w:rPr>
          </w:rPrChange>
        </w:rPr>
        <w:t xml:space="preserve"> to learn from, a deeper study will probably reveal </w:t>
      </w:r>
      <w:r w:rsidR="7DBFB530" w:rsidRPr="00B803CD">
        <w:rPr>
          <w:rFonts w:asciiTheme="minorHAnsi" w:eastAsiaTheme="minorEastAsia" w:hAnsiTheme="minorHAnsi" w:cstheme="minorBidi"/>
          <w:i/>
          <w:iCs/>
          <w:strike/>
          <w:lang w:val="en-GB"/>
          <w:rPrChange w:id="355" w:author="Author">
            <w:rPr>
              <w:rFonts w:asciiTheme="minorHAnsi" w:eastAsiaTheme="minorEastAsia" w:hAnsiTheme="minorHAnsi" w:cstheme="minorBidi"/>
              <w:lang w:val="en-GB"/>
            </w:rPr>
          </w:rPrChange>
        </w:rPr>
        <w:t>other ways our models could be instrumental in.</w:t>
      </w:r>
    </w:p>
    <w:p w14:paraId="43AF3405" w14:textId="513BE182" w:rsidR="0047732F" w:rsidRPr="0047732F" w:rsidRDefault="0047732F" w:rsidP="1E2C9F42">
      <w:pPr>
        <w:jc w:val="both"/>
        <w:rPr>
          <w:rFonts w:asciiTheme="minorHAnsi" w:eastAsiaTheme="minorEastAsia" w:hAnsiTheme="minorHAnsi" w:cstheme="minorBidi"/>
          <w:lang w:val="en-GB"/>
        </w:rPr>
      </w:pPr>
      <w:r>
        <w:br/>
      </w:r>
    </w:p>
    <w:p w14:paraId="6818FCCE" w14:textId="368E817F" w:rsidR="373E4BD6" w:rsidRDefault="3BF856E0" w:rsidP="0353B00F">
      <w:pPr>
        <w:pStyle w:val="H1"/>
        <w:jc w:val="both"/>
        <w:rPr>
          <w:lang w:val="en-GB"/>
        </w:rPr>
      </w:pPr>
      <w:bookmarkStart w:id="356" w:name="_Toc1493623725"/>
      <w:bookmarkStart w:id="357" w:name="_Toc468552475"/>
      <w:bookmarkStart w:id="358" w:name="_Toc150941856"/>
      <w:r w:rsidRPr="2B8C5F46">
        <w:rPr>
          <w:lang w:val="en-GB"/>
        </w:rPr>
        <w:t>Impact of</w:t>
      </w:r>
      <w:r w:rsidR="015FAD27" w:rsidRPr="2B8C5F46">
        <w:rPr>
          <w:lang w:val="en-GB"/>
        </w:rPr>
        <w:t xml:space="preserve"> ML Models </w:t>
      </w:r>
      <w:r w:rsidR="68D24142" w:rsidRPr="2B8C5F46">
        <w:rPr>
          <w:lang w:val="en-GB"/>
        </w:rPr>
        <w:t>bey</w:t>
      </w:r>
      <w:r w:rsidR="57EB5BF7" w:rsidRPr="2B8C5F46">
        <w:rPr>
          <w:lang w:val="en-GB"/>
        </w:rPr>
        <w:t xml:space="preserve">ond </w:t>
      </w:r>
      <w:r w:rsidR="015FAD27" w:rsidRPr="2B8C5F46">
        <w:rPr>
          <w:lang w:val="en-GB"/>
        </w:rPr>
        <w:t>EO4EU</w:t>
      </w:r>
      <w:bookmarkEnd w:id="356"/>
      <w:bookmarkEnd w:id="357"/>
      <w:bookmarkEnd w:id="358"/>
      <w:r w:rsidR="50F93514" w:rsidRPr="2B8C5F46">
        <w:rPr>
          <w:lang w:val="en-GB"/>
        </w:rPr>
        <w:t xml:space="preserve"> </w:t>
      </w:r>
    </w:p>
    <w:p w14:paraId="36A8D066" w14:textId="1A6817C3" w:rsidR="1572010E" w:rsidRDefault="1572010E" w:rsidP="0353B00F">
      <w:pPr>
        <w:pStyle w:val="Corpotesto1"/>
        <w:jc w:val="both"/>
        <w:rPr>
          <w:lang w:val="en-GB"/>
        </w:rPr>
      </w:pPr>
    </w:p>
    <w:p w14:paraId="1772C0FA" w14:textId="0FF3F8BD" w:rsidR="00632C9E" w:rsidRDefault="49E29A0C" w:rsidP="2AEBBDC9">
      <w:pPr>
        <w:pStyle w:val="Corpotesto1"/>
        <w:jc w:val="both"/>
        <w:rPr>
          <w:lang w:val="en-GB"/>
        </w:rPr>
      </w:pPr>
      <w:r w:rsidRPr="2AEBBDC9">
        <w:rPr>
          <w:lang w:val="en-GB"/>
        </w:rPr>
        <w:t xml:space="preserve">The Machine Learning module of the EO4EU project, and its models described in this document, constitute one of several relevant project’s modules that aim to facilitate the efficient accessing and processing of EO data by wider audiences. Throughout the project's progression, these models are showcased either by the comparison of their performance against established, well-known benchmarks or by the demonstration of their effectiveness as they assist the work of specific Use Cases within EO4EU. This strategic approach aims at ensuring that the value of these models resonates widely, benefiting users and other stakeholders within the </w:t>
      </w:r>
      <w:r w:rsidR="698A9D3F" w:rsidRPr="1591A0C1">
        <w:rPr>
          <w:lang w:val="en-GB"/>
        </w:rPr>
        <w:t>EO</w:t>
      </w:r>
      <w:r w:rsidRPr="2AEBBDC9">
        <w:rPr>
          <w:lang w:val="en-GB"/>
        </w:rPr>
        <w:t xml:space="preserve"> domain, beyond the timeline of the project.</w:t>
      </w:r>
    </w:p>
    <w:p w14:paraId="3A31D08C" w14:textId="2C5E8378" w:rsidR="00632C9E" w:rsidRDefault="49E29A0C" w:rsidP="2AEBBDC9">
      <w:pPr>
        <w:spacing w:after="300"/>
        <w:jc w:val="both"/>
        <w:rPr>
          <w:lang w:val="en-GB"/>
        </w:rPr>
      </w:pPr>
      <w:r w:rsidRPr="2AEBBDC9">
        <w:rPr>
          <w:lang w:val="en-GB" w:eastAsia="de-DE"/>
        </w:rPr>
        <w:t xml:space="preserve">There are different ways that we envisage that the current work will facilitate the interested user to profit from it. More specifically, users can profit from the already trained models that are exposed in EO4EU’s platform and can also opt to utilise the code </w:t>
      </w:r>
      <w:r w:rsidR="374362D0" w:rsidRPr="6FBB2A3E">
        <w:rPr>
          <w:lang w:val="en-GB" w:eastAsia="de-DE"/>
        </w:rPr>
        <w:t xml:space="preserve">that was </w:t>
      </w:r>
      <w:r w:rsidRPr="2AEBBDC9">
        <w:rPr>
          <w:lang w:val="en-GB" w:eastAsia="de-DE"/>
        </w:rPr>
        <w:t xml:space="preserve">used to train these models, either </w:t>
      </w:r>
      <w:r w:rsidR="38A614CE" w:rsidRPr="6FBB2A3E">
        <w:rPr>
          <w:lang w:val="en-GB" w:eastAsia="de-DE"/>
        </w:rPr>
        <w:t xml:space="preserve">for </w:t>
      </w:r>
      <w:r w:rsidR="5CCFB9BB" w:rsidRPr="6FBB2A3E">
        <w:rPr>
          <w:lang w:val="en-GB" w:eastAsia="de-DE"/>
        </w:rPr>
        <w:t>retrain</w:t>
      </w:r>
      <w:r w:rsidR="5903D917" w:rsidRPr="6FBB2A3E">
        <w:rPr>
          <w:lang w:val="en-GB" w:eastAsia="de-DE"/>
        </w:rPr>
        <w:t>ing</w:t>
      </w:r>
      <w:r w:rsidRPr="2AEBBDC9">
        <w:rPr>
          <w:lang w:val="en-GB" w:eastAsia="de-DE"/>
        </w:rPr>
        <w:t xml:space="preserve"> (or </w:t>
      </w:r>
      <w:r w:rsidR="1AD70FB8" w:rsidRPr="6FBB2A3E">
        <w:rPr>
          <w:lang w:val="en-GB" w:eastAsia="de-DE"/>
        </w:rPr>
        <w:t>for continuing</w:t>
      </w:r>
      <w:r w:rsidRPr="2AEBBDC9">
        <w:rPr>
          <w:lang w:val="en-GB" w:eastAsia="de-DE"/>
        </w:rPr>
        <w:t xml:space="preserve"> the training of) the models with more data or by adapting the models’ parameters according to their requirements. Independently of which of the previous options a user selects, the end goal is for these models to be used in a multitude of practical applications, facilitating </w:t>
      </w:r>
      <w:r w:rsidRPr="2AEBBDC9">
        <w:rPr>
          <w:lang w:val="en-GB" w:eastAsia="de-DE"/>
        </w:rPr>
        <w:lastRenderedPageBreak/>
        <w:t>users to overcome barriers related to EO data. We elaborate below on the ways that the above-mentioned types of usage of the models could be realised.</w:t>
      </w:r>
    </w:p>
    <w:p w14:paraId="41E0C045" w14:textId="3BD16E72" w:rsidR="00632C9E" w:rsidRDefault="49E29A0C" w:rsidP="2AEBBDC9">
      <w:pPr>
        <w:spacing w:after="300"/>
        <w:jc w:val="both"/>
        <w:rPr>
          <w:lang w:val="en-GB"/>
        </w:rPr>
      </w:pPr>
      <w:r w:rsidRPr="2AEBBDC9">
        <w:rPr>
          <w:lang w:val="en-GB" w:eastAsia="de-DE"/>
        </w:rPr>
        <w:t xml:space="preserve">Firstly, we consider the case in which users utilise directly the trained models, to facilitate their specific application. Regarding the SSL models, and the assistance they provide in the label-efficient way that they allow downstream supervised tasks to annotate data, there is </w:t>
      </w:r>
      <w:r w:rsidR="08C50DE3" w:rsidRPr="6FBB2A3E">
        <w:rPr>
          <w:lang w:val="en-GB" w:eastAsia="de-DE"/>
        </w:rPr>
        <w:t>an</w:t>
      </w:r>
      <w:r w:rsidRPr="2AEBBDC9">
        <w:rPr>
          <w:lang w:val="en-GB" w:eastAsia="de-DE"/>
        </w:rPr>
        <w:t xml:space="preserve"> infinitely wide spectrum of applications one could consider. Indicatively, the most prominent domains of application that could be considered are nuanced tasks within environmental monitoring and disaster response, such as in agriculture and precision farming, climate change monitoring, coastal zone management, biodiversity and conservation, water resource management and others. Enabling a startup, a research group, and any other kind of individual or institutional stakeholder to be able to create a first prototype of their application, with a reduced volume of required labelled data for their application, could make a difference in their ability to continue their efforts and to capitalise on their work. For instance, a potential start-up proposing an application on crop quality detection, would be facilitated to reach a first prototype with a reduced volume of labelled data, using the SSL model trained on Sentinel-2 images. Moreover, along the evolution of the maturity of their application, the features provided by the SSL, will remain a valuable resource assisting the further advancement of their modelling approach, be it with or without additional labelled data. This is a type of a straightforward scenario of direct usage of our models.</w:t>
      </w:r>
    </w:p>
    <w:p w14:paraId="7C5B0F0D" w14:textId="4AF39B97" w:rsidR="00632C9E" w:rsidRDefault="49E29A0C" w:rsidP="2AEBBDC9">
      <w:pPr>
        <w:spacing w:after="300"/>
        <w:jc w:val="both"/>
        <w:rPr>
          <w:lang w:val="en-GB"/>
        </w:rPr>
      </w:pPr>
      <w:r w:rsidRPr="2AEBBDC9">
        <w:rPr>
          <w:lang w:val="en-GB" w:eastAsia="de-DE"/>
        </w:rPr>
        <w:t>Secondly, the models could be evolved by the users. One way of doing so is by loading the model and continuing its training using further data that are available or data that concerns exclusively the use case of the user. For instance, the end user might have an application that concerns exclusively a specific type of land (mountainous regions, agricultural lands, coastlines), or a specific geographical region (a country, a continent). In this case, the SSL model could be fed with this specific type of EO data. It is possible for the training to continue, using the stored model. Moreover, the user can access the code of the model, and start the training from scratch, potentially adapting some parameters that they consider relevant. The same holds for the Learned Compression models, that the users have the freedom to train using the specific data modalities that interest them, so that they can profit from storage and bandwidth gains. Using more or fewer bands of satellite images, incorporating other modalities of EO data, or adapting the data augmentation routines (within SSL), are some examples of adjustments that a knowledgeable user could do, to extend or adapt the capabilities of these models, in a way that is more tailored to their needs.</w:t>
      </w:r>
    </w:p>
    <w:p w14:paraId="5DDE2585" w14:textId="1D9A2C74" w:rsidR="00632C9E" w:rsidRDefault="49E29A0C" w:rsidP="2AEBBDC9">
      <w:pPr>
        <w:spacing w:before="300"/>
        <w:jc w:val="both"/>
        <w:rPr>
          <w:lang w:val="en-GB"/>
        </w:rPr>
      </w:pPr>
      <w:r w:rsidRPr="2AEBBDC9">
        <w:rPr>
          <w:lang w:val="en-GB" w:eastAsia="de-DE"/>
        </w:rPr>
        <w:t xml:space="preserve">In sum, the Machine Learning module within EO4EU illuminates how advanced ML techniques can democratise the way </w:t>
      </w:r>
      <w:r w:rsidR="25EEB610" w:rsidRPr="1591A0C1">
        <w:rPr>
          <w:lang w:val="en-GB" w:eastAsia="de-DE"/>
        </w:rPr>
        <w:t>EO</w:t>
      </w:r>
      <w:r w:rsidRPr="2AEBBDC9">
        <w:rPr>
          <w:lang w:val="en-GB" w:eastAsia="de-DE"/>
        </w:rPr>
        <w:t xml:space="preserve"> data is processed, understood, and utilised. EO4EU's ML contributions pave a path indicating a direction that allows the potential users of EO to have an efficient use of these data for their desired application, according to their needs and levels of expertise. Users can kickstart their innovation ideas, leveraging the vast volumes of EO data, either by gaining label-efficiency with the SSL models, or by ensuring storage efficiency with LC, should they have relevant requirements. In addition, the knowledgeable users are given, in an open and transparent way, all the tools needed for the extension and customization of the developed models. Thus, even more degrees of freedom are provided, widening the spectrum of potential applications of the developed ML models of EO4EU.</w:t>
      </w:r>
    </w:p>
    <w:p w14:paraId="42EA0BC9" w14:textId="3FC42041" w:rsidR="00632C9E" w:rsidRDefault="00632C9E" w:rsidP="2AEBBDC9">
      <w:pPr>
        <w:rPr>
          <w:lang w:eastAsia="de-DE"/>
        </w:rPr>
      </w:pPr>
    </w:p>
    <w:p w14:paraId="5409F068" w14:textId="77777777" w:rsidR="00632C9E" w:rsidRDefault="00632C9E" w:rsidP="0353B00F">
      <w:pPr>
        <w:pStyle w:val="Corpotesto1"/>
        <w:jc w:val="both"/>
        <w:rPr>
          <w:lang w:val="en-GB"/>
        </w:rPr>
      </w:pPr>
    </w:p>
    <w:p w14:paraId="45A20B83" w14:textId="219CFF0C" w:rsidR="373E4BD6" w:rsidRDefault="50F93514" w:rsidP="0353B00F">
      <w:pPr>
        <w:pStyle w:val="H1"/>
        <w:jc w:val="both"/>
        <w:rPr>
          <w:lang w:val="en-GB"/>
        </w:rPr>
      </w:pPr>
      <w:bookmarkStart w:id="359" w:name="_Toc582864102"/>
      <w:bookmarkStart w:id="360" w:name="_Toc1530192621"/>
      <w:bookmarkStart w:id="361" w:name="_Toc150941857"/>
      <w:r w:rsidRPr="2B8C5F46">
        <w:rPr>
          <w:lang w:val="en-GB"/>
        </w:rPr>
        <w:t>Conclusion</w:t>
      </w:r>
      <w:bookmarkEnd w:id="359"/>
      <w:bookmarkEnd w:id="360"/>
      <w:bookmarkEnd w:id="361"/>
    </w:p>
    <w:p w14:paraId="65E2DBB0" w14:textId="70803DC9" w:rsidR="6F7670B8" w:rsidRDefault="6F7670B8" w:rsidP="1E8FE5D8">
      <w:pPr>
        <w:jc w:val="both"/>
        <w:rPr>
          <w:lang w:val="en-GB"/>
        </w:rPr>
      </w:pPr>
    </w:p>
    <w:p w14:paraId="1B3171FD" w14:textId="6531D4BF" w:rsidR="6F7670B8" w:rsidRDefault="5AAD9D4E" w:rsidP="14D6A842">
      <w:pPr>
        <w:jc w:val="both"/>
        <w:rPr>
          <w:lang w:val="en-GB"/>
        </w:rPr>
      </w:pPr>
      <w:r w:rsidRPr="14D6A842">
        <w:rPr>
          <w:lang w:val="en-GB"/>
        </w:rPr>
        <w:t>In this Deliverable, we presented and discussed in a great extent the contributions of the Task “T3.3 - ML-based processing”, in terms of</w:t>
      </w:r>
      <w:r w:rsidR="4CAFA0F1" w:rsidRPr="14D6A842">
        <w:rPr>
          <w:lang w:val="en-GB"/>
        </w:rPr>
        <w:t xml:space="preserve"> produced ML models and methods, while </w:t>
      </w:r>
      <w:proofErr w:type="gramStart"/>
      <w:r w:rsidR="4CAFA0F1" w:rsidRPr="14D6A842">
        <w:rPr>
          <w:lang w:val="en-GB"/>
        </w:rPr>
        <w:t>covering also</w:t>
      </w:r>
      <w:proofErr w:type="gramEnd"/>
      <w:r w:rsidR="4CAFA0F1" w:rsidRPr="14D6A842">
        <w:rPr>
          <w:lang w:val="en-GB"/>
        </w:rPr>
        <w:t xml:space="preserve"> the </w:t>
      </w:r>
      <w:r w:rsidR="4CAFA0F1" w:rsidRPr="14D6A842">
        <w:rPr>
          <w:lang w:val="en-GB"/>
        </w:rPr>
        <w:lastRenderedPageBreak/>
        <w:t xml:space="preserve">documentation aspect of this work. Moreover, we described the motivation </w:t>
      </w:r>
      <w:r w:rsidR="7CD257A3" w:rsidRPr="14D6A842">
        <w:rPr>
          <w:lang w:val="en-GB"/>
        </w:rPr>
        <w:t xml:space="preserve">for </w:t>
      </w:r>
      <w:r w:rsidR="4CAFA0F1" w:rsidRPr="14D6A842">
        <w:rPr>
          <w:lang w:val="en-GB"/>
        </w:rPr>
        <w:t>select</w:t>
      </w:r>
      <w:r w:rsidR="311E575F" w:rsidRPr="14D6A842">
        <w:rPr>
          <w:lang w:val="en-GB"/>
        </w:rPr>
        <w:t>ing the type of models</w:t>
      </w:r>
      <w:r w:rsidR="4CAFA0F1" w:rsidRPr="14D6A842">
        <w:rPr>
          <w:lang w:val="en-GB"/>
        </w:rPr>
        <w:t xml:space="preserve"> </w:t>
      </w:r>
      <w:r w:rsidR="609731EE" w:rsidRPr="14D6A842">
        <w:rPr>
          <w:lang w:val="en-GB"/>
        </w:rPr>
        <w:t xml:space="preserve">that we worked </w:t>
      </w:r>
      <w:r w:rsidR="4311A218" w:rsidRPr="14D6A842">
        <w:rPr>
          <w:lang w:val="en-GB"/>
        </w:rPr>
        <w:t>with,</w:t>
      </w:r>
      <w:r w:rsidR="609731EE" w:rsidRPr="14D6A842">
        <w:rPr>
          <w:lang w:val="en-GB"/>
        </w:rPr>
        <w:t xml:space="preserve"> </w:t>
      </w:r>
      <w:r w:rsidR="4CAFA0F1" w:rsidRPr="14D6A842">
        <w:rPr>
          <w:lang w:val="en-GB"/>
        </w:rPr>
        <w:t xml:space="preserve">and we </w:t>
      </w:r>
      <w:r w:rsidR="1EDF6CAD" w:rsidRPr="14D6A842">
        <w:rPr>
          <w:lang w:val="en-GB"/>
        </w:rPr>
        <w:t>verified</w:t>
      </w:r>
      <w:r w:rsidR="4CAFA0F1" w:rsidRPr="14D6A842">
        <w:rPr>
          <w:lang w:val="en-GB"/>
        </w:rPr>
        <w:t xml:space="preserve"> th</w:t>
      </w:r>
      <w:r w:rsidR="06FACCF0" w:rsidRPr="14D6A842">
        <w:rPr>
          <w:lang w:val="en-GB"/>
        </w:rPr>
        <w:t xml:space="preserve">eir efficiency, </w:t>
      </w:r>
      <w:r w:rsidR="06F9C003" w:rsidRPr="14D6A842">
        <w:rPr>
          <w:lang w:val="en-GB"/>
        </w:rPr>
        <w:t>through</w:t>
      </w:r>
      <w:r w:rsidR="06FACCF0" w:rsidRPr="14D6A842">
        <w:rPr>
          <w:lang w:val="en-GB"/>
        </w:rPr>
        <w:t xml:space="preserve"> the</w:t>
      </w:r>
      <w:r w:rsidR="0A5BDF08" w:rsidRPr="14D6A842">
        <w:rPr>
          <w:lang w:val="en-GB"/>
        </w:rPr>
        <w:t>ir</w:t>
      </w:r>
      <w:r w:rsidR="06FACCF0" w:rsidRPr="14D6A842">
        <w:rPr>
          <w:lang w:val="en-GB"/>
        </w:rPr>
        <w:t xml:space="preserve"> evaluation</w:t>
      </w:r>
      <w:r w:rsidR="6C163554" w:rsidRPr="14D6A842">
        <w:rPr>
          <w:lang w:val="en-GB"/>
        </w:rPr>
        <w:t xml:space="preserve"> against public benchmarks.</w:t>
      </w:r>
      <w:r w:rsidR="7F8FBD9E" w:rsidRPr="14D6A842">
        <w:rPr>
          <w:lang w:val="en-GB"/>
        </w:rPr>
        <w:t xml:space="preserve"> Taking a step back from the close-up look of the modelling</w:t>
      </w:r>
      <w:r w:rsidR="46503AEB" w:rsidRPr="14D6A842">
        <w:rPr>
          <w:lang w:val="en-GB"/>
        </w:rPr>
        <w:t xml:space="preserve"> </w:t>
      </w:r>
      <w:r w:rsidR="7F8FBD9E" w:rsidRPr="14D6A842">
        <w:rPr>
          <w:lang w:val="en-GB"/>
        </w:rPr>
        <w:t>work alone</w:t>
      </w:r>
      <w:r w:rsidR="30906012" w:rsidRPr="14D6A842">
        <w:rPr>
          <w:lang w:val="en-GB"/>
        </w:rPr>
        <w:t xml:space="preserve"> (that is discussed in Section 2)</w:t>
      </w:r>
      <w:r w:rsidR="7F8FBD9E" w:rsidRPr="14D6A842">
        <w:rPr>
          <w:lang w:val="en-GB"/>
        </w:rPr>
        <w:t>, we described the way it</w:t>
      </w:r>
      <w:r w:rsidR="2159CFAD" w:rsidRPr="14D6A842">
        <w:rPr>
          <w:lang w:val="en-GB"/>
        </w:rPr>
        <w:t xml:space="preserve"> is integrated in the </w:t>
      </w:r>
      <w:r w:rsidR="6DD32760" w:rsidRPr="14D6A842">
        <w:rPr>
          <w:lang w:val="en-GB"/>
        </w:rPr>
        <w:t>EO4EU platform (Section 3), while in Section 4 we elaborated on our study of the EO4EU Use Cases and our selection of</w:t>
      </w:r>
      <w:r w:rsidR="6A29F6F7" w:rsidRPr="14D6A842">
        <w:rPr>
          <w:lang w:val="en-GB"/>
        </w:rPr>
        <w:t xml:space="preserve"> the most adequate scenario for demonstrating our models within Use Case 6. Lastly, we elaborated in the significance and the potential use of our modelling work, within</w:t>
      </w:r>
      <w:r w:rsidR="4FE2FFF4" w:rsidRPr="14D6A842">
        <w:rPr>
          <w:lang w:val="en-GB"/>
        </w:rPr>
        <w:t xml:space="preserve"> the context of EO4EU and even beyond it, highlighting potential user scenarios.</w:t>
      </w:r>
    </w:p>
    <w:p w14:paraId="32BA8C0C" w14:textId="2F2B9E49" w:rsidR="14D6A842" w:rsidRDefault="14D6A842" w:rsidP="14D6A842">
      <w:pPr>
        <w:jc w:val="both"/>
        <w:rPr>
          <w:lang w:val="en-GB"/>
        </w:rPr>
      </w:pPr>
    </w:p>
    <w:p w14:paraId="02853ECF" w14:textId="2C4A920B" w:rsidR="1E2C9F42" w:rsidRDefault="640A9DAD" w:rsidP="1E2C9F42">
      <w:pPr>
        <w:jc w:val="both"/>
        <w:rPr>
          <w:lang w:val="en-GB"/>
        </w:rPr>
      </w:pPr>
      <w:r w:rsidRPr="2B8C5F46">
        <w:rPr>
          <w:lang w:val="en-GB"/>
        </w:rPr>
        <w:t>In the core of the work of Task “T3.3 - ML-based processing” laid the two main modelling categories that we discussed in Section 2: the Self-Supervised Learning modelling and the models of Learned Compress</w:t>
      </w:r>
      <w:r w:rsidR="3B046620" w:rsidRPr="2B8C5F46">
        <w:rPr>
          <w:lang w:val="en-GB"/>
        </w:rPr>
        <w:t>ion.</w:t>
      </w:r>
      <w:r w:rsidR="4C28C714" w:rsidRPr="2B8C5F46">
        <w:rPr>
          <w:lang w:val="en-GB"/>
        </w:rPr>
        <w:t xml:space="preserve"> </w:t>
      </w:r>
      <w:r w:rsidR="3AC1BDA2" w:rsidRPr="2B8C5F46">
        <w:rPr>
          <w:lang w:val="en-GB"/>
        </w:rPr>
        <w:t>With both model categories, we have chosen to rely on recent, State of the Art methods, to further adjust them on the particularitie</w:t>
      </w:r>
      <w:r w:rsidR="36FDE430" w:rsidRPr="2B8C5F46">
        <w:rPr>
          <w:lang w:val="en-GB"/>
        </w:rPr>
        <w:t>s of the EO data, and to present the performance advancements they offer against relevant baselines. In this Deliverable, we presented these perfo</w:t>
      </w:r>
      <w:r w:rsidR="16D5FD30" w:rsidRPr="2B8C5F46">
        <w:rPr>
          <w:lang w:val="en-GB"/>
        </w:rPr>
        <w:t>rmance</w:t>
      </w:r>
      <w:r w:rsidR="36FDE430" w:rsidRPr="2B8C5F46">
        <w:rPr>
          <w:lang w:val="en-GB"/>
        </w:rPr>
        <w:t xml:space="preserve"> evaluation</w:t>
      </w:r>
      <w:r w:rsidR="35109123" w:rsidRPr="2B8C5F46">
        <w:rPr>
          <w:lang w:val="en-GB"/>
        </w:rPr>
        <w:t>s.</w:t>
      </w:r>
    </w:p>
    <w:p w14:paraId="144F1913" w14:textId="125A423E" w:rsidR="35E255E0" w:rsidRDefault="35E255E0" w:rsidP="14D6A842">
      <w:pPr>
        <w:jc w:val="both"/>
        <w:rPr>
          <w:lang w:val="en-GB"/>
        </w:rPr>
      </w:pPr>
      <w:r w:rsidRPr="14D6A842">
        <w:rPr>
          <w:lang w:val="en-GB"/>
        </w:rPr>
        <w:t>In terms of the Self-Supervised Learning modelling for label efficiency, we relied in a common way of evaluating their efficiency, as it is custom to the literature of the field.</w:t>
      </w:r>
      <w:r w:rsidR="04C213B7" w:rsidRPr="14D6A842">
        <w:rPr>
          <w:lang w:val="en-GB"/>
        </w:rPr>
        <w:t xml:space="preserve"> The Self-Supervised models are trained with the use of a contrastive loss, and practically learn a transformation of the input data in a feature space</w:t>
      </w:r>
      <w:r w:rsidR="08EF7642" w:rsidRPr="14D6A842">
        <w:rPr>
          <w:lang w:val="en-GB"/>
        </w:rPr>
        <w:t xml:space="preserve"> that can be helpful for subsequent downstream tasks. For this reason, the SSL models’ efficiency is measured by the impact they have in such downstream tasks.</w:t>
      </w:r>
      <w:r w:rsidR="14373D02" w:rsidRPr="14D6A842">
        <w:rPr>
          <w:lang w:val="en-GB"/>
        </w:rPr>
        <w:t xml:space="preserve"> Within EO4EO, o</w:t>
      </w:r>
      <w:r w:rsidR="18649F8D" w:rsidRPr="14D6A842">
        <w:rPr>
          <w:lang w:val="en-GB"/>
        </w:rPr>
        <w:t xml:space="preserve">ne main </w:t>
      </w:r>
      <w:r w:rsidR="14373D02" w:rsidRPr="14D6A842">
        <w:rPr>
          <w:lang w:val="en-GB"/>
        </w:rPr>
        <w:t xml:space="preserve">goal has been to provide the ML tools that can facilitate the </w:t>
      </w:r>
      <w:r w:rsidR="063940A5" w:rsidRPr="14D6A842">
        <w:rPr>
          <w:lang w:val="en-GB"/>
        </w:rPr>
        <w:t xml:space="preserve">potential </w:t>
      </w:r>
      <w:r w:rsidR="14373D02" w:rsidRPr="14D6A842">
        <w:rPr>
          <w:lang w:val="en-GB"/>
        </w:rPr>
        <w:t xml:space="preserve">creators of such supervised tasks (as described in Section 5), to </w:t>
      </w:r>
      <w:r w:rsidR="26F25DA2" w:rsidRPr="14D6A842">
        <w:rPr>
          <w:lang w:val="en-GB"/>
        </w:rPr>
        <w:t>implement th</w:t>
      </w:r>
      <w:r w:rsidR="1B85E0B3" w:rsidRPr="14D6A842">
        <w:rPr>
          <w:lang w:val="en-GB"/>
        </w:rPr>
        <w:t>e</w:t>
      </w:r>
      <w:r w:rsidR="26F25DA2" w:rsidRPr="14D6A842">
        <w:rPr>
          <w:lang w:val="en-GB"/>
        </w:rPr>
        <w:t>m with a reduced budget of labelled data. Indeed, our experiments</w:t>
      </w:r>
      <w:r w:rsidR="094D3ACA" w:rsidRPr="14D6A842">
        <w:rPr>
          <w:lang w:val="en-GB"/>
        </w:rPr>
        <w:t xml:space="preserve"> demonstrated the </w:t>
      </w:r>
      <w:r w:rsidR="70FCABCC" w:rsidRPr="14D6A842">
        <w:rPr>
          <w:lang w:val="en-GB"/>
        </w:rPr>
        <w:t xml:space="preserve">desired performance improvements that motivated our work. Using one of the most </w:t>
      </w:r>
      <w:r w:rsidR="03AC3CD7" w:rsidRPr="14D6A842">
        <w:rPr>
          <w:lang w:val="en-GB"/>
        </w:rPr>
        <w:t xml:space="preserve">renown ML benchmarks of the EO domain, the </w:t>
      </w:r>
      <w:proofErr w:type="spellStart"/>
      <w:r w:rsidR="03AC3CD7" w:rsidRPr="14D6A842">
        <w:rPr>
          <w:lang w:val="en-GB"/>
        </w:rPr>
        <w:t>BigEarthNet</w:t>
      </w:r>
      <w:proofErr w:type="spellEnd"/>
      <w:r w:rsidR="03AC3CD7" w:rsidRPr="14D6A842">
        <w:rPr>
          <w:lang w:val="en-GB"/>
        </w:rPr>
        <w:t xml:space="preserve"> dataset, we were able to show the great jump in performance that a </w:t>
      </w:r>
      <w:r w:rsidR="595DB14C" w:rsidRPr="14D6A842">
        <w:rPr>
          <w:lang w:val="en-GB"/>
        </w:rPr>
        <w:t>classifier</w:t>
      </w:r>
      <w:r w:rsidR="03AC3CD7" w:rsidRPr="14D6A842">
        <w:rPr>
          <w:lang w:val="en-GB"/>
        </w:rPr>
        <w:t xml:space="preserve"> can achieved by </w:t>
      </w:r>
      <w:r w:rsidR="3FAB465D" w:rsidRPr="14D6A842">
        <w:rPr>
          <w:lang w:val="en-GB"/>
        </w:rPr>
        <w:t>leveraging</w:t>
      </w:r>
      <w:r w:rsidR="03AC3CD7" w:rsidRPr="14D6A842">
        <w:rPr>
          <w:lang w:val="en-GB"/>
        </w:rPr>
        <w:t xml:space="preserve"> the </w:t>
      </w:r>
      <w:r w:rsidR="3146D28F" w:rsidRPr="14D6A842">
        <w:rPr>
          <w:lang w:val="en-GB"/>
        </w:rPr>
        <w:t>features that SSL learns</w:t>
      </w:r>
      <w:r w:rsidR="155A99FB" w:rsidRPr="14D6A842">
        <w:rPr>
          <w:lang w:val="en-GB"/>
        </w:rPr>
        <w:t xml:space="preserve"> by consuming vast volumes of unlabelled data.</w:t>
      </w:r>
      <w:r w:rsidR="51F350C4" w:rsidRPr="14D6A842">
        <w:rPr>
          <w:lang w:val="en-GB"/>
        </w:rPr>
        <w:t xml:space="preserve"> </w:t>
      </w:r>
    </w:p>
    <w:p w14:paraId="28A4924B" w14:textId="2132A2CD" w:rsidR="14D6A842" w:rsidRDefault="14D6A842" w:rsidP="14D6A842">
      <w:pPr>
        <w:jc w:val="both"/>
        <w:rPr>
          <w:lang w:val="en-GB"/>
        </w:rPr>
      </w:pPr>
    </w:p>
    <w:p w14:paraId="73F3A93B" w14:textId="008A44D9" w:rsidR="51F350C4" w:rsidRDefault="51F350C4" w:rsidP="14D6A842">
      <w:pPr>
        <w:spacing w:line="259" w:lineRule="auto"/>
        <w:jc w:val="both"/>
        <w:rPr>
          <w:lang w:val="en-GB"/>
        </w:rPr>
      </w:pPr>
      <w:r w:rsidRPr="1E2C9F42">
        <w:rPr>
          <w:lang w:val="en-GB"/>
        </w:rPr>
        <w:t xml:space="preserve">Assume an application provider wants to leverage EO data, of the type of Sentinel 2 images, to provide a service containing </w:t>
      </w:r>
      <w:r w:rsidR="07F86BB9" w:rsidRPr="1E2C9F42">
        <w:rPr>
          <w:lang w:val="en-GB"/>
        </w:rPr>
        <w:t>a classification task. Out experimental results with the BEN dataset’s benchmark suggest that with only a few labelled instances,</w:t>
      </w:r>
      <w:r w:rsidR="2BD227C5" w:rsidRPr="1E2C9F42">
        <w:rPr>
          <w:lang w:val="en-GB"/>
        </w:rPr>
        <w:t xml:space="preserve"> and the training of a single</w:t>
      </w:r>
      <w:r w:rsidR="3238BE29" w:rsidRPr="1E2C9F42">
        <w:rPr>
          <w:lang w:val="en-GB"/>
        </w:rPr>
        <w:t>-</w:t>
      </w:r>
      <w:r w:rsidR="2BD227C5" w:rsidRPr="1E2C9F42">
        <w:rPr>
          <w:lang w:val="en-GB"/>
        </w:rPr>
        <w:t>layer classification head, a multi</w:t>
      </w:r>
      <w:r w:rsidR="4362E92B" w:rsidRPr="1E2C9F42">
        <w:rPr>
          <w:lang w:val="en-GB"/>
        </w:rPr>
        <w:t>-</w:t>
      </w:r>
      <w:r w:rsidR="7DFB9972" w:rsidRPr="1E2C9F42">
        <w:rPr>
          <w:lang w:val="en-GB"/>
        </w:rPr>
        <w:t>labelled</w:t>
      </w:r>
      <w:r w:rsidR="2BD227C5" w:rsidRPr="1E2C9F42">
        <w:rPr>
          <w:lang w:val="en-GB"/>
        </w:rPr>
        <w:t xml:space="preserve"> classification task can be achieved with a great performance in multiple metrics. </w:t>
      </w:r>
      <w:r w:rsidR="4008FC8E" w:rsidRPr="1E2C9F42">
        <w:rPr>
          <w:lang w:val="en-GB"/>
        </w:rPr>
        <w:t>More particularly, as demonstrated in the results of Section 2.2.5</w:t>
      </w:r>
      <w:r w:rsidR="0F25C475" w:rsidRPr="1E2C9F42">
        <w:rPr>
          <w:lang w:val="en-GB"/>
        </w:rPr>
        <w:t xml:space="preserve"> (Figure 4), our approach outperforms in </w:t>
      </w:r>
      <w:r w:rsidR="1BF2F13D" w:rsidRPr="1E2C9F42">
        <w:rPr>
          <w:lang w:val="en-GB"/>
        </w:rPr>
        <w:t xml:space="preserve">all relevant metrics the baseline of a typical classifier of the same depth as our pretrained SSL encoder. </w:t>
      </w:r>
      <w:r w:rsidR="273AB7FD" w:rsidRPr="1E2C9F42">
        <w:rPr>
          <w:lang w:val="en-GB"/>
        </w:rPr>
        <w:t>In these experiments</w:t>
      </w:r>
      <w:r w:rsidR="06A586B8" w:rsidRPr="1E2C9F42">
        <w:rPr>
          <w:lang w:val="en-GB"/>
        </w:rPr>
        <w:t>,</w:t>
      </w:r>
      <w:r w:rsidR="273AB7FD" w:rsidRPr="1E2C9F42">
        <w:rPr>
          <w:lang w:val="en-GB"/>
        </w:rPr>
        <w:t xml:space="preserve"> we observed </w:t>
      </w:r>
      <w:r w:rsidR="1BF2F13D" w:rsidRPr="1E2C9F42">
        <w:rPr>
          <w:lang w:val="en-GB"/>
        </w:rPr>
        <w:t xml:space="preserve">that with only </w:t>
      </w:r>
      <w:r w:rsidR="51F80C31" w:rsidRPr="1E2C9F42">
        <w:rPr>
          <w:lang w:val="en-GB"/>
        </w:rPr>
        <w:t>270 labelled training images</w:t>
      </w:r>
      <w:r w:rsidR="12D6253C" w:rsidRPr="1E2C9F42">
        <w:rPr>
          <w:lang w:val="en-GB"/>
        </w:rPr>
        <w:t xml:space="preserve">, in a multi-labelled classification task that included 19 classes, </w:t>
      </w:r>
      <w:r w:rsidR="19C78548" w:rsidRPr="1E2C9F42">
        <w:rPr>
          <w:lang w:val="en-GB"/>
        </w:rPr>
        <w:t xml:space="preserve">our approach achieved an F1 score of </w:t>
      </w:r>
      <w:r w:rsidR="7BF94A3A" w:rsidRPr="1E2C9F42">
        <w:rPr>
          <w:lang w:val="en-GB"/>
        </w:rPr>
        <w:t>0.54</w:t>
      </w:r>
      <w:r w:rsidR="19C78548" w:rsidRPr="1E2C9F42">
        <w:rPr>
          <w:lang w:val="en-GB"/>
        </w:rPr>
        <w:t xml:space="preserve"> while the baseline classifier </w:t>
      </w:r>
      <w:r w:rsidR="378211B2" w:rsidRPr="1E2C9F42">
        <w:rPr>
          <w:lang w:val="en-GB"/>
        </w:rPr>
        <w:t xml:space="preserve">only </w:t>
      </w:r>
      <w:r w:rsidR="19C78548" w:rsidRPr="1E2C9F42">
        <w:rPr>
          <w:lang w:val="en-GB"/>
        </w:rPr>
        <w:t>reached up to</w:t>
      </w:r>
      <w:r w:rsidR="74442F63" w:rsidRPr="1E2C9F42">
        <w:rPr>
          <w:lang w:val="en-GB"/>
        </w:rPr>
        <w:t xml:space="preserve"> a value of</w:t>
      </w:r>
      <w:r w:rsidR="28B57B27" w:rsidRPr="1E2C9F42">
        <w:rPr>
          <w:lang w:val="en-GB"/>
        </w:rPr>
        <w:t xml:space="preserve"> </w:t>
      </w:r>
      <w:r w:rsidR="200F28F3" w:rsidRPr="1E2C9F42">
        <w:rPr>
          <w:lang w:val="en-GB"/>
        </w:rPr>
        <w:t>0.18</w:t>
      </w:r>
      <w:r w:rsidR="28B57B27" w:rsidRPr="1E2C9F42">
        <w:rPr>
          <w:lang w:val="en-GB"/>
        </w:rPr>
        <w:t>. Therefore, the target of facilitating the development of dow</w:t>
      </w:r>
      <w:r w:rsidR="319FAD70" w:rsidRPr="1E2C9F42">
        <w:rPr>
          <w:lang w:val="en-GB"/>
        </w:rPr>
        <w:t xml:space="preserve">nstream applications including a supervised tasks in a label efficient way, has been </w:t>
      </w:r>
      <w:r w:rsidR="1758B66D" w:rsidRPr="1E2C9F42">
        <w:rPr>
          <w:lang w:val="en-GB"/>
        </w:rPr>
        <w:t>experimentally</w:t>
      </w:r>
      <w:r w:rsidR="319FAD70" w:rsidRPr="1E2C9F42">
        <w:rPr>
          <w:lang w:val="en-GB"/>
        </w:rPr>
        <w:t xml:space="preserve"> exemplified in practice, with the use of </w:t>
      </w:r>
      <w:r w:rsidR="3729329D" w:rsidRPr="1E2C9F42">
        <w:rPr>
          <w:lang w:val="en-GB"/>
        </w:rPr>
        <w:t>a</w:t>
      </w:r>
      <w:r w:rsidR="319FAD70" w:rsidRPr="1E2C9F42">
        <w:rPr>
          <w:lang w:val="en-GB"/>
        </w:rPr>
        <w:t xml:space="preserve"> renown benchmark.</w:t>
      </w:r>
    </w:p>
    <w:p w14:paraId="5F3F1CE8" w14:textId="532577A7" w:rsidR="14D6A842" w:rsidRDefault="14D6A842" w:rsidP="14D6A842">
      <w:pPr>
        <w:jc w:val="both"/>
        <w:rPr>
          <w:lang w:val="en-GB"/>
        </w:rPr>
      </w:pPr>
    </w:p>
    <w:p w14:paraId="066F9263" w14:textId="35112E46" w:rsidR="1B83CC27" w:rsidRDefault="1B83CC27" w:rsidP="14D6A842">
      <w:pPr>
        <w:spacing w:line="259" w:lineRule="auto"/>
        <w:jc w:val="both"/>
        <w:rPr>
          <w:lang w:val="en-GB"/>
        </w:rPr>
      </w:pPr>
      <w:r w:rsidRPr="1E2C9F42">
        <w:rPr>
          <w:lang w:val="en-GB"/>
        </w:rPr>
        <w:t xml:space="preserve">On the front of Learned Compression, our work has also been evaluated against a relevant baseline, demonstrating interesting </w:t>
      </w:r>
      <w:r w:rsidR="15A167E5" w:rsidRPr="1E2C9F42">
        <w:rPr>
          <w:lang w:val="en-GB"/>
        </w:rPr>
        <w:t>performance advancements and qualitative ameliorations. We tested our Learned Compression models</w:t>
      </w:r>
      <w:r w:rsidR="315F8BD6" w:rsidRPr="1E2C9F42">
        <w:rPr>
          <w:lang w:val="en-GB"/>
        </w:rPr>
        <w:t>, comparing their performance against the JPEG method,</w:t>
      </w:r>
      <w:r w:rsidR="15A167E5" w:rsidRPr="1E2C9F42">
        <w:rPr>
          <w:lang w:val="en-GB"/>
        </w:rPr>
        <w:t xml:space="preserve"> at different compression</w:t>
      </w:r>
      <w:r w:rsidR="608F47BC" w:rsidRPr="1E2C9F42">
        <w:rPr>
          <w:lang w:val="en-GB"/>
        </w:rPr>
        <w:t xml:space="preserve"> ratios.</w:t>
      </w:r>
      <w:r w:rsidR="7185995B" w:rsidRPr="1E2C9F42">
        <w:rPr>
          <w:lang w:val="en-GB"/>
        </w:rPr>
        <w:t xml:space="preserve"> Due to their architecture, the LC models can accommodate</w:t>
      </w:r>
      <w:r w:rsidR="1B42C917" w:rsidRPr="1E2C9F42">
        <w:rPr>
          <w:lang w:val="en-GB"/>
        </w:rPr>
        <w:t xml:space="preserve"> </w:t>
      </w:r>
      <w:r w:rsidR="55BA4BBD" w:rsidRPr="1E2C9F42">
        <w:rPr>
          <w:lang w:val="en-GB"/>
        </w:rPr>
        <w:t>relatively</w:t>
      </w:r>
      <w:r w:rsidR="1B42C917" w:rsidRPr="1E2C9F42">
        <w:rPr>
          <w:lang w:val="en-GB"/>
        </w:rPr>
        <w:t xml:space="preserve"> high</w:t>
      </w:r>
      <w:r w:rsidR="7185995B" w:rsidRPr="1E2C9F42">
        <w:rPr>
          <w:lang w:val="en-GB"/>
        </w:rPr>
        <w:t xml:space="preserve"> compression</w:t>
      </w:r>
      <w:r w:rsidR="54085EDE" w:rsidRPr="1E2C9F42">
        <w:rPr>
          <w:lang w:val="en-GB"/>
        </w:rPr>
        <w:t xml:space="preserve"> ratios, as their codebook size grows exponentially with the </w:t>
      </w:r>
      <w:proofErr w:type="spellStart"/>
      <w:r w:rsidR="54085EDE" w:rsidRPr="1E2C9F42">
        <w:rPr>
          <w:lang w:val="en-GB"/>
        </w:rPr>
        <w:t>b</w:t>
      </w:r>
      <w:r w:rsidR="4155B8FC" w:rsidRPr="1E2C9F42">
        <w:rPr>
          <w:lang w:val="en-GB"/>
        </w:rPr>
        <w:t>pp</w:t>
      </w:r>
      <w:proofErr w:type="spellEnd"/>
      <w:r w:rsidR="4155B8FC" w:rsidRPr="1E2C9F42">
        <w:rPr>
          <w:lang w:val="en-GB"/>
        </w:rPr>
        <w:t xml:space="preserve">. In low </w:t>
      </w:r>
      <w:proofErr w:type="spellStart"/>
      <w:r w:rsidR="4155B8FC" w:rsidRPr="1E2C9F42">
        <w:rPr>
          <w:lang w:val="en-GB"/>
        </w:rPr>
        <w:t>bpps</w:t>
      </w:r>
      <w:proofErr w:type="spellEnd"/>
      <w:r w:rsidR="4155B8FC" w:rsidRPr="1E2C9F42">
        <w:rPr>
          <w:lang w:val="en-GB"/>
        </w:rPr>
        <w:t xml:space="preserve"> (</w:t>
      </w:r>
      <w:r w:rsidR="32B26A04" w:rsidRPr="1E2C9F42">
        <w:rPr>
          <w:lang w:val="en-GB"/>
        </w:rPr>
        <w:t xml:space="preserve">below </w:t>
      </w:r>
      <w:r w:rsidR="00E3557B">
        <w:rPr>
          <w:lang w:val="en-GB"/>
        </w:rPr>
        <w:t>20</w:t>
      </w:r>
      <w:r w:rsidR="32B26A04" w:rsidRPr="1E2C9F42">
        <w:rPr>
          <w:lang w:val="en-GB"/>
        </w:rPr>
        <w:t xml:space="preserve"> </w:t>
      </w:r>
      <w:proofErr w:type="spellStart"/>
      <w:r w:rsidR="32B26A04" w:rsidRPr="1E2C9F42">
        <w:rPr>
          <w:lang w:val="en-GB"/>
        </w:rPr>
        <w:t>bpp</w:t>
      </w:r>
      <w:proofErr w:type="spellEnd"/>
      <w:r w:rsidR="32B26A04" w:rsidRPr="1E2C9F42">
        <w:rPr>
          <w:lang w:val="en-GB"/>
        </w:rPr>
        <w:t>) the Learned Compression achieves a considerably lower error rate</w:t>
      </w:r>
      <w:r w:rsidR="1D9423CA" w:rsidRPr="1E2C9F42">
        <w:rPr>
          <w:lang w:val="en-GB"/>
        </w:rPr>
        <w:t xml:space="preserve">, as depicted in </w:t>
      </w:r>
      <w:r w:rsidR="00EB13D0">
        <w:rPr>
          <w:lang w:val="en-GB"/>
        </w:rPr>
        <w:fldChar w:fldCharType="begin"/>
      </w:r>
      <w:r w:rsidR="00EB13D0">
        <w:rPr>
          <w:lang w:val="en-GB"/>
        </w:rPr>
        <w:instrText xml:space="preserve"> REF _Ref143846285 \h </w:instrText>
      </w:r>
      <w:r w:rsidR="00EB13D0">
        <w:rPr>
          <w:lang w:val="en-GB"/>
        </w:rPr>
      </w:r>
      <w:r w:rsidR="00EB13D0">
        <w:rPr>
          <w:lang w:val="en-GB"/>
        </w:rPr>
        <w:fldChar w:fldCharType="separate"/>
      </w:r>
      <w:r w:rsidR="005724D7" w:rsidRPr="6FBB2A3E">
        <w:rPr>
          <w:lang w:val="en-GB"/>
        </w:rPr>
        <w:t xml:space="preserve">Figure </w:t>
      </w:r>
      <w:r w:rsidR="005724D7">
        <w:rPr>
          <w:noProof/>
        </w:rPr>
        <w:t>8</w:t>
      </w:r>
      <w:r w:rsidR="00EB13D0">
        <w:rPr>
          <w:lang w:val="en-GB"/>
        </w:rPr>
        <w:fldChar w:fldCharType="end"/>
      </w:r>
      <w:r w:rsidR="00EB13D0">
        <w:rPr>
          <w:lang w:val="en-GB"/>
        </w:rPr>
        <w:t xml:space="preserve"> </w:t>
      </w:r>
      <w:r w:rsidR="1D9423CA" w:rsidRPr="1E2C9F42">
        <w:rPr>
          <w:lang w:val="en-GB"/>
        </w:rPr>
        <w:t xml:space="preserve">of Section 2.3.5. </w:t>
      </w:r>
      <w:proofErr w:type="gramStart"/>
      <w:r w:rsidR="1D9423CA" w:rsidRPr="1E2C9F42">
        <w:rPr>
          <w:lang w:val="en-GB"/>
        </w:rPr>
        <w:t>Moreover</w:t>
      </w:r>
      <w:proofErr w:type="gramEnd"/>
      <w:r w:rsidR="00EB13D0">
        <w:rPr>
          <w:lang w:val="en-GB"/>
        </w:rPr>
        <w:t xml:space="preserve"> </w:t>
      </w:r>
      <w:r w:rsidR="6E78C1EE" w:rsidRPr="1E2C9F42">
        <w:rPr>
          <w:lang w:val="en-GB"/>
        </w:rPr>
        <w:t xml:space="preserve">the LC </w:t>
      </w:r>
      <w:r w:rsidR="6BC28C51" w:rsidRPr="1E2C9F42">
        <w:rPr>
          <w:lang w:val="en-GB"/>
        </w:rPr>
        <w:t>approach</w:t>
      </w:r>
      <w:r w:rsidR="6E78C1EE" w:rsidRPr="1E2C9F42">
        <w:rPr>
          <w:lang w:val="en-GB"/>
        </w:rPr>
        <w:t xml:space="preserve"> maintains a curtain extent of visual smoothness and</w:t>
      </w:r>
      <w:r w:rsidR="4CCA00A1" w:rsidRPr="1E2C9F42">
        <w:rPr>
          <w:lang w:val="en-GB"/>
        </w:rPr>
        <w:t xml:space="preserve"> continuity, while its counterpart JPEG produces images that feel ‘blocky’ and artificial</w:t>
      </w:r>
      <w:r w:rsidR="00C63762">
        <w:rPr>
          <w:lang w:val="en-GB"/>
        </w:rPr>
        <w:t xml:space="preserve"> as can be seen in Figure 8 to </w:t>
      </w:r>
      <w:r w:rsidR="00EA11B0">
        <w:rPr>
          <w:lang w:val="en-GB"/>
        </w:rPr>
        <w:t>12.</w:t>
      </w:r>
    </w:p>
    <w:p w14:paraId="393FC95B" w14:textId="387CD3D7" w:rsidR="14D6A842" w:rsidRDefault="14D6A842" w:rsidP="14D6A842">
      <w:pPr>
        <w:spacing w:line="259" w:lineRule="auto"/>
        <w:jc w:val="both"/>
        <w:rPr>
          <w:lang w:val="en-GB"/>
        </w:rPr>
      </w:pPr>
    </w:p>
    <w:p w14:paraId="1D332FC7" w14:textId="05A7ED4C" w:rsidR="3283099E" w:rsidRDefault="3283099E" w:rsidP="14D6A842">
      <w:pPr>
        <w:spacing w:line="259" w:lineRule="auto"/>
        <w:jc w:val="both"/>
        <w:rPr>
          <w:lang w:val="en-GB"/>
        </w:rPr>
      </w:pPr>
      <w:r w:rsidRPr="14D6A842">
        <w:rPr>
          <w:lang w:val="en-GB"/>
        </w:rPr>
        <w:lastRenderedPageBreak/>
        <w:t>Apart from the demonstration of the models</w:t>
      </w:r>
      <w:r w:rsidR="009D181B" w:rsidRPr="14D6A842">
        <w:rPr>
          <w:lang w:val="en-GB"/>
        </w:rPr>
        <w:t>’</w:t>
      </w:r>
      <w:r w:rsidRPr="14D6A842">
        <w:rPr>
          <w:lang w:val="en-GB"/>
        </w:rPr>
        <w:t xml:space="preserve"> utility with public benchmarks and baselines, we have </w:t>
      </w:r>
      <w:r w:rsidR="0B019401" w:rsidRPr="14D6A842">
        <w:rPr>
          <w:lang w:val="en-GB"/>
        </w:rPr>
        <w:t>paved</w:t>
      </w:r>
      <w:r w:rsidRPr="14D6A842">
        <w:rPr>
          <w:lang w:val="en-GB"/>
        </w:rPr>
        <w:t xml:space="preserve"> a way to testing our models within WP</w:t>
      </w:r>
      <w:r w:rsidR="09B9E41C" w:rsidRPr="14D6A842">
        <w:rPr>
          <w:lang w:val="en-GB"/>
        </w:rPr>
        <w:t xml:space="preserve">5 of EO4EU, be closely collaborating with the most relevant ML-relying UC of our project, UC6. After the UC6 has completed their ML </w:t>
      </w:r>
      <w:r w:rsidR="1501AADC" w:rsidRPr="14D6A842">
        <w:rPr>
          <w:lang w:val="en-GB"/>
        </w:rPr>
        <w:t>modelling</w:t>
      </w:r>
      <w:r w:rsidR="09B9E41C" w:rsidRPr="14D6A842">
        <w:rPr>
          <w:lang w:val="en-GB"/>
        </w:rPr>
        <w:t xml:space="preserve"> </w:t>
      </w:r>
      <w:r w:rsidR="72E91B52" w:rsidRPr="14D6A842">
        <w:rPr>
          <w:lang w:val="en-GB"/>
        </w:rPr>
        <w:t>approach</w:t>
      </w:r>
      <w:r w:rsidR="09B9E41C" w:rsidRPr="14D6A842">
        <w:rPr>
          <w:lang w:val="en-GB"/>
        </w:rPr>
        <w:t xml:space="preserve"> and </w:t>
      </w:r>
      <w:r w:rsidR="443166C2" w:rsidRPr="14D6A842">
        <w:rPr>
          <w:lang w:val="en-GB"/>
        </w:rPr>
        <w:t>have reported the evaluation of its performance</w:t>
      </w:r>
      <w:r w:rsidR="4EC6ECD7" w:rsidRPr="14D6A842">
        <w:rPr>
          <w:lang w:val="en-GB"/>
        </w:rPr>
        <w:t xml:space="preserve"> (in D5.5)</w:t>
      </w:r>
      <w:r w:rsidR="443166C2" w:rsidRPr="14D6A842">
        <w:rPr>
          <w:lang w:val="en-GB"/>
        </w:rPr>
        <w:t xml:space="preserve">, we will strengthen our collaboration by </w:t>
      </w:r>
      <w:r w:rsidR="1DC6C26F" w:rsidRPr="14D6A842">
        <w:rPr>
          <w:lang w:val="en-GB"/>
        </w:rPr>
        <w:t>aiming to evaluate how the utilization of our assisting models can impact the modelling performance</w:t>
      </w:r>
      <w:r w:rsidR="57B30513" w:rsidRPr="14D6A842">
        <w:rPr>
          <w:lang w:val="en-GB"/>
        </w:rPr>
        <w:t>, which will be elaborated in D5.6.</w:t>
      </w:r>
      <w:r w:rsidR="1597CD98" w:rsidRPr="14D6A842">
        <w:rPr>
          <w:lang w:val="en-GB"/>
        </w:rPr>
        <w:t xml:space="preserve"> </w:t>
      </w:r>
      <w:r w:rsidR="78830D25" w:rsidRPr="14D6A842">
        <w:rPr>
          <w:lang w:val="en-GB"/>
        </w:rPr>
        <w:t>This anticipated synergy aims to further demonstrate the practical value and applicability of our contributions within the EO4EU framework.</w:t>
      </w:r>
    </w:p>
    <w:p w14:paraId="5A5F3FA0" w14:textId="216C1A71" w:rsidR="14D6A842" w:rsidRDefault="14D6A842" w:rsidP="14D6A842">
      <w:pPr>
        <w:spacing w:line="259" w:lineRule="auto"/>
        <w:jc w:val="both"/>
        <w:rPr>
          <w:lang w:val="en-GB"/>
        </w:rPr>
      </w:pPr>
    </w:p>
    <w:p w14:paraId="61ADF7F4" w14:textId="512E86C4" w:rsidR="6F7670B8" w:rsidRDefault="78830D25" w:rsidP="14D6A842">
      <w:pPr>
        <w:spacing w:line="259" w:lineRule="auto"/>
        <w:jc w:val="both"/>
        <w:rPr>
          <w:lang w:val="en-GB"/>
        </w:rPr>
      </w:pPr>
      <w:r w:rsidRPr="14D6A842">
        <w:rPr>
          <w:lang w:val="en-GB"/>
        </w:rPr>
        <w:t>In conclusion, the results presented in this Deliverable underscore the tangible impact and potential of our efforts within EO4EU's ambitious mission. By intricately designing, fine-tuning, and evaluating Self-Supervised Learning and Learned Compression models, we've harnessed the power of machine</w:t>
      </w:r>
      <w:r w:rsidR="332343E2" w:rsidRPr="14D6A842">
        <w:rPr>
          <w:lang w:val="en-GB"/>
        </w:rPr>
        <w:t xml:space="preserve"> </w:t>
      </w:r>
      <w:r w:rsidRPr="14D6A842">
        <w:rPr>
          <w:lang w:val="en-GB"/>
        </w:rPr>
        <w:t xml:space="preserve">learning to address critical challenges in </w:t>
      </w:r>
      <w:r w:rsidR="3E17A3A0" w:rsidRPr="1591A0C1">
        <w:rPr>
          <w:lang w:val="en-GB"/>
        </w:rPr>
        <w:t>EO</w:t>
      </w:r>
      <w:r w:rsidRPr="14D6A842">
        <w:rPr>
          <w:lang w:val="en-GB"/>
        </w:rPr>
        <w:t xml:space="preserve"> data processing. Through extensive experimentation and comparisons against established benchmarks and methods, we've substantiated </w:t>
      </w:r>
      <w:r w:rsidR="568E3744" w:rsidRPr="14D6A842">
        <w:rPr>
          <w:lang w:val="en-GB"/>
        </w:rPr>
        <w:t>the</w:t>
      </w:r>
      <w:r w:rsidR="74D68373" w:rsidRPr="14D6A842">
        <w:rPr>
          <w:lang w:val="en-GB"/>
        </w:rPr>
        <w:t xml:space="preserve"> benefits offered by our </w:t>
      </w:r>
      <w:r w:rsidRPr="14D6A842">
        <w:rPr>
          <w:lang w:val="en-GB"/>
        </w:rPr>
        <w:t xml:space="preserve">approach. Our contributions extend beyond the confines of this </w:t>
      </w:r>
      <w:r w:rsidR="71C82913" w:rsidRPr="14D6A842">
        <w:rPr>
          <w:lang w:val="en-GB"/>
        </w:rPr>
        <w:t>project</w:t>
      </w:r>
      <w:r w:rsidRPr="14D6A842">
        <w:rPr>
          <w:lang w:val="en-GB"/>
        </w:rPr>
        <w:t xml:space="preserve">, as these </w:t>
      </w:r>
      <w:r w:rsidR="07295BF0" w:rsidRPr="14D6A842">
        <w:rPr>
          <w:lang w:val="en-GB"/>
        </w:rPr>
        <w:t>models</w:t>
      </w:r>
      <w:r w:rsidRPr="14D6A842">
        <w:rPr>
          <w:lang w:val="en-GB"/>
        </w:rPr>
        <w:t xml:space="preserve"> </w:t>
      </w:r>
      <w:r w:rsidR="7BB4ADDD" w:rsidRPr="14D6A842">
        <w:rPr>
          <w:lang w:val="en-GB"/>
        </w:rPr>
        <w:t xml:space="preserve">lower barriers </w:t>
      </w:r>
      <w:r w:rsidR="59C55D50" w:rsidRPr="14D6A842">
        <w:rPr>
          <w:lang w:val="en-GB"/>
        </w:rPr>
        <w:t>standing in</w:t>
      </w:r>
      <w:r w:rsidRPr="14D6A842">
        <w:rPr>
          <w:lang w:val="en-GB"/>
        </w:rPr>
        <w:t xml:space="preserve"> the landscape of </w:t>
      </w:r>
      <w:r w:rsidR="35D8FF72" w:rsidRPr="1591A0C1">
        <w:rPr>
          <w:lang w:val="en-GB"/>
        </w:rPr>
        <w:t>EO</w:t>
      </w:r>
      <w:r w:rsidRPr="14D6A842">
        <w:rPr>
          <w:lang w:val="en-GB"/>
        </w:rPr>
        <w:t xml:space="preserve"> by enhancing data compression, and significantly reducing the burden of manual annotation.</w:t>
      </w:r>
      <w:r w:rsidR="1C80E97D" w:rsidRPr="14D6A842">
        <w:rPr>
          <w:lang w:val="en-GB"/>
        </w:rPr>
        <w:t xml:space="preserve"> </w:t>
      </w:r>
    </w:p>
    <w:sectPr w:rsidR="6F7670B8" w:rsidSect="00C53DA1">
      <w:footerReference w:type="even" r:id="rId36"/>
      <w:endnotePr>
        <w:numFmt w:val="decimal"/>
      </w:endnotePr>
      <w:pgSz w:w="11901" w:h="16840" w:code="9"/>
      <w:pgMar w:top="1473" w:right="1440" w:bottom="1106" w:left="1440" w:header="284" w:footer="202"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uthor" w:initials="A">
    <w:p w14:paraId="21F9EA2A" w14:textId="39F20279" w:rsidR="1591A0C1" w:rsidRDefault="1591A0C1">
      <w:pPr>
        <w:pStyle w:val="CommentText"/>
      </w:pPr>
      <w:r>
        <w:t>By SISTEMA. Please finalise the list of acronyms and definitions.</w:t>
      </w:r>
      <w:r>
        <w:rPr>
          <w:rStyle w:val="CommentReference"/>
        </w:rPr>
        <w:annotationRef/>
      </w:r>
    </w:p>
  </w:comment>
  <w:comment w:id="7" w:author="Author" w:initials="A">
    <w:p w14:paraId="162BDEE2" w14:textId="0B180725" w:rsidR="05B5A481" w:rsidRDefault="05B5A481">
      <w:pPr>
        <w:pStyle w:val="CommentText"/>
      </w:pPr>
      <w:r>
        <w:t>NKUA: Missing acronyms</w:t>
      </w:r>
      <w:r>
        <w:rPr>
          <w:rStyle w:val="CommentReference"/>
        </w:rPr>
        <w:annotationRef/>
      </w:r>
    </w:p>
  </w:comment>
  <w:comment w:id="10" w:author="Author" w:initials="A">
    <w:p w14:paraId="03CFC95D" w14:textId="362F633B" w:rsidR="05B5A481" w:rsidRDefault="05B5A481">
      <w:pPr>
        <w:pStyle w:val="CommentText"/>
      </w:pPr>
      <w:r>
        <w:t>NKUA: Something wrong with the captions.</w:t>
      </w:r>
      <w:r>
        <w:rPr>
          <w:rStyle w:val="CommentReference"/>
        </w:rPr>
        <w:annotationRef/>
      </w:r>
    </w:p>
  </w:comment>
  <w:comment w:id="18" w:author="Author" w:initials="A">
    <w:p w14:paraId="59315263" w14:textId="3613F60A" w:rsidR="1591A0C1" w:rsidRDefault="1591A0C1">
      <w:pPr>
        <w:pStyle w:val="CommentText"/>
      </w:pPr>
      <w:r>
        <w:t>by SISTEMA: I share the view of NKUA in the use of the first person (we, our) inside the document. Not critical but it is too direct and not fit for technical documents within the project.</w:t>
      </w:r>
      <w:r>
        <w:rPr>
          <w:rStyle w:val="CommentReference"/>
        </w:rPr>
        <w:annotationRef/>
      </w:r>
    </w:p>
  </w:comment>
  <w:comment w:id="15" w:author="Author" w:initials="A">
    <w:p w14:paraId="24500BE0" w14:textId="03012F55" w:rsidR="05B5A481" w:rsidRDefault="05B5A481">
      <w:pPr>
        <w:pStyle w:val="CommentText"/>
      </w:pPr>
      <w:r>
        <w:t>NKUA: Many we and our in the document</w:t>
      </w:r>
      <w:r>
        <w:rPr>
          <w:rStyle w:val="CommentReference"/>
        </w:rPr>
        <w:annotationRef/>
      </w:r>
    </w:p>
  </w:comment>
  <w:comment w:id="16" w:author="Author" w:initials="A">
    <w:p w14:paraId="7AF67E24" w14:textId="1821183B" w:rsidR="7C65A861" w:rsidRDefault="7C65A861">
      <w:pPr>
        <w:pStyle w:val="CommentText"/>
      </w:pPr>
      <w:r>
        <w:t>do you advocate for the use of the passive voice instead?</w:t>
      </w:r>
      <w:r>
        <w:rPr>
          <w:rStyle w:val="CommentReference"/>
        </w:rPr>
        <w:annotationRef/>
      </w:r>
    </w:p>
  </w:comment>
  <w:comment w:id="17" w:author="Author" w:initials="A">
    <w:p w14:paraId="01C29057" w14:textId="77777777" w:rsidR="00356CA1" w:rsidRDefault="00356CA1" w:rsidP="00356CA1">
      <w:r>
        <w:rPr>
          <w:rStyle w:val="CommentReference"/>
        </w:rPr>
        <w:annotationRef/>
      </w:r>
      <w:r>
        <w:rPr>
          <w:color w:val="000000"/>
        </w:rPr>
        <w:t>we use active voice when writing papers and we think this is the right choice of voice for this deliverable as well</w:t>
      </w:r>
    </w:p>
  </w:comment>
  <w:comment w:id="34" w:author="Author" w:initials="A">
    <w:p w14:paraId="387AE66A" w14:textId="3EDD1DAF" w:rsidR="05B5A481" w:rsidRDefault="05B5A481">
      <w:pPr>
        <w:pStyle w:val="CommentText"/>
      </w:pPr>
      <w:r>
        <w:t>NKUA it seems that we are missing some explanation about the challenegs and the technical description that is presented quite compact</w:t>
      </w:r>
      <w:r>
        <w:rPr>
          <w:rStyle w:val="CommentReference"/>
        </w:rPr>
        <w:annotationRef/>
      </w:r>
    </w:p>
  </w:comment>
  <w:comment w:id="35" w:author="Author" w:initials="A">
    <w:p w14:paraId="4B48F0AD" w14:textId="77777777" w:rsidR="008D14E5" w:rsidRDefault="008D14E5" w:rsidP="008D14E5">
      <w:r>
        <w:rPr>
          <w:rStyle w:val="CommentReference"/>
        </w:rPr>
        <w:annotationRef/>
      </w:r>
      <w:r>
        <w:rPr>
          <w:color w:val="000000"/>
        </w:rPr>
        <w:t>challenge-wording has been revised, and technical description comes really soon after the intro so I think this is ok in terms of compactness</w:t>
      </w:r>
    </w:p>
  </w:comment>
  <w:comment w:id="36" w:author="Author" w:initials="A">
    <w:p w14:paraId="68164422" w14:textId="2A509620" w:rsidR="05B5A481" w:rsidRDefault="05B5A481">
      <w:pPr>
        <w:pStyle w:val="CommentText"/>
      </w:pPr>
      <w:r>
        <w:t>NKUA: missing references. One challnge remains? what are the rest challenges?</w:t>
      </w:r>
      <w:r>
        <w:rPr>
          <w:rStyle w:val="CommentReference"/>
        </w:rPr>
        <w:annotationRef/>
      </w:r>
    </w:p>
  </w:comment>
  <w:comment w:id="49" w:author="Author" w:initials="A">
    <w:p w14:paraId="15C104E7" w14:textId="6C29B06D" w:rsidR="05B5A481" w:rsidRDefault="05B5A481">
      <w:pPr>
        <w:pStyle w:val="CommentText"/>
      </w:pPr>
      <w:r>
        <w:t>NKUA: probabl;y it would be helpful to have a seperate subsection about the state of the art</w:t>
      </w:r>
      <w:r>
        <w:rPr>
          <w:rStyle w:val="CommentReference"/>
        </w:rPr>
        <w:annotationRef/>
      </w:r>
    </w:p>
  </w:comment>
  <w:comment w:id="50" w:author="Author" w:initials="A">
    <w:p w14:paraId="7B4E33CE" w14:textId="77777777" w:rsidR="00B874B8" w:rsidRDefault="00B874B8" w:rsidP="00B874B8">
      <w:r>
        <w:rPr>
          <w:rStyle w:val="CommentReference"/>
        </w:rPr>
        <w:annotationRef/>
      </w:r>
      <w:r>
        <w:rPr>
          <w:color w:val="000000"/>
        </w:rPr>
        <w:t>done</w:t>
      </w:r>
    </w:p>
  </w:comment>
  <w:comment w:id="54" w:author="Author" w:initials="A">
    <w:p w14:paraId="768387BB" w14:textId="2E75FAFC" w:rsidR="05B5A481" w:rsidRDefault="05B5A481">
      <w:pPr>
        <w:pStyle w:val="CommentText"/>
      </w:pPr>
      <w:r>
        <w:t>NKUA: We are missing some architecture image of the new model based on BEN and how this goes beyond BEN functionalities</w:t>
      </w:r>
      <w:r>
        <w:rPr>
          <w:rStyle w:val="CommentReference"/>
        </w:rPr>
        <w:annotationRef/>
      </w:r>
    </w:p>
  </w:comment>
  <w:comment w:id="55" w:author="Author" w:initials="A">
    <w:p w14:paraId="7A4E7A52" w14:textId="77777777" w:rsidR="00DF58A8" w:rsidRDefault="00DF58A8" w:rsidP="00DF58A8">
      <w:r>
        <w:rPr>
          <w:rStyle w:val="CommentReference"/>
        </w:rPr>
        <w:annotationRef/>
      </w:r>
      <w:r>
        <w:rPr>
          <w:color w:val="000000"/>
        </w:rPr>
        <w:t xml:space="preserve">from reading the comment, there seems to be a confusion: model vs dataset. As explained, we use BEN as cleanly labeled repository of S2 images. Our SSL model takes S2 images in as they are formatted in BEN (model does not take labels in at inference, so just need a reformatting of S2 images). The architecture of the ML model is described later. </w:t>
      </w:r>
    </w:p>
  </w:comment>
  <w:comment w:id="81" w:author="Author" w:initials="A">
    <w:p w14:paraId="4B77DF35" w14:textId="18E28CB1" w:rsidR="05B5A481" w:rsidRDefault="05B5A481">
      <w:pPr>
        <w:pStyle w:val="CommentText"/>
      </w:pPr>
      <w:r>
        <w:t>NKIA: Captions shall be shorter and indicative to the figure and to be explained in the text</w:t>
      </w:r>
      <w:r>
        <w:rPr>
          <w:rStyle w:val="CommentReference"/>
        </w:rPr>
        <w:annotationRef/>
      </w:r>
    </w:p>
  </w:comment>
  <w:comment w:id="82" w:author="Author" w:initials="A">
    <w:p w14:paraId="58B11EAD" w14:textId="77777777" w:rsidR="00886B1E" w:rsidRDefault="00886B1E" w:rsidP="00886B1E">
      <w:r>
        <w:rPr>
          <w:rStyle w:val="CommentReference"/>
        </w:rPr>
        <w:annotationRef/>
      </w:r>
      <w:r>
        <w:rPr>
          <w:color w:val="000000"/>
        </w:rPr>
        <w:t xml:space="preserve">similarly to how active voice is strongly preferred in ML literature, self-contained captions are too, so I don’t think it would look out of place for anybody involved in ML research or engineering </w:t>
      </w:r>
    </w:p>
  </w:comment>
  <w:comment w:id="96" w:author="Author" w:initials="A">
    <w:p w14:paraId="318735DA" w14:textId="3ABD4C17" w:rsidR="05B5A481" w:rsidRDefault="05B5A481">
      <w:pPr>
        <w:pStyle w:val="CommentText"/>
      </w:pPr>
      <w:r>
        <w:t>NKUA something goes wrong</w:t>
      </w:r>
      <w:r>
        <w:rPr>
          <w:rStyle w:val="CommentReference"/>
        </w:rPr>
        <w:annotationRef/>
      </w:r>
    </w:p>
  </w:comment>
  <w:comment w:id="97" w:author="Author" w:initials="A">
    <w:p w14:paraId="18E8E794" w14:textId="32E7E51A" w:rsidR="05B5A481" w:rsidRDefault="05B5A481">
      <w:pPr>
        <w:pStyle w:val="CommentText"/>
      </w:pPr>
      <w:r>
        <w:t>NKUA Missing equation</w:t>
      </w:r>
      <w:r>
        <w:rPr>
          <w:rStyle w:val="CommentReference"/>
        </w:rPr>
        <w:annotationRef/>
      </w:r>
    </w:p>
  </w:comment>
  <w:comment w:id="114" w:author="Author" w:initials="A">
    <w:p w14:paraId="27FAD89B" w14:textId="47E27B5B" w:rsidR="05B5A481" w:rsidRDefault="05B5A481">
      <w:pPr>
        <w:pStyle w:val="CommentText"/>
      </w:pPr>
      <w:r>
        <w:t>NKUA bullets</w:t>
      </w:r>
      <w:r>
        <w:rPr>
          <w:rStyle w:val="CommentReference"/>
        </w:rPr>
        <w:annotationRef/>
      </w:r>
    </w:p>
  </w:comment>
  <w:comment w:id="115" w:author="Author" w:initials="A">
    <w:p w14:paraId="31BF3850" w14:textId="26B298D2" w:rsidR="7C65A861" w:rsidRDefault="7C65A861">
      <w:pPr>
        <w:pStyle w:val="CommentText"/>
      </w:pPr>
      <w:r>
        <w:t>Fixed</w:t>
      </w:r>
      <w:r>
        <w:rPr>
          <w:rStyle w:val="CommentReference"/>
        </w:rPr>
        <w:annotationRef/>
      </w:r>
    </w:p>
  </w:comment>
  <w:comment w:id="187" w:author="Author" w:initials="A">
    <w:p w14:paraId="714F3411" w14:textId="0F022BE8" w:rsidR="05B5A481" w:rsidRDefault="05B5A481">
      <w:pPr>
        <w:pStyle w:val="CommentText"/>
      </w:pPr>
      <w:r>
        <w:t>NKUA : Only one subsection in this Chapter. We can remove the title of subsection</w:t>
      </w:r>
      <w:r>
        <w:rPr>
          <w:rStyle w:val="CommentReference"/>
        </w:rPr>
        <w:annotationRef/>
      </w:r>
    </w:p>
  </w:comment>
  <w:comment w:id="188" w:author="Author" w:initials="A">
    <w:p w14:paraId="62F7C0E2" w14:textId="5B0824F0" w:rsidR="05B5A481" w:rsidRDefault="05B5A481">
      <w:pPr>
        <w:pStyle w:val="CommentText"/>
      </w:pPr>
      <w:r>
        <w:t>NKUA more description and images probably</w:t>
      </w:r>
      <w:r>
        <w:rPr>
          <w:rStyle w:val="CommentReference"/>
        </w:rPr>
        <w:annotationRef/>
      </w:r>
    </w:p>
  </w:comment>
  <w:comment w:id="189" w:author="Author" w:initials="A">
    <w:p w14:paraId="076F116A" w14:textId="77777777" w:rsidR="00057B4E" w:rsidRDefault="00057B4E" w:rsidP="00057B4E">
      <w:r>
        <w:rPr>
          <w:rStyle w:val="CommentReference"/>
        </w:rPr>
        <w:annotationRef/>
      </w:r>
      <w:r>
        <w:rPr>
          <w:color w:val="000000"/>
        </w:rPr>
        <w:t>we will see whether sistema has more to add to this when they come to review the document (planned and requested)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F9EA2A" w15:done="1"/>
  <w15:commentEx w15:paraId="162BDEE2" w15:done="1"/>
  <w15:commentEx w15:paraId="03CFC95D" w15:done="1"/>
  <w15:commentEx w15:paraId="59315263" w15:done="0"/>
  <w15:commentEx w15:paraId="24500BE0" w15:done="1"/>
  <w15:commentEx w15:paraId="7AF67E24" w15:paraIdParent="24500BE0" w15:done="1"/>
  <w15:commentEx w15:paraId="01C29057" w15:paraIdParent="24500BE0" w15:done="1"/>
  <w15:commentEx w15:paraId="387AE66A" w15:done="1"/>
  <w15:commentEx w15:paraId="4B48F0AD" w15:paraIdParent="387AE66A" w15:done="1"/>
  <w15:commentEx w15:paraId="68164422" w15:done="1"/>
  <w15:commentEx w15:paraId="15C104E7" w15:done="1"/>
  <w15:commentEx w15:paraId="7B4E33CE" w15:paraIdParent="15C104E7" w15:done="1"/>
  <w15:commentEx w15:paraId="768387BB" w15:done="1"/>
  <w15:commentEx w15:paraId="7A4E7A52" w15:paraIdParent="768387BB" w15:done="1"/>
  <w15:commentEx w15:paraId="4B77DF35" w15:done="1"/>
  <w15:commentEx w15:paraId="58B11EAD" w15:paraIdParent="4B77DF35" w15:done="1"/>
  <w15:commentEx w15:paraId="318735DA" w15:done="1"/>
  <w15:commentEx w15:paraId="18E8E794" w15:done="1"/>
  <w15:commentEx w15:paraId="27FAD89B" w15:done="1"/>
  <w15:commentEx w15:paraId="31BF3850" w15:paraIdParent="27FAD89B" w15:done="1"/>
  <w15:commentEx w15:paraId="714F3411" w15:done="1"/>
  <w15:commentEx w15:paraId="62F7C0E2" w15:done="1"/>
  <w15:commentEx w15:paraId="076F116A" w15:paraIdParent="62F7C0E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F9EA2A" w16cid:durableId="24520704"/>
  <w16cid:commentId w16cid:paraId="162BDEE2" w16cid:durableId="0F25AE05"/>
  <w16cid:commentId w16cid:paraId="03CFC95D" w16cid:durableId="28816F55"/>
  <w16cid:commentId w16cid:paraId="59315263" w16cid:durableId="6BEAA817"/>
  <w16cid:commentId w16cid:paraId="24500BE0" w16cid:durableId="0D5A61CC"/>
  <w16cid:commentId w16cid:paraId="7AF67E24" w16cid:durableId="7F9B9C65"/>
  <w16cid:commentId w16cid:paraId="01C29057" w16cid:durableId="4F2C0B8D"/>
  <w16cid:commentId w16cid:paraId="387AE66A" w16cid:durableId="3813C431"/>
  <w16cid:commentId w16cid:paraId="4B48F0AD" w16cid:durableId="0BE8DF3B"/>
  <w16cid:commentId w16cid:paraId="68164422" w16cid:durableId="4C90B1CD"/>
  <w16cid:commentId w16cid:paraId="15C104E7" w16cid:durableId="4F0E2804"/>
  <w16cid:commentId w16cid:paraId="7B4E33CE" w16cid:durableId="54EE8EDF"/>
  <w16cid:commentId w16cid:paraId="768387BB" w16cid:durableId="44CE486E"/>
  <w16cid:commentId w16cid:paraId="7A4E7A52" w16cid:durableId="4915F9DA"/>
  <w16cid:commentId w16cid:paraId="4B77DF35" w16cid:durableId="08D23BFB"/>
  <w16cid:commentId w16cid:paraId="58B11EAD" w16cid:durableId="64A0702E"/>
  <w16cid:commentId w16cid:paraId="318735DA" w16cid:durableId="0E2E7156"/>
  <w16cid:commentId w16cid:paraId="18E8E794" w16cid:durableId="26F65B7F"/>
  <w16cid:commentId w16cid:paraId="27FAD89B" w16cid:durableId="4D7DB9E0"/>
  <w16cid:commentId w16cid:paraId="31BF3850" w16cid:durableId="38EAC663"/>
  <w16cid:commentId w16cid:paraId="714F3411" w16cid:durableId="6B11F1A3"/>
  <w16cid:commentId w16cid:paraId="62F7C0E2" w16cid:durableId="41E5E40B"/>
  <w16cid:commentId w16cid:paraId="076F116A" w16cid:durableId="0B023A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53926" w14:textId="77777777" w:rsidR="00C53DA1" w:rsidRDefault="00C53DA1" w:rsidP="005B0821">
      <w:r>
        <w:separator/>
      </w:r>
    </w:p>
  </w:endnote>
  <w:endnote w:type="continuationSeparator" w:id="0">
    <w:p w14:paraId="5B833330" w14:textId="77777777" w:rsidR="00C53DA1" w:rsidRDefault="00C53DA1" w:rsidP="005B0821">
      <w:r>
        <w:continuationSeparator/>
      </w:r>
    </w:p>
  </w:endnote>
  <w:endnote w:type="continuationNotice" w:id="1">
    <w:p w14:paraId="2DDC88C7" w14:textId="77777777" w:rsidR="00C53DA1" w:rsidRDefault="00C53D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Titoli)">
    <w:altName w:val="Calibri"/>
    <w:panose1 w:val="020B0604020202020204"/>
    <w:charset w:val="00"/>
    <w:family w:val="roman"/>
    <w:pitch w:val="default"/>
  </w:font>
  <w:font w:name="ZapfHumnst BT">
    <w:altName w:val="Calibri"/>
    <w:panose1 w:val="020B0604020202020204"/>
    <w:charset w:val="00"/>
    <w:family w:val="swiss"/>
    <w:notTrueType/>
    <w:pitch w:val="default"/>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ourier New Standard">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Bold">
    <w:panose1 w:val="020B0604020202020204"/>
    <w:charset w:val="00"/>
    <w:family w:val="swiss"/>
    <w:notTrueType/>
    <w:pitch w:val="default"/>
    <w:sig w:usb0="00000003" w:usb1="00000000" w:usb2="00000000" w:usb3="00000000" w:csb0="00000001" w:csb1="00000000"/>
  </w:font>
  <w:font w:name="Arial Narrow">
    <w:altName w:val="Arial"/>
    <w:panose1 w:val="020B0606020202030204"/>
    <w:charset w:val="00"/>
    <w:family w:val="swiss"/>
    <w:pitch w:val="variable"/>
    <w:sig w:usb0="00000287" w:usb1="00000800" w:usb2="00000000" w:usb3="00000000" w:csb0="0000009F" w:csb1="00000000"/>
  </w:font>
  <w:font w:name="ヒラギノ角ゴ Pro W3">
    <w:panose1 w:val="020B0604020202020204"/>
    <w:charset w:val="80"/>
    <w:family w:val="swiss"/>
    <w:pitch w:val="variable"/>
    <w:sig w:usb0="E00002FF" w:usb1="7AC7FFFF" w:usb2="00000012" w:usb3="00000000" w:csb0="0002000D" w:csb1="00000000"/>
  </w:font>
  <w:font w:name="Cambria">
    <w:panose1 w:val="02040503050406030204"/>
    <w:charset w:val="00"/>
    <w:family w:val="roman"/>
    <w:pitch w:val="variable"/>
    <w:sig w:usb0="E00006FF" w:usb1="420024FF" w:usb2="02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1F38" w14:textId="77777777" w:rsidR="00415E5C" w:rsidRDefault="00415E5C" w:rsidP="009C5E72">
    <w:pPr>
      <w:pStyle w:val="Footer"/>
      <w:framePr w:wrap="none" w:vAnchor="text" w:hAnchor="margin" w:xAlign="right" w:y="1"/>
      <w:rPr>
        <w:rStyle w:val="PageNumber"/>
      </w:rPr>
    </w:pPr>
    <w:r w:rsidRPr="7257E99C">
      <w:rPr>
        <w:rStyle w:val="PageNumber"/>
      </w:rPr>
      <w:fldChar w:fldCharType="begin"/>
    </w:r>
    <w:r w:rsidRPr="7257E99C">
      <w:rPr>
        <w:rStyle w:val="PageNumber"/>
      </w:rPr>
      <w:instrText xml:space="preserve"> PAGE </w:instrText>
    </w:r>
    <w:r w:rsidRPr="7257E99C">
      <w:rPr>
        <w:rStyle w:val="PageNumber"/>
      </w:rPr>
      <w:fldChar w:fldCharType="end"/>
    </w:r>
  </w:p>
  <w:p w14:paraId="7F338D3E" w14:textId="77777777" w:rsidR="0074350B" w:rsidRDefault="0074350B" w:rsidP="00415E5C">
    <w:pPr>
      <w:pStyle w:val="Footer"/>
      <w:ind w:right="360"/>
      <w:rPr>
        <w:rStyle w:val="PageNumber"/>
      </w:rPr>
    </w:pPr>
  </w:p>
  <w:p w14:paraId="77BE84EC" w14:textId="77777777" w:rsidR="0074350B" w:rsidRDefault="0074350B" w:rsidP="005B08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9CA1C" w14:textId="77777777" w:rsidR="00415E5C" w:rsidRDefault="00415E5C" w:rsidP="00591286">
    <w:pPr>
      <w:pStyle w:val="Footer"/>
      <w:framePr w:wrap="none" w:vAnchor="text" w:hAnchor="page" w:x="10771" w:y="109"/>
      <w:rPr>
        <w:rStyle w:val="PageNumber"/>
      </w:rPr>
    </w:pPr>
    <w:r w:rsidRPr="7257E99C">
      <w:rPr>
        <w:rStyle w:val="PageNumber"/>
      </w:rPr>
      <w:fldChar w:fldCharType="begin"/>
    </w:r>
    <w:r w:rsidRPr="7257E99C">
      <w:rPr>
        <w:rStyle w:val="PageNumber"/>
      </w:rPr>
      <w:instrText xml:space="preserve"> PAGE </w:instrText>
    </w:r>
    <w:r w:rsidRPr="7257E99C">
      <w:rPr>
        <w:rStyle w:val="PageNumber"/>
      </w:rPr>
      <w:fldChar w:fldCharType="separate"/>
    </w:r>
    <w:r w:rsidR="7257E99C" w:rsidRPr="7257E99C">
      <w:rPr>
        <w:rStyle w:val="PageNumber"/>
      </w:rPr>
      <w:t>2</w:t>
    </w:r>
    <w:r w:rsidRPr="7257E99C">
      <w:rPr>
        <w:rStyle w:val="PageNumber"/>
      </w:rPr>
      <w:fldChar w:fldCharType="end"/>
    </w:r>
  </w:p>
  <w:tbl>
    <w:tblPr>
      <w:tblStyle w:val="TableGrid"/>
      <w:tblW w:w="10532" w:type="dxa"/>
      <w:tblInd w:w="-749" w:type="dxa"/>
      <w:tblLook w:val="04A0" w:firstRow="1" w:lastRow="0" w:firstColumn="1" w:lastColumn="0" w:noHBand="0" w:noVBand="1"/>
    </w:tblPr>
    <w:tblGrid>
      <w:gridCol w:w="3144"/>
      <w:gridCol w:w="4820"/>
      <w:gridCol w:w="2568"/>
    </w:tblGrid>
    <w:tr w:rsidR="00591286" w14:paraId="506D0207" w14:textId="77777777" w:rsidTr="7257E99C">
      <w:trPr>
        <w:trHeight w:val="335"/>
      </w:trPr>
      <w:tc>
        <w:tcPr>
          <w:tcW w:w="3144" w:type="dxa"/>
          <w:tcBorders>
            <w:top w:val="nil"/>
            <w:left w:val="nil"/>
            <w:bottom w:val="nil"/>
            <w:right w:val="nil"/>
          </w:tcBorders>
          <w:vAlign w:val="center"/>
        </w:tcPr>
        <w:p w14:paraId="712B6B3C" w14:textId="77777777" w:rsidR="00591286" w:rsidRDefault="7257E99C" w:rsidP="00591286">
          <w:pPr>
            <w:pStyle w:val="Footer"/>
            <w:ind w:right="360"/>
            <w:rPr>
              <w:rStyle w:val="PageNumber"/>
            </w:rPr>
          </w:pPr>
          <w:r>
            <w:rPr>
              <w:noProof/>
            </w:rPr>
            <w:drawing>
              <wp:inline distT="0" distB="0" distL="0" distR="0" wp14:anchorId="53E64BD0" wp14:editId="6753E122">
                <wp:extent cx="1487170" cy="309880"/>
                <wp:effectExtent l="0" t="0" r="0" b="0"/>
                <wp:docPr id="1371006180" name="Picture 1371006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1">
                          <a:extLst>
                            <a:ext uri="{28A0092B-C50C-407E-A947-70E740481C1C}">
                              <a14:useLocalDpi xmlns:a14="http://schemas.microsoft.com/office/drawing/2010/main" val="0"/>
                            </a:ext>
                          </a:extLst>
                        </a:blip>
                        <a:stretch>
                          <a:fillRect/>
                        </a:stretch>
                      </pic:blipFill>
                      <pic:spPr>
                        <a:xfrm>
                          <a:off x="0" y="0"/>
                          <a:ext cx="1487170" cy="309880"/>
                        </a:xfrm>
                        <a:prstGeom prst="rect">
                          <a:avLst/>
                        </a:prstGeom>
                      </pic:spPr>
                    </pic:pic>
                  </a:graphicData>
                </a:graphic>
              </wp:inline>
            </w:drawing>
          </w:r>
        </w:p>
      </w:tc>
      <w:tc>
        <w:tcPr>
          <w:tcW w:w="4820" w:type="dxa"/>
          <w:tcBorders>
            <w:top w:val="nil"/>
            <w:left w:val="nil"/>
            <w:bottom w:val="nil"/>
            <w:right w:val="nil"/>
          </w:tcBorders>
          <w:vAlign w:val="center"/>
        </w:tcPr>
        <w:p w14:paraId="29BDDF8C" w14:textId="77777777" w:rsidR="00591286" w:rsidRDefault="7257E99C" w:rsidP="00591286">
          <w:pPr>
            <w:pStyle w:val="Footer"/>
            <w:ind w:right="360"/>
            <w:jc w:val="center"/>
            <w:rPr>
              <w:rStyle w:val="PageNumber"/>
            </w:rPr>
          </w:pPr>
          <w:r w:rsidRPr="7257E99C">
            <w:rPr>
              <w:rStyle w:val="PageNumber"/>
              <w:sz w:val="16"/>
              <w:szCs w:val="16"/>
            </w:rPr>
            <w:t>www.eo4eu.eu</w:t>
          </w:r>
        </w:p>
      </w:tc>
      <w:tc>
        <w:tcPr>
          <w:tcW w:w="2568" w:type="dxa"/>
          <w:tcBorders>
            <w:top w:val="nil"/>
            <w:left w:val="nil"/>
            <w:bottom w:val="nil"/>
            <w:right w:val="nil"/>
          </w:tcBorders>
          <w:vAlign w:val="center"/>
        </w:tcPr>
        <w:p w14:paraId="7435D659" w14:textId="77777777" w:rsidR="00591286" w:rsidRDefault="00591286" w:rsidP="00591286">
          <w:pPr>
            <w:pStyle w:val="Footer"/>
            <w:ind w:right="360"/>
            <w:jc w:val="center"/>
            <w:rPr>
              <w:rStyle w:val="PageNumber"/>
            </w:rPr>
          </w:pPr>
        </w:p>
      </w:tc>
    </w:tr>
  </w:tbl>
  <w:p w14:paraId="00F39D64" w14:textId="77777777" w:rsidR="0074350B" w:rsidRPr="00591286" w:rsidRDefault="0074350B" w:rsidP="0059128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801E7" w14:textId="77777777" w:rsidR="00415E5C" w:rsidRDefault="00415E5C" w:rsidP="003B69B7">
    <w:pPr>
      <w:pStyle w:val="Footer"/>
      <w:framePr w:wrap="none" w:vAnchor="text" w:hAnchor="page" w:x="11020" w:y="123"/>
      <w:rPr>
        <w:rStyle w:val="PageNumber"/>
      </w:rPr>
    </w:pPr>
    <w:r w:rsidRPr="7257E99C">
      <w:rPr>
        <w:rStyle w:val="PageNumber"/>
      </w:rPr>
      <w:fldChar w:fldCharType="begin"/>
    </w:r>
    <w:r w:rsidRPr="7257E99C">
      <w:rPr>
        <w:rStyle w:val="PageNumber"/>
      </w:rPr>
      <w:instrText xml:space="preserve"> PAGE </w:instrText>
    </w:r>
    <w:r w:rsidRPr="7257E99C">
      <w:rPr>
        <w:rStyle w:val="PageNumber"/>
      </w:rPr>
      <w:fldChar w:fldCharType="separate"/>
    </w:r>
    <w:r w:rsidR="7257E99C" w:rsidRPr="7257E99C">
      <w:rPr>
        <w:rStyle w:val="PageNumber"/>
      </w:rPr>
      <w:t>1</w:t>
    </w:r>
    <w:r w:rsidRPr="7257E99C">
      <w:rPr>
        <w:rStyle w:val="PageNumber"/>
      </w:rPr>
      <w:fldChar w:fldCharType="end"/>
    </w:r>
  </w:p>
  <w:tbl>
    <w:tblPr>
      <w:tblStyle w:val="TableGrid"/>
      <w:tblW w:w="10532" w:type="dxa"/>
      <w:tblInd w:w="-734" w:type="dxa"/>
      <w:tblLook w:val="04A0" w:firstRow="1" w:lastRow="0" w:firstColumn="1" w:lastColumn="0" w:noHBand="0" w:noVBand="1"/>
    </w:tblPr>
    <w:tblGrid>
      <w:gridCol w:w="3144"/>
      <w:gridCol w:w="4820"/>
      <w:gridCol w:w="2568"/>
    </w:tblGrid>
    <w:tr w:rsidR="003B69B7" w14:paraId="67ABA681" w14:textId="77777777" w:rsidTr="7257E99C">
      <w:trPr>
        <w:trHeight w:val="335"/>
      </w:trPr>
      <w:tc>
        <w:tcPr>
          <w:tcW w:w="3144" w:type="dxa"/>
          <w:tcBorders>
            <w:top w:val="nil"/>
            <w:left w:val="nil"/>
            <w:bottom w:val="nil"/>
            <w:right w:val="nil"/>
          </w:tcBorders>
          <w:vAlign w:val="center"/>
        </w:tcPr>
        <w:p w14:paraId="68BDED8E" w14:textId="77777777" w:rsidR="003B69B7" w:rsidRDefault="7257E99C" w:rsidP="003B69B7">
          <w:pPr>
            <w:pStyle w:val="Footer"/>
            <w:ind w:right="360"/>
            <w:rPr>
              <w:rStyle w:val="PageNumber"/>
            </w:rPr>
          </w:pPr>
          <w:r>
            <w:rPr>
              <w:noProof/>
            </w:rPr>
            <w:drawing>
              <wp:inline distT="0" distB="0" distL="0" distR="0" wp14:anchorId="000E0808" wp14:editId="50E9401A">
                <wp:extent cx="1487170" cy="309880"/>
                <wp:effectExtent l="0" t="0" r="0" b="0"/>
                <wp:docPr id="1612886473" name="Picture 16128864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7"/>
                        <pic:cNvPicPr/>
                      </pic:nvPicPr>
                      <pic:blipFill>
                        <a:blip r:embed="rId1">
                          <a:extLst>
                            <a:ext uri="{28A0092B-C50C-407E-A947-70E740481C1C}">
                              <a14:useLocalDpi xmlns:a14="http://schemas.microsoft.com/office/drawing/2010/main" val="0"/>
                            </a:ext>
                          </a:extLst>
                        </a:blip>
                        <a:stretch>
                          <a:fillRect/>
                        </a:stretch>
                      </pic:blipFill>
                      <pic:spPr>
                        <a:xfrm>
                          <a:off x="0" y="0"/>
                          <a:ext cx="1487170" cy="309880"/>
                        </a:xfrm>
                        <a:prstGeom prst="rect">
                          <a:avLst/>
                        </a:prstGeom>
                      </pic:spPr>
                    </pic:pic>
                  </a:graphicData>
                </a:graphic>
              </wp:inline>
            </w:drawing>
          </w:r>
        </w:p>
      </w:tc>
      <w:tc>
        <w:tcPr>
          <w:tcW w:w="4820" w:type="dxa"/>
          <w:tcBorders>
            <w:top w:val="nil"/>
            <w:left w:val="nil"/>
            <w:bottom w:val="nil"/>
            <w:right w:val="nil"/>
          </w:tcBorders>
          <w:vAlign w:val="center"/>
        </w:tcPr>
        <w:p w14:paraId="594F5D57" w14:textId="77777777" w:rsidR="003B69B7" w:rsidRDefault="7257E99C" w:rsidP="003B69B7">
          <w:pPr>
            <w:pStyle w:val="Footer"/>
            <w:ind w:right="360"/>
            <w:jc w:val="center"/>
            <w:rPr>
              <w:rStyle w:val="PageNumber"/>
            </w:rPr>
          </w:pPr>
          <w:r w:rsidRPr="7257E99C">
            <w:rPr>
              <w:rStyle w:val="PageNumber"/>
              <w:sz w:val="16"/>
              <w:szCs w:val="16"/>
            </w:rPr>
            <w:t>www.eo4eu.eu</w:t>
          </w:r>
        </w:p>
      </w:tc>
      <w:tc>
        <w:tcPr>
          <w:tcW w:w="2568" w:type="dxa"/>
          <w:tcBorders>
            <w:top w:val="nil"/>
            <w:left w:val="nil"/>
            <w:bottom w:val="nil"/>
            <w:right w:val="nil"/>
          </w:tcBorders>
          <w:vAlign w:val="center"/>
        </w:tcPr>
        <w:p w14:paraId="54BCBD01" w14:textId="77777777" w:rsidR="003B69B7" w:rsidRDefault="003B69B7" w:rsidP="003B69B7">
          <w:pPr>
            <w:pStyle w:val="Footer"/>
            <w:ind w:right="360"/>
            <w:jc w:val="center"/>
            <w:rPr>
              <w:rStyle w:val="PageNumber"/>
            </w:rPr>
          </w:pPr>
        </w:p>
      </w:tc>
    </w:tr>
  </w:tbl>
  <w:p w14:paraId="3F1F8638" w14:textId="77777777" w:rsidR="0074350B" w:rsidRPr="00821F74" w:rsidRDefault="0074350B" w:rsidP="003B69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8E250" w14:textId="77777777" w:rsidR="0074350B" w:rsidRDefault="0074350B" w:rsidP="005B0821">
    <w:pPr>
      <w:pStyle w:val="Footer"/>
      <w:rPr>
        <w:rStyle w:val="PageNumber"/>
      </w:rPr>
    </w:pPr>
    <w:r w:rsidRPr="7257E99C">
      <w:rPr>
        <w:rStyle w:val="PageNumber"/>
      </w:rPr>
      <w:fldChar w:fldCharType="begin"/>
    </w:r>
    <w:r w:rsidRPr="7257E99C">
      <w:rPr>
        <w:rStyle w:val="PageNumber"/>
      </w:rPr>
      <w:instrText xml:space="preserve">PAGE  </w:instrText>
    </w:r>
    <w:r w:rsidRPr="7257E99C">
      <w:rPr>
        <w:rStyle w:val="PageNumber"/>
      </w:rPr>
      <w:fldChar w:fldCharType="separate"/>
    </w:r>
    <w:r w:rsidR="7257E99C" w:rsidRPr="7257E99C">
      <w:rPr>
        <w:rStyle w:val="PageNumber"/>
      </w:rPr>
      <w:t>1</w:t>
    </w:r>
    <w:r w:rsidRPr="7257E99C">
      <w:rPr>
        <w:rStyle w:val="PageNumber"/>
      </w:rPr>
      <w:fldChar w:fldCharType="end"/>
    </w:r>
  </w:p>
  <w:p w14:paraId="066F14DF" w14:textId="77777777" w:rsidR="0074350B" w:rsidRDefault="0074350B" w:rsidP="005B0821">
    <w:pPr>
      <w:pStyle w:val="Footer"/>
    </w:pPr>
  </w:p>
  <w:p w14:paraId="6E806183" w14:textId="77777777" w:rsidR="000C2479" w:rsidRDefault="000C2479"/>
  <w:p w14:paraId="4E29C8C3" w14:textId="77777777" w:rsidR="000C2479" w:rsidRDefault="000C24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A8AA1" w14:textId="77777777" w:rsidR="00C53DA1" w:rsidRDefault="00C53DA1" w:rsidP="005B0821">
      <w:r>
        <w:separator/>
      </w:r>
    </w:p>
  </w:footnote>
  <w:footnote w:type="continuationSeparator" w:id="0">
    <w:p w14:paraId="19558AD2" w14:textId="77777777" w:rsidR="00C53DA1" w:rsidRDefault="00C53DA1" w:rsidP="005B0821">
      <w:r>
        <w:continuationSeparator/>
      </w:r>
    </w:p>
  </w:footnote>
  <w:footnote w:type="continuationNotice" w:id="1">
    <w:p w14:paraId="0E2995C3" w14:textId="77777777" w:rsidR="00C53DA1" w:rsidRDefault="00C53DA1"/>
  </w:footnote>
  <w:footnote w:id="2">
    <w:p w14:paraId="7B3DCB7B" w14:textId="5A9F5745" w:rsidR="00F5509D" w:rsidRDefault="00F5509D">
      <w:pPr>
        <w:pStyle w:val="FootnoteText"/>
      </w:pPr>
      <w:r>
        <w:rPr>
          <w:rStyle w:val="FootnoteReference"/>
        </w:rPr>
        <w:footnoteRef/>
      </w:r>
      <w:r>
        <w:t xml:space="preserve"> </w:t>
      </w:r>
      <w:hyperlink r:id="rId1">
        <w:r w:rsidR="003C6340" w:rsidRPr="00F5509D">
          <w:rPr>
            <w:rStyle w:val="Hyperlink"/>
            <w:lang w:val="en-GB"/>
          </w:rPr>
          <w:t>https://www.earthdata.nasa.gov/learn/articles/ssl-impact-blog</w:t>
        </w:r>
      </w:hyperlink>
    </w:p>
  </w:footnote>
  <w:footnote w:id="3">
    <w:p w14:paraId="036D5E02" w14:textId="2D345A15"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Ting Chen, Simon Kornblith, Mohammad Norouzi, Geoffrey Hinton. A Simple Framework for Contrastive Learning of Visual Representations. International Conference on Machine Learning (ICML), 2020.</w:t>
      </w:r>
    </w:p>
  </w:footnote>
  <w:footnote w:id="4">
    <w:p w14:paraId="33BAF36D" w14:textId="300BB6E5"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Ting Chen, Simon Kornblith, Kevin Swersky, Mohammad Norouzi, Geoffrey Hinton. Big Self-Supervised Models are Strong Semi-Supervised Learners. Advances in Neural Information Processing Systems (NeurIPS), 2020.</w:t>
      </w:r>
    </w:p>
  </w:footnote>
  <w:footnote w:id="5">
    <w:p w14:paraId="3367DD01" w14:textId="79BB4154"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Momentum Contrast for Unsupervised Visual Representation Learning. Conference on Computer Vision and Pattern Recognition (CVPR), 2020.</w:t>
      </w:r>
    </w:p>
  </w:footnote>
  <w:footnote w:id="6">
    <w:p w14:paraId="25DE590A" w14:textId="5DD87766"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 xml:space="preserve">Xinlei Chen, Haoqi Fan, Ross Girshick, Kaiming He. Improved Baselines with Momentum Contrastive Learning. Tech Report. </w:t>
      </w:r>
      <w:hyperlink r:id="rId2">
        <w:r w:rsidRPr="05859ED8">
          <w:rPr>
            <w:rStyle w:val="Hyperlink"/>
            <w:rFonts w:ascii="Helvetica Neue" w:eastAsia="Helvetica Neue" w:hAnsi="Helvetica Neue" w:cs="Helvetica Neue"/>
            <w:sz w:val="19"/>
            <w:szCs w:val="19"/>
          </w:rPr>
          <w:t>https://arxiv.org/abs/2003.04297</w:t>
        </w:r>
      </w:hyperlink>
      <w:r w:rsidRPr="05859ED8">
        <w:rPr>
          <w:rFonts w:ascii="Helvetica Neue" w:eastAsia="Helvetica Neue" w:hAnsi="Helvetica Neue" w:cs="Helvetica Neue"/>
          <w:sz w:val="19"/>
          <w:szCs w:val="19"/>
        </w:rPr>
        <w:t>, 2020.</w:t>
      </w:r>
    </w:p>
  </w:footnote>
  <w:footnote w:id="7">
    <w:p w14:paraId="76B81370" w14:textId="32B5B3C0" w:rsidR="001B407C" w:rsidRDefault="001B407C">
      <w:pPr>
        <w:pStyle w:val="FootnoteText"/>
      </w:pPr>
      <w:r>
        <w:rPr>
          <w:rStyle w:val="FootnoteReference"/>
        </w:rPr>
        <w:footnoteRef/>
      </w:r>
      <w:r>
        <w:t xml:space="preserve"> </w:t>
      </w:r>
      <w:r w:rsidR="003256DD" w:rsidRPr="003256DD">
        <w:t>Lili Zhang, Wanxuan Lu, Jinming Zhang, Hongqi Wang. A Semisupervised Convolution Neural Network for Partial Unlabeled Remote-Sensing Image Segmentation. IEEE Journal of Selected Topics in Applied Earth Observations and Remote Sensing, 2021.</w:t>
      </w:r>
    </w:p>
  </w:footnote>
  <w:footnote w:id="8">
    <w:p w14:paraId="107E89C0" w14:textId="1AA5E598" w:rsidR="00B6178C" w:rsidRDefault="00B6178C">
      <w:pPr>
        <w:pStyle w:val="FootnoteText"/>
      </w:pPr>
      <w:r>
        <w:rPr>
          <w:rStyle w:val="FootnoteReference"/>
        </w:rPr>
        <w:footnoteRef/>
      </w:r>
      <w:r>
        <w:t xml:space="preserve"> </w:t>
      </w:r>
      <w:r w:rsidRPr="00B6178C">
        <w:t>Juntao Yang, Zhizhong Kang, Ze Yang, Juan Xie, Bin Xue, Jianfeng Yang, Jinyou Tao. A Laboratory Open-Set Martian Rock Classification Method Based on Spectral Signatures. IGARSS 2020 - 2020 IEEE International Geoscience and Remote Sensing Symposium, 2020.</w:t>
      </w:r>
    </w:p>
  </w:footnote>
  <w:footnote w:id="9">
    <w:p w14:paraId="3D6A1171" w14:textId="65AC1257" w:rsidR="00CB1515" w:rsidRDefault="00CB1515">
      <w:pPr>
        <w:pStyle w:val="FootnoteText"/>
      </w:pPr>
      <w:r>
        <w:rPr>
          <w:rStyle w:val="FootnoteReference"/>
        </w:rPr>
        <w:footnoteRef/>
      </w:r>
      <w:r>
        <w:t xml:space="preserve"> </w:t>
      </w:r>
      <w:r w:rsidRPr="00CB1515">
        <w:t>Weiqiang Rao, Ying Qu, Lianru Gao, Xu Sun, Yuanfeng Wu, Bing Zhang. Transferable network with Siamese architecture for anomaly detection in hyperspectral images. International Journal of Applied Earth Observation and Geoinformation, 2022.</w:t>
      </w:r>
    </w:p>
  </w:footnote>
  <w:footnote w:id="10">
    <w:p w14:paraId="450809DC" w14:textId="2AD04977" w:rsidR="00020FC4" w:rsidRDefault="00020FC4">
      <w:pPr>
        <w:pStyle w:val="FootnoteText"/>
      </w:pPr>
      <w:r>
        <w:rPr>
          <w:rStyle w:val="FootnoteReference"/>
        </w:rPr>
        <w:footnoteRef/>
      </w:r>
      <w:r>
        <w:t xml:space="preserve"> </w:t>
      </w:r>
      <w:r w:rsidRPr="00020FC4">
        <w:t>He Jing, Yongqiang Cheng, Hao Wu, Hongqiang Wang. Radar Target Detection With Multi-Task Learning in Heterogeneous Environment. Conference on Robots and Vision, 2021.</w:t>
      </w:r>
    </w:p>
  </w:footnote>
  <w:footnote w:id="11">
    <w:p w14:paraId="6282F038" w14:textId="3C1E2F7B" w:rsidR="00020FC4" w:rsidRDefault="00020FC4">
      <w:pPr>
        <w:pStyle w:val="FootnoteText"/>
      </w:pPr>
      <w:r>
        <w:rPr>
          <w:rStyle w:val="FootnoteReference"/>
        </w:rPr>
        <w:footnoteRef/>
      </w:r>
      <w:r>
        <w:t xml:space="preserve"> </w:t>
      </w:r>
      <w:r w:rsidR="00D526E1" w:rsidRPr="00D526E1">
        <w:t>Lamei Zhang, Siyu Zhang, Bin Zou, Hongwei Dong. Unsupervised Deep Representation Learning and Few-Shot Classification of PolSAR Images. IEEE Transactions on Neural Networks and Learning Systems, 2018.</w:t>
      </w:r>
    </w:p>
  </w:footnote>
  <w:footnote w:id="12">
    <w:p w14:paraId="41C0FF78" w14:textId="3DB008C3" w:rsidR="00D526E1" w:rsidRDefault="00D526E1">
      <w:pPr>
        <w:pStyle w:val="FootnoteText"/>
      </w:pPr>
      <w:r>
        <w:rPr>
          <w:rStyle w:val="FootnoteReference"/>
        </w:rPr>
        <w:footnoteRef/>
      </w:r>
      <w:r>
        <w:t xml:space="preserve"> </w:t>
      </w:r>
      <w:r w:rsidR="00000AB7" w:rsidRPr="00000AB7">
        <w:t>Wanxuan Geng, Weixun Zhou, Shuanggen Jin. Multi-View Urban Scene Classification with a Complementary-Information Learning Model. Photogrammetric Engineering &amp; Remote Sensing, 2022.</w:t>
      </w:r>
    </w:p>
  </w:footnote>
  <w:footnote w:id="13">
    <w:p w14:paraId="65C7F706" w14:textId="242342B8" w:rsidR="00DF097C" w:rsidRDefault="00DF097C">
      <w:pPr>
        <w:pStyle w:val="FootnoteText"/>
      </w:pPr>
      <w:r>
        <w:rPr>
          <w:rStyle w:val="FootnoteReference"/>
        </w:rPr>
        <w:footnoteRef/>
      </w:r>
      <w:r>
        <w:t xml:space="preserve"> </w:t>
      </w:r>
      <w:r w:rsidRPr="00DF097C">
        <w:t>Gong Cheng, Ceyuan Yang, Xiwen Yao, Lei Guo, Junwei Han. When Deep Learning Meets Metric Learning: Remote Sensing Image Scene Classification via Learning Discriminative CNNs. IEEE Transactions on Geoscience and Remote Sensing, 2018.</w:t>
      </w:r>
    </w:p>
  </w:footnote>
  <w:footnote w:id="14">
    <w:p w14:paraId="53280A2A" w14:textId="49AA258A" w:rsidR="00F22DED" w:rsidRDefault="00F22DED">
      <w:pPr>
        <w:pStyle w:val="FootnoteText"/>
      </w:pPr>
      <w:r>
        <w:rPr>
          <w:rStyle w:val="FootnoteReference"/>
        </w:rPr>
        <w:footnoteRef/>
      </w:r>
      <w:r>
        <w:t xml:space="preserve"> </w:t>
      </w:r>
      <w:r w:rsidRPr="00F22DED">
        <w:t>Yi Wang, Conrad M Albrecht, Nassim Ait Ali Braham, Lichao Mou, Xiao Xiang Zhu. Self-supervised Learning in Remote Sensing: A Review. Accepted by IEEE Geoscience and Remote Sensing Magazine, 2022.</w:t>
      </w:r>
    </w:p>
  </w:footnote>
  <w:footnote w:id="15">
    <w:p w14:paraId="5F908B5A" w14:textId="11EEEB51" w:rsidR="00A408EA" w:rsidRDefault="00A408EA">
      <w:pPr>
        <w:pStyle w:val="FootnoteText"/>
      </w:pPr>
      <w:r>
        <w:rPr>
          <w:rStyle w:val="FootnoteReference"/>
        </w:rPr>
        <w:footnoteRef/>
      </w:r>
      <w:r>
        <w:t xml:space="preserve"> </w:t>
      </w:r>
      <w:r w:rsidRPr="00A408EA">
        <w:t>Neal Jean, Sherrie Wang, Anshul Samar, George Azzari, David Lobell, Stefano Ermon. Tile2Vec: Unsupervised Representation Learning for Spatially Distributed Data. AAAI Conference on Artificial Intelligence, 2019.</w:t>
      </w:r>
    </w:p>
  </w:footnote>
  <w:footnote w:id="16">
    <w:p w14:paraId="748B0F93" w14:textId="408D91FE"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 xml:space="preserve">Kaiming He, Xiangyu Zhang, Shaoqing Ren, Jian Sun. Deep Residual Learning for Image Recognition. Tech Report. </w:t>
      </w:r>
      <w:hyperlink r:id="rId3">
        <w:r w:rsidRPr="05859ED8">
          <w:rPr>
            <w:rStyle w:val="Hyperlink"/>
            <w:rFonts w:ascii="Helvetica Neue" w:eastAsia="Helvetica Neue" w:hAnsi="Helvetica Neue" w:cs="Helvetica Neue"/>
            <w:sz w:val="19"/>
            <w:szCs w:val="19"/>
          </w:rPr>
          <w:t>https://arxiv.org/abs/1512.03385</w:t>
        </w:r>
      </w:hyperlink>
      <w:r w:rsidRPr="05859ED8">
        <w:rPr>
          <w:rFonts w:ascii="Helvetica Neue" w:eastAsia="Helvetica Neue" w:hAnsi="Helvetica Neue" w:cs="Helvetica Neue"/>
          <w:sz w:val="19"/>
          <w:szCs w:val="19"/>
        </w:rPr>
        <w:t>, 2015.</w:t>
      </w:r>
    </w:p>
  </w:footnote>
  <w:footnote w:id="17">
    <w:p w14:paraId="50B17CF4" w14:textId="69988DB6"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Kihyuk Sohn. Improved Deep Metric Learning with Multi-class N-pair Loss Objective. Advances in Neural Information Processing Systems 29 (NeurIPS), 2016.</w:t>
      </w:r>
    </w:p>
  </w:footnote>
  <w:footnote w:id="18">
    <w:p w14:paraId="2020A116" w14:textId="19187376"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Ting Chen, Simon Kornblith, Mohammad Norouzi, Geoffrey Hinton. A Simple Framework for Contrastive Learning of Visual Representations. International Conference on Machine Learning (ICML), 2020.</w:t>
      </w:r>
    </w:p>
  </w:footnote>
  <w:footnote w:id="19">
    <w:p w14:paraId="46481DC5" w14:textId="78A40EAA" w:rsidR="00FF0F49" w:rsidRDefault="00FF0F49">
      <w:pPr>
        <w:pStyle w:val="FootnoteText"/>
      </w:pPr>
      <w:r>
        <w:rPr>
          <w:rStyle w:val="FootnoteReference"/>
        </w:rPr>
        <w:footnoteRef/>
      </w:r>
      <w:r>
        <w:t xml:space="preserve"> </w:t>
      </w:r>
      <w:r w:rsidR="0080283E" w:rsidRPr="0080283E">
        <w:t xml:space="preserve">Chen, Ting, et al. “A Simple Framework for Contrastive Learning of Visual Representations.” </w:t>
      </w:r>
      <w:r w:rsidR="0080283E" w:rsidRPr="0080283E">
        <w:rPr>
          <w:i/>
          <w:iCs/>
        </w:rPr>
        <w:t>International Conference on Machine Learning (ICML)</w:t>
      </w:r>
      <w:r w:rsidR="0080283E" w:rsidRPr="0080283E">
        <w:t>, 2020, http://arxiv.org/abs/2002.05709.</w:t>
      </w:r>
    </w:p>
  </w:footnote>
  <w:footnote w:id="20">
    <w:p w14:paraId="5996CFDE" w14:textId="7E7C5184" w:rsidR="6DC14C00" w:rsidRDefault="6DC14C00" w:rsidP="6DC14C00">
      <w:pPr>
        <w:pStyle w:val="FootnoteText"/>
      </w:pPr>
      <w:r w:rsidRPr="6DC14C00">
        <w:rPr>
          <w:rStyle w:val="FootnoteReference"/>
        </w:rPr>
        <w:footnoteRef/>
      </w:r>
      <w:r>
        <w:t xml:space="preserve"> Sumbul, Gencer, et al. “BigEarthNet: A Large-Scale Benchmark Archive for Remote Sensing Image Understanding.” </w:t>
      </w:r>
      <w:r w:rsidRPr="6DC14C00">
        <w:rPr>
          <w:i/>
          <w:iCs/>
        </w:rPr>
        <w:t>arXiv [cs.CV]</w:t>
      </w:r>
      <w:r w:rsidRPr="6DC14C00">
        <w:t>, 16 Feb. 2019, https://bigearth.net/static/documents/BigEarthNet_IGARSS_2019.pdf. arXiv.</w:t>
      </w:r>
    </w:p>
  </w:footnote>
  <w:footnote w:id="21">
    <w:p w14:paraId="26B58A2E" w14:textId="0F5BA33C" w:rsidR="6DC14C00" w:rsidRDefault="6DC14C00" w:rsidP="6DC14C00">
      <w:pPr>
        <w:pStyle w:val="FootnoteText"/>
      </w:pPr>
      <w:r w:rsidRPr="6DC14C00">
        <w:rPr>
          <w:rStyle w:val="FootnoteReference"/>
        </w:rPr>
        <w:footnoteRef/>
      </w:r>
      <w:r>
        <w:t xml:space="preserve"> Sumbul, Gencer, et al. “BigEarthNet-MM: A Large Scale Multi-Modal Multi-Label Benchmark Archive for Remote Sensing Image Classification and Retrieval.” </w:t>
      </w:r>
      <w:r w:rsidRPr="6DC14C00">
        <w:rPr>
          <w:i/>
          <w:iCs/>
        </w:rPr>
        <w:t>arXiv [cs.CV]</w:t>
      </w:r>
      <w:r w:rsidRPr="6DC14C00">
        <w:t>, 17 May 2021, http://arxiv.org/abs/2105.07921. arXiv.</w:t>
      </w:r>
    </w:p>
  </w:footnote>
  <w:footnote w:id="22">
    <w:p w14:paraId="7874A960" w14:textId="511476FF" w:rsidR="6DC14C00" w:rsidRDefault="6DC14C00" w:rsidP="6DC14C00">
      <w:pPr>
        <w:pStyle w:val="FootnoteText"/>
      </w:pPr>
      <w:r w:rsidRPr="6DC14C00">
        <w:rPr>
          <w:rStyle w:val="FootnoteReference"/>
        </w:rPr>
        <w:footnoteRef/>
      </w:r>
      <w:r>
        <w:t xml:space="preserve"> Sumbul, Gencer, et al. “BigEarthNet: A Large-Scale Benchmark Archive for Remote Sensing Image Understanding.” </w:t>
      </w:r>
      <w:r w:rsidRPr="6DC14C00">
        <w:rPr>
          <w:i/>
          <w:iCs/>
        </w:rPr>
        <w:t>arXiv [cs.CV]</w:t>
      </w:r>
      <w:r w:rsidRPr="6DC14C00">
        <w:t>, 16 Feb. 2019, https://bigearth.net/static/documents/BigEarthNet_IGARSS_2019.pdf. arXiv.</w:t>
      </w:r>
    </w:p>
  </w:footnote>
  <w:footnote w:id="23">
    <w:p w14:paraId="4F984157" w14:textId="0F2C3A72" w:rsidR="6DC14C00" w:rsidRDefault="6DC14C00" w:rsidP="6DC14C00">
      <w:pPr>
        <w:pStyle w:val="FootnoteText"/>
      </w:pPr>
      <w:r w:rsidRPr="6DC14C00">
        <w:rPr>
          <w:rStyle w:val="FootnoteReference"/>
        </w:rPr>
        <w:footnoteRef/>
      </w:r>
      <w:r>
        <w:t xml:space="preserve"> </w:t>
      </w:r>
      <w:bookmarkStart w:id="56" w:name="OLE_LINK1"/>
      <w:r>
        <w:t>https://en.wikipedia.org/wiki/Sentinel-2</w:t>
      </w:r>
      <w:bookmarkEnd w:id="56"/>
    </w:p>
  </w:footnote>
  <w:footnote w:id="24">
    <w:p w14:paraId="14BEE071" w14:textId="5C2B39BE" w:rsidR="00311857" w:rsidRPr="00AD74D3" w:rsidRDefault="00311857">
      <w:pPr>
        <w:pStyle w:val="FootnoteText"/>
      </w:pPr>
      <w:r>
        <w:rPr>
          <w:rStyle w:val="FootnoteReference"/>
        </w:rPr>
        <w:footnoteRef/>
      </w:r>
      <w:r w:rsidRPr="00AD74D3">
        <w:t xml:space="preserve"> https://en.wikipedia.org/wiki/Sentinel-2</w:t>
      </w:r>
    </w:p>
  </w:footnote>
  <w:footnote w:id="25">
    <w:p w14:paraId="4069A1DD" w14:textId="2ECF3C3D" w:rsidR="6DC14C00" w:rsidRDefault="6DC14C00" w:rsidP="6DC14C00">
      <w:pPr>
        <w:pStyle w:val="FootnoteText"/>
      </w:pPr>
      <w:r w:rsidRPr="6DC14C00">
        <w:rPr>
          <w:rStyle w:val="FootnoteReference"/>
        </w:rPr>
        <w:footnoteRef/>
      </w:r>
      <w:r w:rsidRPr="00121D4A">
        <w:t xml:space="preserve"> Sumbul, Gencer, et al. </w:t>
      </w:r>
      <w:r>
        <w:t xml:space="preserve">“BigEarthNet-MM: A Large Scale Multi-Modal Multi-Label Benchmark Archive for Remote Sensing Image Classification and Retrieval.” </w:t>
      </w:r>
      <w:r w:rsidRPr="6DC14C00">
        <w:rPr>
          <w:i/>
          <w:iCs/>
        </w:rPr>
        <w:t>arXiv [cs.CV]</w:t>
      </w:r>
      <w:r w:rsidRPr="6DC14C00">
        <w:t>, 17 May 2021, http://arxiv.org/abs/2105.07921. arXiv.</w:t>
      </w:r>
    </w:p>
  </w:footnote>
  <w:footnote w:id="26">
    <w:p w14:paraId="61D08170" w14:textId="31723597"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Yuxin Wu and Kaiming He.  Group normalization.  In Proceedings of the European Conference on Computer Vision (ECCV), pp. 3–19, 2018.</w:t>
      </w:r>
    </w:p>
  </w:footnote>
  <w:footnote w:id="27">
    <w:p w14:paraId="018ADE80" w14:textId="775737DC"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Tong He, Zhi Zhang, Hang Zhang, Zhongyue Zhang, Junyuan Xie, and Mu Li.  Bag of tricks for image classification with convolutional neural networks.  In Proceedings of the IEEE Conference on Computer Vision and Pattern Recognition, pp. 558–567, 2019.</w:t>
      </w:r>
    </w:p>
  </w:footnote>
  <w:footnote w:id="28">
    <w:p w14:paraId="354E9CED" w14:textId="25BB10DC" w:rsidR="05859ED8" w:rsidRDefault="05859ED8" w:rsidP="05859ED8">
      <w:pPr>
        <w:jc w:val="both"/>
      </w:pPr>
      <w:r w:rsidRPr="05859ED8">
        <w:rPr>
          <w:rStyle w:val="FootnoteReference"/>
        </w:rPr>
        <w:footnoteRef/>
      </w:r>
      <w:r>
        <w:t xml:space="preserve"> </w:t>
      </w:r>
      <w:r w:rsidRPr="05859ED8">
        <w:rPr>
          <w:rFonts w:ascii="Helvetica Neue" w:eastAsia="Helvetica Neue" w:hAnsi="Helvetica Neue" w:cs="Helvetica Neue"/>
          <w:sz w:val="19"/>
          <w:szCs w:val="19"/>
        </w:rPr>
        <w:t>Summers, Cecilia, and Michael J. Dinneen. Four Things Everyone Should Know to Improve Batch Normalization. International Conference on Learning Representations (ICLR), 2020.</w:t>
      </w:r>
    </w:p>
  </w:footnote>
  <w:footnote w:id="29">
    <w:p w14:paraId="4725E01F" w14:textId="5B7ADCAA" w:rsidR="007C47E1" w:rsidRDefault="007C47E1" w:rsidP="00E22778">
      <w:pPr>
        <w:pStyle w:val="FootnoteText"/>
        <w:jc w:val="both"/>
      </w:pPr>
      <w:r>
        <w:rPr>
          <w:rStyle w:val="FootnoteReference"/>
        </w:rPr>
        <w:footnoteRef/>
      </w:r>
      <w:r>
        <w:t xml:space="preserve"> </w:t>
      </w:r>
      <w:hyperlink r:id="rId4" w:history="1">
        <w:r w:rsidR="0081093B" w:rsidRPr="0013171F">
          <w:rPr>
            <w:rStyle w:val="Hyperlink"/>
          </w:rPr>
          <w:t>https://github.com/google-research/simclr</w:t>
        </w:r>
      </w:hyperlink>
      <w:r w:rsidR="0081093B">
        <w:t xml:space="preserve"> </w:t>
      </w:r>
    </w:p>
  </w:footnote>
  <w:footnote w:id="30">
    <w:p w14:paraId="43DA3A39" w14:textId="2BB1CEDB" w:rsidR="0091091C" w:rsidRDefault="0091091C">
      <w:pPr>
        <w:pStyle w:val="FootnoteText"/>
      </w:pPr>
      <w:r>
        <w:rPr>
          <w:rStyle w:val="FootnoteReference"/>
        </w:rPr>
        <w:footnoteRef/>
      </w:r>
      <w:r>
        <w:t xml:space="preserve"> </w:t>
      </w:r>
      <w:hyperlink r:id="rId5" w:anchor="issuecomment-905703662">
        <w:r w:rsidR="002D06D4" w:rsidRPr="002D06D4">
          <w:rPr>
            <w:rStyle w:val="Hyperlink"/>
            <w:lang w:val="en-GB"/>
          </w:rPr>
          <w:t>https://github.com/pytorch/pytorch/issues/13246#issuecomment-905703662</w:t>
        </w:r>
      </w:hyperlink>
    </w:p>
  </w:footnote>
  <w:footnote w:id="31">
    <w:p w14:paraId="32E8C06E" w14:textId="71EDFDA2" w:rsidR="55DA3CFE" w:rsidRDefault="55DA3CFE" w:rsidP="55DA3CFE">
      <w:pPr>
        <w:pStyle w:val="FootnoteText"/>
      </w:pPr>
      <w:r w:rsidRPr="55DA3CFE">
        <w:rPr>
          <w:rStyle w:val="FootnoteReference"/>
        </w:rPr>
        <w:footnoteRef/>
      </w:r>
      <w:r>
        <w:t xml:space="preserve"> Van Den Oord, Aaron, and Oriol Vinyals. "Neural discrete representation learning." </w:t>
      </w:r>
      <w:r w:rsidRPr="55DA3CFE">
        <w:rPr>
          <w:i/>
          <w:iCs/>
        </w:rPr>
        <w:t>Advances in neural information processing systems</w:t>
      </w:r>
      <w:r w:rsidRPr="55DA3CFE">
        <w:t xml:space="preserve"> 30 (2017).</w:t>
      </w:r>
    </w:p>
  </w:footnote>
  <w:footnote w:id="32">
    <w:p w14:paraId="6CBEE77E" w14:textId="77777777" w:rsidR="004A09FA" w:rsidRDefault="004A09FA" w:rsidP="004A09FA">
      <w:pPr>
        <w:pStyle w:val="FootnoteText"/>
      </w:pPr>
      <w:r w:rsidRPr="279697BD">
        <w:rPr>
          <w:rStyle w:val="FootnoteReference"/>
        </w:rPr>
        <w:footnoteRef/>
      </w:r>
      <w:r>
        <w:t xml:space="preserve"> Zeghidour, Neil, et al. "Soundstream: An end-to-end neural audio codec." </w:t>
      </w:r>
      <w:r w:rsidRPr="279697BD">
        <w:rPr>
          <w:i/>
          <w:iCs/>
        </w:rPr>
        <w:t>IEEE/ACM Transactions on Audio, Speech, and Language Processing</w:t>
      </w:r>
      <w:r w:rsidRPr="279697BD">
        <w:t xml:space="preserve"> 30 (2021): 495-507.</w:t>
      </w:r>
    </w:p>
  </w:footnote>
  <w:footnote w:id="33">
    <w:p w14:paraId="139CCC02" w14:textId="77777777" w:rsidR="00E957E9" w:rsidRDefault="00E957E9" w:rsidP="00E957E9">
      <w:pPr>
        <w:pStyle w:val="FootnoteText"/>
      </w:pPr>
      <w:r w:rsidRPr="5B87DCF6">
        <w:rPr>
          <w:rStyle w:val="FootnoteReference"/>
        </w:rPr>
        <w:footnoteRef/>
      </w:r>
      <w:r>
        <w:t xml:space="preserve"> Gregorová, Magda, Marc Desaules, and Alexandros Kalousis. "Learned transform compression with optimized entropy encoding." </w:t>
      </w:r>
      <w:r w:rsidRPr="5B87DCF6">
        <w:rPr>
          <w:i/>
          <w:iCs/>
        </w:rPr>
        <w:t>arXiv preprint arXiv:2104.03305</w:t>
      </w:r>
      <w:r>
        <w:t xml:space="preserve">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B84B6" w14:textId="77777777" w:rsidR="00F94D14" w:rsidRPr="009E1DA2" w:rsidRDefault="00F94D14" w:rsidP="7257E99C">
    <w:pPr>
      <w:pStyle w:val="Header"/>
      <w:rPr>
        <w:noProof/>
      </w:rPr>
    </w:pPr>
    <w:r w:rsidRPr="009E1DA2">
      <w:tab/>
    </w:r>
  </w:p>
  <w:p w14:paraId="6E0EF89B" w14:textId="77777777" w:rsidR="0074350B" w:rsidRPr="007526B0" w:rsidRDefault="7257E99C" w:rsidP="00591286">
    <w:pPr>
      <w:pStyle w:val="Header"/>
      <w:jc w:val="right"/>
    </w:pPr>
    <w:r>
      <w:rPr>
        <w:noProof/>
      </w:rPr>
      <w:drawing>
        <wp:inline distT="0" distB="0" distL="0" distR="0" wp14:anchorId="5D007BD7" wp14:editId="595C1957">
          <wp:extent cx="1461770" cy="685800"/>
          <wp:effectExtent l="0" t="0" r="5080" b="0"/>
          <wp:docPr id="1774889976" name="Picture 17748899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
                    <a:extLst>
                      <a:ext uri="{28A0092B-C50C-407E-A947-70E740481C1C}">
                        <a14:useLocalDpi xmlns:a14="http://schemas.microsoft.com/office/drawing/2010/main" val="0"/>
                      </a:ext>
                    </a:extLst>
                  </a:blip>
                  <a:stretch>
                    <a:fillRect/>
                  </a:stretch>
                </pic:blipFill>
                <pic:spPr>
                  <a:xfrm>
                    <a:off x="0" y="0"/>
                    <a:ext cx="1461770" cy="6858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34832" w14:textId="77777777" w:rsidR="005B0821" w:rsidRDefault="7257E99C" w:rsidP="005B0821">
    <w:pPr>
      <w:pStyle w:val="Header"/>
    </w:pPr>
    <w:r>
      <w:rPr>
        <w:noProof/>
      </w:rPr>
      <w:drawing>
        <wp:inline distT="0" distB="0" distL="0" distR="0" wp14:anchorId="5EB721B0" wp14:editId="1F47FB75">
          <wp:extent cx="2878455" cy="1351915"/>
          <wp:effectExtent l="0" t="0" r="0" b="0"/>
          <wp:docPr id="79626863" name="Picture 796268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
                    <a:extLst>
                      <a:ext uri="{28A0092B-C50C-407E-A947-70E740481C1C}">
                        <a14:useLocalDpi xmlns:a14="http://schemas.microsoft.com/office/drawing/2010/main" val="0"/>
                      </a:ext>
                    </a:extLst>
                  </a:blip>
                  <a:stretch>
                    <a:fillRect/>
                  </a:stretch>
                </pic:blipFill>
                <pic:spPr>
                  <a:xfrm>
                    <a:off x="0" y="0"/>
                    <a:ext cx="2878455" cy="1351915"/>
                  </a:xfrm>
                  <a:prstGeom prst="rect">
                    <a:avLst/>
                  </a:prstGeom>
                </pic:spPr>
              </pic:pic>
            </a:graphicData>
          </a:graphic>
        </wp:inline>
      </w:drawing>
    </w:r>
  </w:p>
  <w:p w14:paraId="751570E7" w14:textId="77777777" w:rsidR="005B0821" w:rsidRDefault="005B0821" w:rsidP="005B08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1A456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70255B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0902C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812CAF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E74347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4FAE42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E00B7D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20ED8C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3215BC"/>
    <w:lvl w:ilvl="0">
      <w:start w:val="1"/>
      <w:numFmt w:val="decimal"/>
      <w:pStyle w:val="ListNumber"/>
      <w:lvlText w:val="%1."/>
      <w:lvlJc w:val="left"/>
      <w:pPr>
        <w:tabs>
          <w:tab w:val="num" w:pos="360"/>
        </w:tabs>
        <w:ind w:left="360" w:hanging="360"/>
      </w:pPr>
    </w:lvl>
  </w:abstractNum>
  <w:abstractNum w:abstractNumId="9" w15:restartNumberingAfterBreak="0">
    <w:nsid w:val="00000003"/>
    <w:multiLevelType w:val="multilevel"/>
    <w:tmpl w:val="00000003"/>
    <w:name w:val="WW8Num5"/>
    <w:lvl w:ilvl="0">
      <w:start w:val="1"/>
      <w:numFmt w:val="lowerLetter"/>
      <w:suff w:val="nothing"/>
      <w:lvlText w:val="%1."/>
      <w:lvlJc w:val="left"/>
    </w:lvl>
    <w:lvl w:ilvl="1">
      <w:start w:val="1"/>
      <w:numFmt w:val="decimal"/>
      <w:suff w:val="nothing"/>
      <w:lvlText w:val="(%2)"/>
      <w:lvlJc w:val="left"/>
    </w:lvl>
    <w:lvl w:ilvl="2">
      <w:start w:val="1"/>
      <w:numFmt w:val="lowerRoman"/>
      <w:suff w:val="nothing"/>
      <w:lvlText w:val="%3."/>
      <w:lvlJc w:val="right"/>
    </w:lvl>
    <w:lvl w:ilvl="3">
      <w:start w:val="1"/>
      <w:numFmt w:val="decimal"/>
      <w:suff w:val="nothing"/>
      <w:lvlText w:val="%4."/>
      <w:lvlJc w:val="left"/>
    </w:lvl>
    <w:lvl w:ilvl="4">
      <w:start w:val="1"/>
      <w:numFmt w:val="lowerLetter"/>
      <w:suff w:val="nothing"/>
      <w:lvlText w:val="%5."/>
      <w:lvlJc w:val="left"/>
    </w:lvl>
    <w:lvl w:ilvl="5">
      <w:start w:val="1"/>
      <w:numFmt w:val="lowerRoman"/>
      <w:suff w:val="nothing"/>
      <w:lvlText w:val="%6."/>
      <w:lvlJc w:val="right"/>
    </w:lvl>
    <w:lvl w:ilvl="6">
      <w:start w:val="1"/>
      <w:numFmt w:val="decimal"/>
      <w:suff w:val="nothing"/>
      <w:lvlText w:val="%7."/>
      <w:lvlJc w:val="left"/>
    </w:lvl>
    <w:lvl w:ilvl="7">
      <w:start w:val="1"/>
      <w:numFmt w:val="lowerLetter"/>
      <w:suff w:val="nothing"/>
      <w:lvlText w:val="%8."/>
      <w:lvlJc w:val="left"/>
    </w:lvl>
    <w:lvl w:ilvl="8">
      <w:start w:val="1"/>
      <w:numFmt w:val="lowerRoman"/>
      <w:suff w:val="nothing"/>
      <w:lvlText w:val="%9."/>
      <w:lvlJc w:val="right"/>
    </w:lvl>
  </w:abstractNum>
  <w:abstractNum w:abstractNumId="10" w15:restartNumberingAfterBreak="0">
    <w:nsid w:val="03199671"/>
    <w:multiLevelType w:val="hybridMultilevel"/>
    <w:tmpl w:val="200CF17C"/>
    <w:lvl w:ilvl="0" w:tplc="A65CB028">
      <w:start w:val="1"/>
      <w:numFmt w:val="decimal"/>
      <w:lvlText w:val="%1."/>
      <w:lvlJc w:val="left"/>
      <w:pPr>
        <w:ind w:left="720" w:hanging="360"/>
      </w:pPr>
    </w:lvl>
    <w:lvl w:ilvl="1" w:tplc="944470AA">
      <w:start w:val="1"/>
      <w:numFmt w:val="lowerLetter"/>
      <w:lvlText w:val="%2."/>
      <w:lvlJc w:val="left"/>
      <w:pPr>
        <w:ind w:left="1440" w:hanging="360"/>
      </w:pPr>
    </w:lvl>
    <w:lvl w:ilvl="2" w:tplc="CCBAA9A0">
      <w:start w:val="1"/>
      <w:numFmt w:val="lowerRoman"/>
      <w:lvlText w:val="%3."/>
      <w:lvlJc w:val="right"/>
      <w:pPr>
        <w:ind w:left="2160" w:hanging="180"/>
      </w:pPr>
    </w:lvl>
    <w:lvl w:ilvl="3" w:tplc="E55CC098">
      <w:start w:val="1"/>
      <w:numFmt w:val="decimal"/>
      <w:lvlText w:val="%4."/>
      <w:lvlJc w:val="left"/>
      <w:pPr>
        <w:ind w:left="2880" w:hanging="360"/>
      </w:pPr>
    </w:lvl>
    <w:lvl w:ilvl="4" w:tplc="2D8CC42C">
      <w:start w:val="1"/>
      <w:numFmt w:val="lowerLetter"/>
      <w:lvlText w:val="%5."/>
      <w:lvlJc w:val="left"/>
      <w:pPr>
        <w:ind w:left="3600" w:hanging="360"/>
      </w:pPr>
    </w:lvl>
    <w:lvl w:ilvl="5" w:tplc="7F2C5380">
      <w:start w:val="1"/>
      <w:numFmt w:val="lowerRoman"/>
      <w:lvlText w:val="%6."/>
      <w:lvlJc w:val="right"/>
      <w:pPr>
        <w:ind w:left="4320" w:hanging="180"/>
      </w:pPr>
    </w:lvl>
    <w:lvl w:ilvl="6" w:tplc="B108053E">
      <w:start w:val="1"/>
      <w:numFmt w:val="decimal"/>
      <w:lvlText w:val="%7."/>
      <w:lvlJc w:val="left"/>
      <w:pPr>
        <w:ind w:left="5040" w:hanging="360"/>
      </w:pPr>
    </w:lvl>
    <w:lvl w:ilvl="7" w:tplc="6B762C76">
      <w:start w:val="1"/>
      <w:numFmt w:val="lowerLetter"/>
      <w:lvlText w:val="%8."/>
      <w:lvlJc w:val="left"/>
      <w:pPr>
        <w:ind w:left="5760" w:hanging="360"/>
      </w:pPr>
    </w:lvl>
    <w:lvl w:ilvl="8" w:tplc="25AE0E4A">
      <w:start w:val="1"/>
      <w:numFmt w:val="lowerRoman"/>
      <w:lvlText w:val="%9."/>
      <w:lvlJc w:val="right"/>
      <w:pPr>
        <w:ind w:left="6480" w:hanging="180"/>
      </w:pPr>
    </w:lvl>
  </w:abstractNum>
  <w:abstractNum w:abstractNumId="11" w15:restartNumberingAfterBreak="0">
    <w:nsid w:val="07DE7CC0"/>
    <w:multiLevelType w:val="multilevel"/>
    <w:tmpl w:val="D16C9458"/>
    <w:styleLink w:val="Elencocorrente2"/>
    <w:lvl w:ilvl="0">
      <w:start w:val="1"/>
      <w:numFmt w:val="decimal"/>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143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349F7C9"/>
    <w:multiLevelType w:val="hybridMultilevel"/>
    <w:tmpl w:val="FFFFFFFF"/>
    <w:lvl w:ilvl="0" w:tplc="783E5306">
      <w:start w:val="1"/>
      <w:numFmt w:val="bullet"/>
      <w:lvlText w:val=""/>
      <w:lvlJc w:val="left"/>
      <w:pPr>
        <w:ind w:left="720" w:hanging="360"/>
      </w:pPr>
      <w:rPr>
        <w:rFonts w:ascii="Symbol" w:hAnsi="Symbol" w:hint="default"/>
      </w:rPr>
    </w:lvl>
    <w:lvl w:ilvl="1" w:tplc="673AB13C">
      <w:start w:val="1"/>
      <w:numFmt w:val="bullet"/>
      <w:lvlText w:val="o"/>
      <w:lvlJc w:val="left"/>
      <w:pPr>
        <w:ind w:left="1440" w:hanging="360"/>
      </w:pPr>
      <w:rPr>
        <w:rFonts w:ascii="Courier New" w:hAnsi="Courier New" w:hint="default"/>
      </w:rPr>
    </w:lvl>
    <w:lvl w:ilvl="2" w:tplc="D10E8120">
      <w:start w:val="1"/>
      <w:numFmt w:val="bullet"/>
      <w:lvlText w:val=""/>
      <w:lvlJc w:val="left"/>
      <w:pPr>
        <w:ind w:left="2160" w:hanging="360"/>
      </w:pPr>
      <w:rPr>
        <w:rFonts w:ascii="Wingdings" w:hAnsi="Wingdings" w:hint="default"/>
      </w:rPr>
    </w:lvl>
    <w:lvl w:ilvl="3" w:tplc="2988A2AA">
      <w:start w:val="1"/>
      <w:numFmt w:val="bullet"/>
      <w:lvlText w:val=""/>
      <w:lvlJc w:val="left"/>
      <w:pPr>
        <w:ind w:left="2880" w:hanging="360"/>
      </w:pPr>
      <w:rPr>
        <w:rFonts w:ascii="Symbol" w:hAnsi="Symbol" w:hint="default"/>
      </w:rPr>
    </w:lvl>
    <w:lvl w:ilvl="4" w:tplc="C16CD6DA">
      <w:start w:val="1"/>
      <w:numFmt w:val="bullet"/>
      <w:lvlText w:val="o"/>
      <w:lvlJc w:val="left"/>
      <w:pPr>
        <w:ind w:left="3600" w:hanging="360"/>
      </w:pPr>
      <w:rPr>
        <w:rFonts w:ascii="Courier New" w:hAnsi="Courier New" w:hint="default"/>
      </w:rPr>
    </w:lvl>
    <w:lvl w:ilvl="5" w:tplc="16D07B0C">
      <w:start w:val="1"/>
      <w:numFmt w:val="bullet"/>
      <w:lvlText w:val=""/>
      <w:lvlJc w:val="left"/>
      <w:pPr>
        <w:ind w:left="4320" w:hanging="360"/>
      </w:pPr>
      <w:rPr>
        <w:rFonts w:ascii="Wingdings" w:hAnsi="Wingdings" w:hint="default"/>
      </w:rPr>
    </w:lvl>
    <w:lvl w:ilvl="6" w:tplc="DF24E8B6">
      <w:start w:val="1"/>
      <w:numFmt w:val="bullet"/>
      <w:lvlText w:val=""/>
      <w:lvlJc w:val="left"/>
      <w:pPr>
        <w:ind w:left="5040" w:hanging="360"/>
      </w:pPr>
      <w:rPr>
        <w:rFonts w:ascii="Symbol" w:hAnsi="Symbol" w:hint="default"/>
      </w:rPr>
    </w:lvl>
    <w:lvl w:ilvl="7" w:tplc="4412C25C">
      <w:start w:val="1"/>
      <w:numFmt w:val="bullet"/>
      <w:lvlText w:val="o"/>
      <w:lvlJc w:val="left"/>
      <w:pPr>
        <w:ind w:left="5760" w:hanging="360"/>
      </w:pPr>
      <w:rPr>
        <w:rFonts w:ascii="Courier New" w:hAnsi="Courier New" w:hint="default"/>
      </w:rPr>
    </w:lvl>
    <w:lvl w:ilvl="8" w:tplc="CE007436">
      <w:start w:val="1"/>
      <w:numFmt w:val="bullet"/>
      <w:lvlText w:val=""/>
      <w:lvlJc w:val="left"/>
      <w:pPr>
        <w:ind w:left="6480" w:hanging="360"/>
      </w:pPr>
      <w:rPr>
        <w:rFonts w:ascii="Wingdings" w:hAnsi="Wingdings" w:hint="default"/>
      </w:rPr>
    </w:lvl>
  </w:abstractNum>
  <w:abstractNum w:abstractNumId="13" w15:restartNumberingAfterBreak="0">
    <w:nsid w:val="15FA4BEF"/>
    <w:multiLevelType w:val="hybridMultilevel"/>
    <w:tmpl w:val="92C655D4"/>
    <w:lvl w:ilvl="0" w:tplc="818C7B34">
      <w:start w:val="1"/>
      <w:numFmt w:val="bullet"/>
      <w:pStyle w:val="TableContentListe"/>
      <w:lvlText w:val=""/>
      <w:lvlJc w:val="left"/>
      <w:pPr>
        <w:tabs>
          <w:tab w:val="num" w:pos="567"/>
        </w:tabs>
        <w:ind w:left="567"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065B43"/>
    <w:multiLevelType w:val="hybridMultilevel"/>
    <w:tmpl w:val="BD0AC600"/>
    <w:lvl w:ilvl="0" w:tplc="8DEE6E3A">
      <w:start w:val="1"/>
      <w:numFmt w:val="bullet"/>
      <w:pStyle w:val="Bomb"/>
      <w:lvlText w:val=""/>
      <w:lvlJc w:val="left"/>
      <w:pPr>
        <w:tabs>
          <w:tab w:val="num" w:pos="0"/>
        </w:tabs>
        <w:ind w:left="0" w:hanging="567"/>
      </w:pPr>
      <w:rPr>
        <w:rFonts w:ascii="Wingdings" w:hAnsi="Wingdings" w:hint="default"/>
        <w:sz w:val="36"/>
        <w:szCs w:val="3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948219B"/>
    <w:multiLevelType w:val="hybridMultilevel"/>
    <w:tmpl w:val="C0C61332"/>
    <w:lvl w:ilvl="0" w:tplc="9EACB3C2">
      <w:start w:val="1"/>
      <w:numFmt w:val="bullet"/>
      <w:pStyle w:val="DoWRule"/>
      <w:lvlText w:val=""/>
      <w:lvlJc w:val="left"/>
      <w:pPr>
        <w:tabs>
          <w:tab w:val="num" w:pos="0"/>
        </w:tabs>
        <w:ind w:left="0" w:hanging="567"/>
      </w:pPr>
      <w:rPr>
        <w:rFonts w:ascii="Wingdings 2" w:hAnsi="Wingdings 2" w:hint="default"/>
        <w:sz w:val="32"/>
        <w:szCs w:val="32"/>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787C84"/>
    <w:multiLevelType w:val="hybridMultilevel"/>
    <w:tmpl w:val="E7F2E5C4"/>
    <w:lvl w:ilvl="0" w:tplc="FFFFFFFF">
      <w:start w:val="1"/>
      <w:numFmt w:val="bullet"/>
      <w:pStyle w:val="Listenabsatz-Tabelle"/>
      <w:lvlText w:val="-"/>
      <w:lvlJc w:val="left"/>
      <w:pPr>
        <w:ind w:left="720" w:hanging="36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EBA7672"/>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pStyle w:val="MH3"/>
      <w:lvlText w:val="%3)"/>
      <w:lvlJc w:val="left"/>
      <w:pPr>
        <w:tabs>
          <w:tab w:val="num" w:pos="1080"/>
        </w:tabs>
        <w:ind w:left="1080" w:hanging="360"/>
      </w:pPr>
    </w:lvl>
    <w:lvl w:ilvl="3">
      <w:start w:val="1"/>
      <w:numFmt w:val="decimal"/>
      <w:pStyle w:val="MH4"/>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1754F26"/>
    <w:multiLevelType w:val="singleLevel"/>
    <w:tmpl w:val="44A8454E"/>
    <w:lvl w:ilvl="0">
      <w:start w:val="1"/>
      <w:numFmt w:val="bullet"/>
      <w:pStyle w:val="TableDescr"/>
      <w:lvlText w:val=""/>
      <w:lvlJc w:val="left"/>
      <w:pPr>
        <w:tabs>
          <w:tab w:val="num" w:pos="360"/>
        </w:tabs>
        <w:ind w:left="360" w:hanging="360"/>
      </w:pPr>
      <w:rPr>
        <w:rFonts w:ascii="Wingdings" w:hAnsi="Wingdings" w:hint="default"/>
      </w:rPr>
    </w:lvl>
  </w:abstractNum>
  <w:abstractNum w:abstractNumId="19" w15:restartNumberingAfterBreak="0">
    <w:nsid w:val="218A0927"/>
    <w:multiLevelType w:val="hybridMultilevel"/>
    <w:tmpl w:val="3F7E4EC4"/>
    <w:lvl w:ilvl="0" w:tplc="48348200">
      <w:start w:val="1"/>
      <w:numFmt w:val="decimal"/>
      <w:lvlText w:val="%1."/>
      <w:lvlJc w:val="left"/>
      <w:pPr>
        <w:ind w:left="720" w:hanging="360"/>
      </w:pPr>
    </w:lvl>
    <w:lvl w:ilvl="1" w:tplc="D3D899E2">
      <w:start w:val="1"/>
      <w:numFmt w:val="lowerLetter"/>
      <w:lvlText w:val="%2."/>
      <w:lvlJc w:val="left"/>
      <w:pPr>
        <w:ind w:left="1440" w:hanging="360"/>
      </w:pPr>
    </w:lvl>
    <w:lvl w:ilvl="2" w:tplc="F2C4FB62">
      <w:start w:val="1"/>
      <w:numFmt w:val="lowerRoman"/>
      <w:lvlText w:val="%3."/>
      <w:lvlJc w:val="right"/>
      <w:pPr>
        <w:ind w:left="2160" w:hanging="180"/>
      </w:pPr>
    </w:lvl>
    <w:lvl w:ilvl="3" w:tplc="A29A608E">
      <w:start w:val="1"/>
      <w:numFmt w:val="decimal"/>
      <w:lvlText w:val="%4."/>
      <w:lvlJc w:val="left"/>
      <w:pPr>
        <w:ind w:left="2880" w:hanging="360"/>
      </w:pPr>
    </w:lvl>
    <w:lvl w:ilvl="4" w:tplc="83F83D9E">
      <w:start w:val="1"/>
      <w:numFmt w:val="lowerLetter"/>
      <w:lvlText w:val="%5."/>
      <w:lvlJc w:val="left"/>
      <w:pPr>
        <w:ind w:left="3600" w:hanging="360"/>
      </w:pPr>
    </w:lvl>
    <w:lvl w:ilvl="5" w:tplc="21B80088">
      <w:start w:val="1"/>
      <w:numFmt w:val="lowerRoman"/>
      <w:lvlText w:val="%6."/>
      <w:lvlJc w:val="right"/>
      <w:pPr>
        <w:ind w:left="4320" w:hanging="180"/>
      </w:pPr>
    </w:lvl>
    <w:lvl w:ilvl="6" w:tplc="D9FC3866">
      <w:start w:val="1"/>
      <w:numFmt w:val="decimal"/>
      <w:lvlText w:val="%7."/>
      <w:lvlJc w:val="left"/>
      <w:pPr>
        <w:ind w:left="5040" w:hanging="360"/>
      </w:pPr>
    </w:lvl>
    <w:lvl w:ilvl="7" w:tplc="198094C8">
      <w:start w:val="1"/>
      <w:numFmt w:val="lowerLetter"/>
      <w:lvlText w:val="%8."/>
      <w:lvlJc w:val="left"/>
      <w:pPr>
        <w:ind w:left="5760" w:hanging="360"/>
      </w:pPr>
    </w:lvl>
    <w:lvl w:ilvl="8" w:tplc="20BAC63E">
      <w:start w:val="1"/>
      <w:numFmt w:val="lowerRoman"/>
      <w:lvlText w:val="%9."/>
      <w:lvlJc w:val="right"/>
      <w:pPr>
        <w:ind w:left="6480" w:hanging="180"/>
      </w:pPr>
    </w:lvl>
  </w:abstractNum>
  <w:abstractNum w:abstractNumId="20" w15:restartNumberingAfterBreak="0">
    <w:nsid w:val="2368786D"/>
    <w:multiLevelType w:val="multilevel"/>
    <w:tmpl w:val="45A42308"/>
    <w:lvl w:ilvl="0">
      <w:start w:val="1"/>
      <w:numFmt w:val="bullet"/>
      <w:pStyle w:val="ListePC01"/>
      <w:lvlText w:val=""/>
      <w:lvlJc w:val="left"/>
      <w:pPr>
        <w:tabs>
          <w:tab w:val="num" w:pos="1134"/>
        </w:tabs>
        <w:ind w:left="1134" w:hanging="567"/>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5241909"/>
    <w:multiLevelType w:val="multilevel"/>
    <w:tmpl w:val="A9AC9CE6"/>
    <w:styleLink w:val="Elencocorrente1"/>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55F813A"/>
    <w:multiLevelType w:val="hybridMultilevel"/>
    <w:tmpl w:val="7F428C12"/>
    <w:lvl w:ilvl="0" w:tplc="1AAEF5E4">
      <w:start w:val="1"/>
      <w:numFmt w:val="decimal"/>
      <w:lvlText w:val="%1."/>
      <w:lvlJc w:val="left"/>
      <w:pPr>
        <w:ind w:left="720" w:hanging="360"/>
      </w:pPr>
    </w:lvl>
    <w:lvl w:ilvl="1" w:tplc="E12ABA14">
      <w:start w:val="1"/>
      <w:numFmt w:val="lowerLetter"/>
      <w:lvlText w:val="%2."/>
      <w:lvlJc w:val="left"/>
      <w:pPr>
        <w:ind w:left="1440" w:hanging="360"/>
      </w:pPr>
    </w:lvl>
    <w:lvl w:ilvl="2" w:tplc="0276BF56">
      <w:start w:val="1"/>
      <w:numFmt w:val="lowerRoman"/>
      <w:lvlText w:val="%3."/>
      <w:lvlJc w:val="right"/>
      <w:pPr>
        <w:ind w:left="2160" w:hanging="180"/>
      </w:pPr>
    </w:lvl>
    <w:lvl w:ilvl="3" w:tplc="C5B089F2">
      <w:start w:val="1"/>
      <w:numFmt w:val="decimal"/>
      <w:lvlText w:val="%4."/>
      <w:lvlJc w:val="left"/>
      <w:pPr>
        <w:ind w:left="2880" w:hanging="360"/>
      </w:pPr>
    </w:lvl>
    <w:lvl w:ilvl="4" w:tplc="8EB09CCC">
      <w:start w:val="1"/>
      <w:numFmt w:val="lowerLetter"/>
      <w:lvlText w:val="%5."/>
      <w:lvlJc w:val="left"/>
      <w:pPr>
        <w:ind w:left="3600" w:hanging="360"/>
      </w:pPr>
    </w:lvl>
    <w:lvl w:ilvl="5" w:tplc="ADD2FC7C">
      <w:start w:val="1"/>
      <w:numFmt w:val="lowerRoman"/>
      <w:lvlText w:val="%6."/>
      <w:lvlJc w:val="right"/>
      <w:pPr>
        <w:ind w:left="4320" w:hanging="180"/>
      </w:pPr>
    </w:lvl>
    <w:lvl w:ilvl="6" w:tplc="D2FC8590">
      <w:start w:val="1"/>
      <w:numFmt w:val="decimal"/>
      <w:lvlText w:val="%7."/>
      <w:lvlJc w:val="left"/>
      <w:pPr>
        <w:ind w:left="5040" w:hanging="360"/>
      </w:pPr>
    </w:lvl>
    <w:lvl w:ilvl="7" w:tplc="7B8E8ADC">
      <w:start w:val="1"/>
      <w:numFmt w:val="lowerLetter"/>
      <w:lvlText w:val="%8."/>
      <w:lvlJc w:val="left"/>
      <w:pPr>
        <w:ind w:left="5760" w:hanging="360"/>
      </w:pPr>
    </w:lvl>
    <w:lvl w:ilvl="8" w:tplc="9E583B92">
      <w:start w:val="1"/>
      <w:numFmt w:val="lowerRoman"/>
      <w:lvlText w:val="%9."/>
      <w:lvlJc w:val="right"/>
      <w:pPr>
        <w:ind w:left="6480" w:hanging="180"/>
      </w:pPr>
    </w:lvl>
  </w:abstractNum>
  <w:abstractNum w:abstractNumId="23" w15:restartNumberingAfterBreak="0">
    <w:nsid w:val="27017A2F"/>
    <w:multiLevelType w:val="multilevel"/>
    <w:tmpl w:val="A9BAC292"/>
    <w:styleLink w:val="Elencocorrente6"/>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7D42155"/>
    <w:multiLevelType w:val="singleLevel"/>
    <w:tmpl w:val="80745950"/>
    <w:lvl w:ilvl="0">
      <w:start w:val="1"/>
      <w:numFmt w:val="bullet"/>
      <w:pStyle w:val="Level1Bullets"/>
      <w:lvlText w:val=""/>
      <w:lvlJc w:val="left"/>
      <w:pPr>
        <w:tabs>
          <w:tab w:val="num" w:pos="1440"/>
        </w:tabs>
        <w:ind w:left="1440" w:hanging="720"/>
      </w:pPr>
      <w:rPr>
        <w:rFonts w:ascii="Wingdings" w:hAnsi="Wingdings" w:hint="default"/>
      </w:rPr>
    </w:lvl>
  </w:abstractNum>
  <w:abstractNum w:abstractNumId="25" w15:restartNumberingAfterBreak="0">
    <w:nsid w:val="2CB5FBDB"/>
    <w:multiLevelType w:val="hybridMultilevel"/>
    <w:tmpl w:val="EAC40E0E"/>
    <w:lvl w:ilvl="0" w:tplc="912E274C">
      <w:start w:val="1"/>
      <w:numFmt w:val="decimal"/>
      <w:lvlText w:val="%1."/>
      <w:lvlJc w:val="left"/>
      <w:pPr>
        <w:ind w:left="720" w:hanging="360"/>
      </w:pPr>
    </w:lvl>
    <w:lvl w:ilvl="1" w:tplc="F57061BE">
      <w:start w:val="1"/>
      <w:numFmt w:val="lowerLetter"/>
      <w:lvlText w:val="%2."/>
      <w:lvlJc w:val="left"/>
      <w:pPr>
        <w:ind w:left="1440" w:hanging="360"/>
      </w:pPr>
    </w:lvl>
    <w:lvl w:ilvl="2" w:tplc="55B81044">
      <w:start w:val="1"/>
      <w:numFmt w:val="lowerRoman"/>
      <w:lvlText w:val="%3."/>
      <w:lvlJc w:val="right"/>
      <w:pPr>
        <w:ind w:left="2160" w:hanging="180"/>
      </w:pPr>
    </w:lvl>
    <w:lvl w:ilvl="3" w:tplc="4AA059AC">
      <w:start w:val="1"/>
      <w:numFmt w:val="decimal"/>
      <w:lvlText w:val="%4."/>
      <w:lvlJc w:val="left"/>
      <w:pPr>
        <w:ind w:left="2880" w:hanging="360"/>
      </w:pPr>
    </w:lvl>
    <w:lvl w:ilvl="4" w:tplc="70B2BDC8">
      <w:start w:val="1"/>
      <w:numFmt w:val="lowerLetter"/>
      <w:lvlText w:val="%5."/>
      <w:lvlJc w:val="left"/>
      <w:pPr>
        <w:ind w:left="3600" w:hanging="360"/>
      </w:pPr>
    </w:lvl>
    <w:lvl w:ilvl="5" w:tplc="5C9C4946">
      <w:start w:val="1"/>
      <w:numFmt w:val="lowerRoman"/>
      <w:lvlText w:val="%6."/>
      <w:lvlJc w:val="right"/>
      <w:pPr>
        <w:ind w:left="4320" w:hanging="180"/>
      </w:pPr>
    </w:lvl>
    <w:lvl w:ilvl="6" w:tplc="969ED3C4">
      <w:start w:val="1"/>
      <w:numFmt w:val="decimal"/>
      <w:lvlText w:val="%7."/>
      <w:lvlJc w:val="left"/>
      <w:pPr>
        <w:ind w:left="5040" w:hanging="360"/>
      </w:pPr>
    </w:lvl>
    <w:lvl w:ilvl="7" w:tplc="A63A7DDC">
      <w:start w:val="1"/>
      <w:numFmt w:val="lowerLetter"/>
      <w:lvlText w:val="%8."/>
      <w:lvlJc w:val="left"/>
      <w:pPr>
        <w:ind w:left="5760" w:hanging="360"/>
      </w:pPr>
    </w:lvl>
    <w:lvl w:ilvl="8" w:tplc="F1C844C0">
      <w:start w:val="1"/>
      <w:numFmt w:val="lowerRoman"/>
      <w:lvlText w:val="%9."/>
      <w:lvlJc w:val="right"/>
      <w:pPr>
        <w:ind w:left="6480" w:hanging="180"/>
      </w:pPr>
    </w:lvl>
  </w:abstractNum>
  <w:abstractNum w:abstractNumId="26" w15:restartNumberingAfterBreak="0">
    <w:nsid w:val="2F726831"/>
    <w:multiLevelType w:val="hybridMultilevel"/>
    <w:tmpl w:val="22F4736A"/>
    <w:lvl w:ilvl="0" w:tplc="AD9A92C8">
      <w:start w:val="1"/>
      <w:numFmt w:val="lowerLetter"/>
      <w:pStyle w:val="OrderedListA"/>
      <w:lvlText w:val="(%1)"/>
      <w:lvlJc w:val="left"/>
      <w:pPr>
        <w:tabs>
          <w:tab w:val="num" w:pos="2411"/>
        </w:tabs>
        <w:ind w:left="2411" w:hanging="567"/>
      </w:pPr>
      <w:rPr>
        <w:rFonts w:cs="Arial" w:hint="default"/>
        <w:color w:val="000000"/>
      </w:rPr>
    </w:lvl>
    <w:lvl w:ilvl="1" w:tplc="8EB41B5E" w:tentative="1">
      <w:start w:val="1"/>
      <w:numFmt w:val="lowerLetter"/>
      <w:lvlText w:val="%2."/>
      <w:lvlJc w:val="left"/>
      <w:pPr>
        <w:tabs>
          <w:tab w:val="num" w:pos="1440"/>
        </w:tabs>
        <w:ind w:left="1440" w:hanging="360"/>
      </w:pPr>
    </w:lvl>
    <w:lvl w:ilvl="2" w:tplc="554A578A" w:tentative="1">
      <w:start w:val="1"/>
      <w:numFmt w:val="lowerRoman"/>
      <w:lvlText w:val="%3."/>
      <w:lvlJc w:val="right"/>
      <w:pPr>
        <w:tabs>
          <w:tab w:val="num" w:pos="2160"/>
        </w:tabs>
        <w:ind w:left="2160" w:hanging="180"/>
      </w:pPr>
    </w:lvl>
    <w:lvl w:ilvl="3" w:tplc="B972C26E" w:tentative="1">
      <w:start w:val="1"/>
      <w:numFmt w:val="decimal"/>
      <w:lvlText w:val="%4."/>
      <w:lvlJc w:val="left"/>
      <w:pPr>
        <w:tabs>
          <w:tab w:val="num" w:pos="2880"/>
        </w:tabs>
        <w:ind w:left="2880" w:hanging="360"/>
      </w:pPr>
    </w:lvl>
    <w:lvl w:ilvl="4" w:tplc="77EE466C" w:tentative="1">
      <w:start w:val="1"/>
      <w:numFmt w:val="lowerLetter"/>
      <w:lvlText w:val="%5."/>
      <w:lvlJc w:val="left"/>
      <w:pPr>
        <w:tabs>
          <w:tab w:val="num" w:pos="3600"/>
        </w:tabs>
        <w:ind w:left="3600" w:hanging="360"/>
      </w:pPr>
    </w:lvl>
    <w:lvl w:ilvl="5" w:tplc="FA507C20" w:tentative="1">
      <w:start w:val="1"/>
      <w:numFmt w:val="lowerRoman"/>
      <w:lvlText w:val="%6."/>
      <w:lvlJc w:val="right"/>
      <w:pPr>
        <w:tabs>
          <w:tab w:val="num" w:pos="4320"/>
        </w:tabs>
        <w:ind w:left="4320" w:hanging="180"/>
      </w:pPr>
    </w:lvl>
    <w:lvl w:ilvl="6" w:tplc="4320A9BA" w:tentative="1">
      <w:start w:val="1"/>
      <w:numFmt w:val="decimal"/>
      <w:lvlText w:val="%7."/>
      <w:lvlJc w:val="left"/>
      <w:pPr>
        <w:tabs>
          <w:tab w:val="num" w:pos="5040"/>
        </w:tabs>
        <w:ind w:left="5040" w:hanging="360"/>
      </w:pPr>
    </w:lvl>
    <w:lvl w:ilvl="7" w:tplc="D0062E92" w:tentative="1">
      <w:start w:val="1"/>
      <w:numFmt w:val="lowerLetter"/>
      <w:lvlText w:val="%8."/>
      <w:lvlJc w:val="left"/>
      <w:pPr>
        <w:tabs>
          <w:tab w:val="num" w:pos="5760"/>
        </w:tabs>
        <w:ind w:left="5760" w:hanging="360"/>
      </w:pPr>
    </w:lvl>
    <w:lvl w:ilvl="8" w:tplc="EE5CDA86" w:tentative="1">
      <w:start w:val="1"/>
      <w:numFmt w:val="lowerRoman"/>
      <w:lvlText w:val="%9."/>
      <w:lvlJc w:val="right"/>
      <w:pPr>
        <w:tabs>
          <w:tab w:val="num" w:pos="6480"/>
        </w:tabs>
        <w:ind w:left="6480" w:hanging="180"/>
      </w:pPr>
    </w:lvl>
  </w:abstractNum>
  <w:abstractNum w:abstractNumId="27" w15:restartNumberingAfterBreak="0">
    <w:nsid w:val="37B7F212"/>
    <w:multiLevelType w:val="hybridMultilevel"/>
    <w:tmpl w:val="4CF275CC"/>
    <w:lvl w:ilvl="0" w:tplc="7ADE0004">
      <w:start w:val="1"/>
      <w:numFmt w:val="decimal"/>
      <w:lvlText w:val="%1."/>
      <w:lvlJc w:val="left"/>
      <w:pPr>
        <w:ind w:left="720" w:hanging="360"/>
      </w:pPr>
    </w:lvl>
    <w:lvl w:ilvl="1" w:tplc="D21C0E42">
      <w:start w:val="1"/>
      <w:numFmt w:val="lowerLetter"/>
      <w:lvlText w:val="%2."/>
      <w:lvlJc w:val="left"/>
      <w:pPr>
        <w:ind w:left="1440" w:hanging="360"/>
      </w:pPr>
    </w:lvl>
    <w:lvl w:ilvl="2" w:tplc="749851CA">
      <w:start w:val="1"/>
      <w:numFmt w:val="lowerRoman"/>
      <w:lvlText w:val="%3."/>
      <w:lvlJc w:val="right"/>
      <w:pPr>
        <w:ind w:left="2160" w:hanging="180"/>
      </w:pPr>
    </w:lvl>
    <w:lvl w:ilvl="3" w:tplc="2EF49F76">
      <w:start w:val="1"/>
      <w:numFmt w:val="decimal"/>
      <w:lvlText w:val="%4."/>
      <w:lvlJc w:val="left"/>
      <w:pPr>
        <w:ind w:left="2880" w:hanging="360"/>
      </w:pPr>
    </w:lvl>
    <w:lvl w:ilvl="4" w:tplc="196E12CE">
      <w:start w:val="1"/>
      <w:numFmt w:val="lowerLetter"/>
      <w:lvlText w:val="%5."/>
      <w:lvlJc w:val="left"/>
      <w:pPr>
        <w:ind w:left="3600" w:hanging="360"/>
      </w:pPr>
    </w:lvl>
    <w:lvl w:ilvl="5" w:tplc="AAC0FCF2">
      <w:start w:val="1"/>
      <w:numFmt w:val="lowerRoman"/>
      <w:lvlText w:val="%6."/>
      <w:lvlJc w:val="right"/>
      <w:pPr>
        <w:ind w:left="4320" w:hanging="180"/>
      </w:pPr>
    </w:lvl>
    <w:lvl w:ilvl="6" w:tplc="5B7071C0">
      <w:start w:val="1"/>
      <w:numFmt w:val="decimal"/>
      <w:lvlText w:val="%7."/>
      <w:lvlJc w:val="left"/>
      <w:pPr>
        <w:ind w:left="5040" w:hanging="360"/>
      </w:pPr>
    </w:lvl>
    <w:lvl w:ilvl="7" w:tplc="3F0AD4DC">
      <w:start w:val="1"/>
      <w:numFmt w:val="lowerLetter"/>
      <w:lvlText w:val="%8."/>
      <w:lvlJc w:val="left"/>
      <w:pPr>
        <w:ind w:left="5760" w:hanging="360"/>
      </w:pPr>
    </w:lvl>
    <w:lvl w:ilvl="8" w:tplc="75AA83CE">
      <w:start w:val="1"/>
      <w:numFmt w:val="lowerRoman"/>
      <w:lvlText w:val="%9."/>
      <w:lvlJc w:val="right"/>
      <w:pPr>
        <w:ind w:left="6480" w:hanging="180"/>
      </w:pPr>
    </w:lvl>
  </w:abstractNum>
  <w:abstractNum w:abstractNumId="28" w15:restartNumberingAfterBreak="0">
    <w:nsid w:val="3F044BDC"/>
    <w:multiLevelType w:val="multilevel"/>
    <w:tmpl w:val="F94447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3F3F18D6"/>
    <w:multiLevelType w:val="singleLevel"/>
    <w:tmpl w:val="0F7432C8"/>
    <w:lvl w:ilvl="0">
      <w:start w:val="1"/>
      <w:numFmt w:val="bullet"/>
      <w:pStyle w:val="List2"/>
      <w:lvlText w:val="-"/>
      <w:lvlJc w:val="left"/>
      <w:pPr>
        <w:tabs>
          <w:tab w:val="num" w:pos="360"/>
        </w:tabs>
        <w:ind w:left="360" w:hanging="360"/>
      </w:pPr>
      <w:rPr>
        <w:sz w:val="16"/>
      </w:rPr>
    </w:lvl>
  </w:abstractNum>
  <w:abstractNum w:abstractNumId="30" w15:restartNumberingAfterBreak="0">
    <w:nsid w:val="43456C7B"/>
    <w:multiLevelType w:val="multilevel"/>
    <w:tmpl w:val="ECBA1B72"/>
    <w:styleLink w:val="Elencocorrente8"/>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3AC5F4F"/>
    <w:multiLevelType w:val="multilevel"/>
    <w:tmpl w:val="CEEA8FC0"/>
    <w:styleLink w:val="Elencocorrente3"/>
    <w:lvl w:ilvl="0">
      <w:start w:val="1"/>
      <w:numFmt w:val="decimal"/>
      <w:lvlText w:val="%1"/>
      <w:lvlJc w:val="left"/>
      <w:pPr>
        <w:ind w:left="432" w:hanging="432"/>
      </w:pPr>
      <w:rPr>
        <w:rFonts w:hint="default"/>
      </w:rPr>
    </w:lvl>
    <w:lvl w:ilvl="1">
      <w:start w:val="1"/>
      <w:numFmt w:val="decimal"/>
      <w:lvlText w:val="%1.%2"/>
      <w:lvlJc w:val="left"/>
      <w:pPr>
        <w:ind w:left="2136" w:hanging="576"/>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4A7041D"/>
    <w:multiLevelType w:val="multilevel"/>
    <w:tmpl w:val="9CDE5694"/>
    <w:styleLink w:val="Elencocorrente5"/>
    <w:lvl w:ilvl="0">
      <w:start w:val="1"/>
      <w:numFmt w:val="decimal"/>
      <w:lvlText w:val="%1"/>
      <w:lvlJc w:val="left"/>
      <w:pPr>
        <w:ind w:left="1992" w:hanging="432"/>
      </w:pPr>
      <w:rPr>
        <w:rFonts w:hint="default"/>
      </w:rPr>
    </w:lvl>
    <w:lvl w:ilvl="1">
      <w:start w:val="1"/>
      <w:numFmt w:val="decimal"/>
      <w:lvlText w:val="%1.%2.1"/>
      <w:lvlJc w:val="left"/>
      <w:pPr>
        <w:ind w:left="3696" w:hanging="576"/>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2424" w:hanging="864"/>
      </w:pPr>
      <w:rPr>
        <w:rFonts w:hint="default"/>
      </w:rPr>
    </w:lvl>
    <w:lvl w:ilvl="4">
      <w:start w:val="1"/>
      <w:numFmt w:val="decimal"/>
      <w:lvlText w:val="%1.%2.%3.%4.%5"/>
      <w:lvlJc w:val="left"/>
      <w:pPr>
        <w:ind w:left="2568" w:hanging="1008"/>
      </w:pPr>
      <w:rPr>
        <w:rFonts w:hint="default"/>
      </w:rPr>
    </w:lvl>
    <w:lvl w:ilvl="5">
      <w:start w:val="1"/>
      <w:numFmt w:val="decimal"/>
      <w:lvlText w:val="%1.%2.%3.%4.%5.%6"/>
      <w:lvlJc w:val="left"/>
      <w:pPr>
        <w:ind w:left="2712" w:hanging="1152"/>
      </w:pPr>
      <w:rPr>
        <w:rFonts w:hint="default"/>
      </w:rPr>
    </w:lvl>
    <w:lvl w:ilvl="6">
      <w:start w:val="1"/>
      <w:numFmt w:val="decimal"/>
      <w:lvlText w:val="%1.%2.%3.%4.%5.%6.%7"/>
      <w:lvlJc w:val="left"/>
      <w:pPr>
        <w:ind w:left="2856" w:hanging="1296"/>
      </w:pPr>
      <w:rPr>
        <w:rFonts w:hint="default"/>
      </w:rPr>
    </w:lvl>
    <w:lvl w:ilvl="7">
      <w:start w:val="1"/>
      <w:numFmt w:val="decimal"/>
      <w:lvlText w:val="%1.%2.%3.%4.%5.%6.%7.%8"/>
      <w:lvlJc w:val="left"/>
      <w:pPr>
        <w:ind w:left="3000" w:hanging="1440"/>
      </w:pPr>
      <w:rPr>
        <w:rFonts w:hint="default"/>
      </w:rPr>
    </w:lvl>
    <w:lvl w:ilvl="8">
      <w:start w:val="1"/>
      <w:numFmt w:val="decimal"/>
      <w:lvlText w:val="%1.%2.%3.%4.%5.%6.%7.%8.%9"/>
      <w:lvlJc w:val="left"/>
      <w:pPr>
        <w:ind w:left="3144" w:hanging="1584"/>
      </w:pPr>
      <w:rPr>
        <w:rFonts w:hint="default"/>
      </w:rPr>
    </w:lvl>
  </w:abstractNum>
  <w:abstractNum w:abstractNumId="33" w15:restartNumberingAfterBreak="0">
    <w:nsid w:val="45F059A5"/>
    <w:multiLevelType w:val="multilevel"/>
    <w:tmpl w:val="F84C2CCA"/>
    <w:lvl w:ilvl="0">
      <w:start w:val="1"/>
      <w:numFmt w:val="decimal"/>
      <w:pStyle w:val="FormatvorlageOrderedListAFettKursiv"/>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4C2850C9"/>
    <w:multiLevelType w:val="singleLevel"/>
    <w:tmpl w:val="42C269C0"/>
    <w:lvl w:ilvl="0">
      <w:start w:val="1"/>
      <w:numFmt w:val="decimal"/>
      <w:pStyle w:val="TableHeader"/>
      <w:lvlText w:val="Table %1"/>
      <w:lvlJc w:val="left"/>
      <w:pPr>
        <w:tabs>
          <w:tab w:val="num" w:pos="720"/>
        </w:tabs>
        <w:ind w:left="360" w:hanging="360"/>
      </w:pPr>
    </w:lvl>
  </w:abstractNum>
  <w:abstractNum w:abstractNumId="35" w15:restartNumberingAfterBreak="0">
    <w:nsid w:val="530B0510"/>
    <w:multiLevelType w:val="multilevel"/>
    <w:tmpl w:val="CEEA8FC0"/>
    <w:styleLink w:val="Elencocorrente4"/>
    <w:lvl w:ilvl="0">
      <w:start w:val="1"/>
      <w:numFmt w:val="decimal"/>
      <w:lvlText w:val="%1"/>
      <w:lvlJc w:val="left"/>
      <w:pPr>
        <w:ind w:left="432" w:hanging="432"/>
      </w:pPr>
      <w:rPr>
        <w:rFonts w:hint="default"/>
      </w:rPr>
    </w:lvl>
    <w:lvl w:ilvl="1">
      <w:start w:val="1"/>
      <w:numFmt w:val="decimal"/>
      <w:lvlText w:val="%1.%2"/>
      <w:lvlJc w:val="left"/>
      <w:pPr>
        <w:ind w:left="2136" w:hanging="576"/>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59735045"/>
    <w:multiLevelType w:val="singleLevel"/>
    <w:tmpl w:val="391E9ADC"/>
    <w:lvl w:ilvl="0">
      <w:start w:val="1"/>
      <w:numFmt w:val="decimal"/>
      <w:pStyle w:val="Figure"/>
      <w:lvlText w:val="Figure %1"/>
      <w:lvlJc w:val="left"/>
      <w:pPr>
        <w:tabs>
          <w:tab w:val="num" w:pos="1080"/>
        </w:tabs>
        <w:ind w:left="360" w:hanging="360"/>
      </w:pPr>
    </w:lvl>
  </w:abstractNum>
  <w:abstractNum w:abstractNumId="37" w15:restartNumberingAfterBreak="0">
    <w:nsid w:val="5A3C666E"/>
    <w:multiLevelType w:val="singleLevel"/>
    <w:tmpl w:val="49687A00"/>
    <w:lvl w:ilvl="0">
      <w:start w:val="1"/>
      <w:numFmt w:val="bullet"/>
      <w:pStyle w:val="List"/>
      <w:lvlText w:val=""/>
      <w:lvlJc w:val="left"/>
      <w:pPr>
        <w:tabs>
          <w:tab w:val="num" w:pos="360"/>
        </w:tabs>
        <w:ind w:left="360" w:hanging="360"/>
      </w:pPr>
      <w:rPr>
        <w:rFonts w:ascii="Wingdings" w:hAnsi="Wingdings" w:hint="default"/>
      </w:rPr>
    </w:lvl>
  </w:abstractNum>
  <w:abstractNum w:abstractNumId="38" w15:restartNumberingAfterBreak="0">
    <w:nsid w:val="630331E1"/>
    <w:multiLevelType w:val="hybridMultilevel"/>
    <w:tmpl w:val="F050D1DA"/>
    <w:lvl w:ilvl="0" w:tplc="09B4962C">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6B920A40"/>
    <w:multiLevelType w:val="multilevel"/>
    <w:tmpl w:val="B1FE0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C65EE2"/>
    <w:multiLevelType w:val="hybridMultilevel"/>
    <w:tmpl w:val="F1FCD0A8"/>
    <w:lvl w:ilvl="0" w:tplc="46CA3FFC">
      <w:start w:val="1"/>
      <w:numFmt w:val="upperRoman"/>
      <w:pStyle w:val="Heading1Appendix"/>
      <w:lvlText w:val="Appendix %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46DE45F"/>
    <w:multiLevelType w:val="hybridMultilevel"/>
    <w:tmpl w:val="345C0472"/>
    <w:lvl w:ilvl="0" w:tplc="004CB196">
      <w:start w:val="1"/>
      <w:numFmt w:val="decimal"/>
      <w:lvlText w:val="%1."/>
      <w:lvlJc w:val="left"/>
      <w:pPr>
        <w:ind w:left="720" w:hanging="360"/>
      </w:pPr>
    </w:lvl>
    <w:lvl w:ilvl="1" w:tplc="5D4CBB8C">
      <w:start w:val="1"/>
      <w:numFmt w:val="lowerLetter"/>
      <w:lvlText w:val="%2."/>
      <w:lvlJc w:val="left"/>
      <w:pPr>
        <w:ind w:left="1440" w:hanging="360"/>
      </w:pPr>
    </w:lvl>
    <w:lvl w:ilvl="2" w:tplc="8FD68BA6">
      <w:start w:val="1"/>
      <w:numFmt w:val="lowerRoman"/>
      <w:lvlText w:val="%3."/>
      <w:lvlJc w:val="right"/>
      <w:pPr>
        <w:ind w:left="2160" w:hanging="180"/>
      </w:pPr>
    </w:lvl>
    <w:lvl w:ilvl="3" w:tplc="0220CAE2">
      <w:start w:val="1"/>
      <w:numFmt w:val="decimal"/>
      <w:lvlText w:val="%4."/>
      <w:lvlJc w:val="left"/>
      <w:pPr>
        <w:ind w:left="2880" w:hanging="360"/>
      </w:pPr>
    </w:lvl>
    <w:lvl w:ilvl="4" w:tplc="BEC64BB6">
      <w:start w:val="1"/>
      <w:numFmt w:val="lowerLetter"/>
      <w:lvlText w:val="%5."/>
      <w:lvlJc w:val="left"/>
      <w:pPr>
        <w:ind w:left="3600" w:hanging="360"/>
      </w:pPr>
    </w:lvl>
    <w:lvl w:ilvl="5" w:tplc="0974F0B2">
      <w:start w:val="1"/>
      <w:numFmt w:val="lowerRoman"/>
      <w:lvlText w:val="%6."/>
      <w:lvlJc w:val="right"/>
      <w:pPr>
        <w:ind w:left="4320" w:hanging="180"/>
      </w:pPr>
    </w:lvl>
    <w:lvl w:ilvl="6" w:tplc="8A4AD44C">
      <w:start w:val="1"/>
      <w:numFmt w:val="decimal"/>
      <w:lvlText w:val="%7."/>
      <w:lvlJc w:val="left"/>
      <w:pPr>
        <w:ind w:left="5040" w:hanging="360"/>
      </w:pPr>
    </w:lvl>
    <w:lvl w:ilvl="7" w:tplc="170CA480">
      <w:start w:val="1"/>
      <w:numFmt w:val="lowerLetter"/>
      <w:lvlText w:val="%8."/>
      <w:lvlJc w:val="left"/>
      <w:pPr>
        <w:ind w:left="5760" w:hanging="360"/>
      </w:pPr>
    </w:lvl>
    <w:lvl w:ilvl="8" w:tplc="41FA959E">
      <w:start w:val="1"/>
      <w:numFmt w:val="lowerRoman"/>
      <w:lvlText w:val="%9."/>
      <w:lvlJc w:val="right"/>
      <w:pPr>
        <w:ind w:left="6480" w:hanging="180"/>
      </w:pPr>
    </w:lvl>
  </w:abstractNum>
  <w:abstractNum w:abstractNumId="42" w15:restartNumberingAfterBreak="0">
    <w:nsid w:val="7C2F750C"/>
    <w:multiLevelType w:val="hybridMultilevel"/>
    <w:tmpl w:val="23EA53D4"/>
    <w:lvl w:ilvl="0" w:tplc="5E94B9B8">
      <w:start w:val="1"/>
      <w:numFmt w:val="bullet"/>
      <w:pStyle w:val="BulletList"/>
      <w:lvlText w:val=""/>
      <w:lvlJc w:val="left"/>
      <w:pPr>
        <w:tabs>
          <w:tab w:val="num" w:pos="1644"/>
        </w:tabs>
        <w:ind w:left="1644" w:hanging="567"/>
      </w:pPr>
      <w:rPr>
        <w:rFonts w:ascii="Symbol" w:hAnsi="Symbol" w:hint="default"/>
      </w:rPr>
    </w:lvl>
    <w:lvl w:ilvl="1" w:tplc="51049E32" w:tentative="1">
      <w:start w:val="1"/>
      <w:numFmt w:val="bullet"/>
      <w:lvlText w:val="o"/>
      <w:lvlJc w:val="left"/>
      <w:pPr>
        <w:tabs>
          <w:tab w:val="num" w:pos="1837"/>
        </w:tabs>
        <w:ind w:left="1837" w:hanging="360"/>
      </w:pPr>
      <w:rPr>
        <w:rFonts w:ascii="Courier New" w:hAnsi="Courier New" w:cs="Courier New" w:hint="default"/>
      </w:rPr>
    </w:lvl>
    <w:lvl w:ilvl="2" w:tplc="5658DF48" w:tentative="1">
      <w:start w:val="1"/>
      <w:numFmt w:val="bullet"/>
      <w:lvlText w:val=""/>
      <w:lvlJc w:val="left"/>
      <w:pPr>
        <w:tabs>
          <w:tab w:val="num" w:pos="2557"/>
        </w:tabs>
        <w:ind w:left="2557" w:hanging="360"/>
      </w:pPr>
      <w:rPr>
        <w:rFonts w:ascii="Wingdings" w:hAnsi="Wingdings" w:hint="default"/>
      </w:rPr>
    </w:lvl>
    <w:lvl w:ilvl="3" w:tplc="501EDD30" w:tentative="1">
      <w:start w:val="1"/>
      <w:numFmt w:val="bullet"/>
      <w:lvlText w:val=""/>
      <w:lvlJc w:val="left"/>
      <w:pPr>
        <w:tabs>
          <w:tab w:val="num" w:pos="3277"/>
        </w:tabs>
        <w:ind w:left="3277" w:hanging="360"/>
      </w:pPr>
      <w:rPr>
        <w:rFonts w:ascii="Symbol" w:hAnsi="Symbol" w:hint="default"/>
      </w:rPr>
    </w:lvl>
    <w:lvl w:ilvl="4" w:tplc="05109590" w:tentative="1">
      <w:start w:val="1"/>
      <w:numFmt w:val="bullet"/>
      <w:lvlText w:val="o"/>
      <w:lvlJc w:val="left"/>
      <w:pPr>
        <w:tabs>
          <w:tab w:val="num" w:pos="3997"/>
        </w:tabs>
        <w:ind w:left="3997" w:hanging="360"/>
      </w:pPr>
      <w:rPr>
        <w:rFonts w:ascii="Courier New" w:hAnsi="Courier New" w:cs="Courier New" w:hint="default"/>
      </w:rPr>
    </w:lvl>
    <w:lvl w:ilvl="5" w:tplc="4DA8AC9E" w:tentative="1">
      <w:start w:val="1"/>
      <w:numFmt w:val="bullet"/>
      <w:lvlText w:val=""/>
      <w:lvlJc w:val="left"/>
      <w:pPr>
        <w:tabs>
          <w:tab w:val="num" w:pos="4717"/>
        </w:tabs>
        <w:ind w:left="4717" w:hanging="360"/>
      </w:pPr>
      <w:rPr>
        <w:rFonts w:ascii="Wingdings" w:hAnsi="Wingdings" w:hint="default"/>
      </w:rPr>
    </w:lvl>
    <w:lvl w:ilvl="6" w:tplc="B5E215B6" w:tentative="1">
      <w:start w:val="1"/>
      <w:numFmt w:val="bullet"/>
      <w:lvlText w:val=""/>
      <w:lvlJc w:val="left"/>
      <w:pPr>
        <w:tabs>
          <w:tab w:val="num" w:pos="5437"/>
        </w:tabs>
        <w:ind w:left="5437" w:hanging="360"/>
      </w:pPr>
      <w:rPr>
        <w:rFonts w:ascii="Symbol" w:hAnsi="Symbol" w:hint="default"/>
      </w:rPr>
    </w:lvl>
    <w:lvl w:ilvl="7" w:tplc="36A6E426" w:tentative="1">
      <w:start w:val="1"/>
      <w:numFmt w:val="bullet"/>
      <w:lvlText w:val="o"/>
      <w:lvlJc w:val="left"/>
      <w:pPr>
        <w:tabs>
          <w:tab w:val="num" w:pos="6157"/>
        </w:tabs>
        <w:ind w:left="6157" w:hanging="360"/>
      </w:pPr>
      <w:rPr>
        <w:rFonts w:ascii="Courier New" w:hAnsi="Courier New" w:cs="Courier New" w:hint="default"/>
      </w:rPr>
    </w:lvl>
    <w:lvl w:ilvl="8" w:tplc="3C54E882" w:tentative="1">
      <w:start w:val="1"/>
      <w:numFmt w:val="bullet"/>
      <w:lvlText w:val=""/>
      <w:lvlJc w:val="left"/>
      <w:pPr>
        <w:tabs>
          <w:tab w:val="num" w:pos="6877"/>
        </w:tabs>
        <w:ind w:left="6877" w:hanging="360"/>
      </w:pPr>
      <w:rPr>
        <w:rFonts w:ascii="Wingdings" w:hAnsi="Wingdings" w:hint="default"/>
      </w:rPr>
    </w:lvl>
  </w:abstractNum>
  <w:abstractNum w:abstractNumId="43" w15:restartNumberingAfterBreak="0">
    <w:nsid w:val="7CBBE85C"/>
    <w:multiLevelType w:val="hybridMultilevel"/>
    <w:tmpl w:val="FFFFFFFF"/>
    <w:lvl w:ilvl="0" w:tplc="906AB0C6">
      <w:start w:val="1"/>
      <w:numFmt w:val="bullet"/>
      <w:lvlText w:val=""/>
      <w:lvlJc w:val="left"/>
      <w:pPr>
        <w:ind w:left="720" w:hanging="360"/>
      </w:pPr>
      <w:rPr>
        <w:rFonts w:ascii="Symbol" w:hAnsi="Symbol" w:hint="default"/>
      </w:rPr>
    </w:lvl>
    <w:lvl w:ilvl="1" w:tplc="13E0E714">
      <w:start w:val="1"/>
      <w:numFmt w:val="bullet"/>
      <w:lvlText w:val="o"/>
      <w:lvlJc w:val="left"/>
      <w:pPr>
        <w:ind w:left="1440" w:hanging="360"/>
      </w:pPr>
      <w:rPr>
        <w:rFonts w:ascii="Courier New" w:hAnsi="Courier New" w:hint="default"/>
      </w:rPr>
    </w:lvl>
    <w:lvl w:ilvl="2" w:tplc="8BD84BE2">
      <w:start w:val="1"/>
      <w:numFmt w:val="bullet"/>
      <w:lvlText w:val=""/>
      <w:lvlJc w:val="left"/>
      <w:pPr>
        <w:ind w:left="2160" w:hanging="360"/>
      </w:pPr>
      <w:rPr>
        <w:rFonts w:ascii="Wingdings" w:hAnsi="Wingdings" w:hint="default"/>
      </w:rPr>
    </w:lvl>
    <w:lvl w:ilvl="3" w:tplc="6C6CF382">
      <w:start w:val="1"/>
      <w:numFmt w:val="bullet"/>
      <w:lvlText w:val=""/>
      <w:lvlJc w:val="left"/>
      <w:pPr>
        <w:ind w:left="2880" w:hanging="360"/>
      </w:pPr>
      <w:rPr>
        <w:rFonts w:ascii="Symbol" w:hAnsi="Symbol" w:hint="default"/>
      </w:rPr>
    </w:lvl>
    <w:lvl w:ilvl="4" w:tplc="88467060">
      <w:start w:val="1"/>
      <w:numFmt w:val="bullet"/>
      <w:lvlText w:val="o"/>
      <w:lvlJc w:val="left"/>
      <w:pPr>
        <w:ind w:left="3600" w:hanging="360"/>
      </w:pPr>
      <w:rPr>
        <w:rFonts w:ascii="Courier New" w:hAnsi="Courier New" w:hint="default"/>
      </w:rPr>
    </w:lvl>
    <w:lvl w:ilvl="5" w:tplc="78328526">
      <w:start w:val="1"/>
      <w:numFmt w:val="bullet"/>
      <w:lvlText w:val=""/>
      <w:lvlJc w:val="left"/>
      <w:pPr>
        <w:ind w:left="4320" w:hanging="360"/>
      </w:pPr>
      <w:rPr>
        <w:rFonts w:ascii="Wingdings" w:hAnsi="Wingdings" w:hint="default"/>
      </w:rPr>
    </w:lvl>
    <w:lvl w:ilvl="6" w:tplc="62862E06">
      <w:start w:val="1"/>
      <w:numFmt w:val="bullet"/>
      <w:lvlText w:val=""/>
      <w:lvlJc w:val="left"/>
      <w:pPr>
        <w:ind w:left="5040" w:hanging="360"/>
      </w:pPr>
      <w:rPr>
        <w:rFonts w:ascii="Symbol" w:hAnsi="Symbol" w:hint="default"/>
      </w:rPr>
    </w:lvl>
    <w:lvl w:ilvl="7" w:tplc="F5CE9142">
      <w:start w:val="1"/>
      <w:numFmt w:val="bullet"/>
      <w:lvlText w:val="o"/>
      <w:lvlJc w:val="left"/>
      <w:pPr>
        <w:ind w:left="5760" w:hanging="360"/>
      </w:pPr>
      <w:rPr>
        <w:rFonts w:ascii="Courier New" w:hAnsi="Courier New" w:hint="default"/>
      </w:rPr>
    </w:lvl>
    <w:lvl w:ilvl="8" w:tplc="2FA2EA16">
      <w:start w:val="1"/>
      <w:numFmt w:val="bullet"/>
      <w:lvlText w:val=""/>
      <w:lvlJc w:val="left"/>
      <w:pPr>
        <w:ind w:left="6480" w:hanging="360"/>
      </w:pPr>
      <w:rPr>
        <w:rFonts w:ascii="Wingdings" w:hAnsi="Wingdings" w:hint="default"/>
      </w:rPr>
    </w:lvl>
  </w:abstractNum>
  <w:abstractNum w:abstractNumId="44" w15:restartNumberingAfterBreak="0">
    <w:nsid w:val="7E3801A5"/>
    <w:multiLevelType w:val="hybridMultilevel"/>
    <w:tmpl w:val="32BCD208"/>
    <w:lvl w:ilvl="0" w:tplc="47BC7A16">
      <w:start w:val="1"/>
      <w:numFmt w:val="bullet"/>
      <w:pStyle w:val="Tip"/>
      <w:lvlText w:val=""/>
      <w:lvlJc w:val="left"/>
      <w:pPr>
        <w:tabs>
          <w:tab w:val="num" w:pos="0"/>
        </w:tabs>
        <w:ind w:left="0" w:hanging="567"/>
      </w:pPr>
      <w:rPr>
        <w:rFonts w:ascii="Wingdings" w:hAnsi="Wingdings" w:hint="default"/>
        <w:sz w:val="32"/>
        <w:szCs w:val="32"/>
      </w:rPr>
    </w:lvl>
    <w:lvl w:ilvl="1" w:tplc="3DE605A8" w:tentative="1">
      <w:start w:val="1"/>
      <w:numFmt w:val="bullet"/>
      <w:lvlText w:val="o"/>
      <w:lvlJc w:val="left"/>
      <w:pPr>
        <w:tabs>
          <w:tab w:val="num" w:pos="1440"/>
        </w:tabs>
        <w:ind w:left="1440" w:hanging="360"/>
      </w:pPr>
      <w:rPr>
        <w:rFonts w:ascii="Courier New" w:hAnsi="Courier New" w:cs="Courier New" w:hint="default"/>
      </w:rPr>
    </w:lvl>
    <w:lvl w:ilvl="2" w:tplc="6FA8111E" w:tentative="1">
      <w:start w:val="1"/>
      <w:numFmt w:val="bullet"/>
      <w:lvlText w:val=""/>
      <w:lvlJc w:val="left"/>
      <w:pPr>
        <w:tabs>
          <w:tab w:val="num" w:pos="2160"/>
        </w:tabs>
        <w:ind w:left="2160" w:hanging="360"/>
      </w:pPr>
      <w:rPr>
        <w:rFonts w:ascii="Wingdings" w:hAnsi="Wingdings" w:hint="default"/>
      </w:rPr>
    </w:lvl>
    <w:lvl w:ilvl="3" w:tplc="FB86E804" w:tentative="1">
      <w:start w:val="1"/>
      <w:numFmt w:val="bullet"/>
      <w:lvlText w:val=""/>
      <w:lvlJc w:val="left"/>
      <w:pPr>
        <w:tabs>
          <w:tab w:val="num" w:pos="2880"/>
        </w:tabs>
        <w:ind w:left="2880" w:hanging="360"/>
      </w:pPr>
      <w:rPr>
        <w:rFonts w:ascii="Symbol" w:hAnsi="Symbol" w:hint="default"/>
      </w:rPr>
    </w:lvl>
    <w:lvl w:ilvl="4" w:tplc="A2201B32" w:tentative="1">
      <w:start w:val="1"/>
      <w:numFmt w:val="bullet"/>
      <w:lvlText w:val="o"/>
      <w:lvlJc w:val="left"/>
      <w:pPr>
        <w:tabs>
          <w:tab w:val="num" w:pos="3600"/>
        </w:tabs>
        <w:ind w:left="3600" w:hanging="360"/>
      </w:pPr>
      <w:rPr>
        <w:rFonts w:ascii="Courier New" w:hAnsi="Courier New" w:cs="Courier New" w:hint="default"/>
      </w:rPr>
    </w:lvl>
    <w:lvl w:ilvl="5" w:tplc="931ABDAA" w:tentative="1">
      <w:start w:val="1"/>
      <w:numFmt w:val="bullet"/>
      <w:lvlText w:val=""/>
      <w:lvlJc w:val="left"/>
      <w:pPr>
        <w:tabs>
          <w:tab w:val="num" w:pos="4320"/>
        </w:tabs>
        <w:ind w:left="4320" w:hanging="360"/>
      </w:pPr>
      <w:rPr>
        <w:rFonts w:ascii="Wingdings" w:hAnsi="Wingdings" w:hint="default"/>
      </w:rPr>
    </w:lvl>
    <w:lvl w:ilvl="6" w:tplc="976A34BE" w:tentative="1">
      <w:start w:val="1"/>
      <w:numFmt w:val="bullet"/>
      <w:lvlText w:val=""/>
      <w:lvlJc w:val="left"/>
      <w:pPr>
        <w:tabs>
          <w:tab w:val="num" w:pos="5040"/>
        </w:tabs>
        <w:ind w:left="5040" w:hanging="360"/>
      </w:pPr>
      <w:rPr>
        <w:rFonts w:ascii="Symbol" w:hAnsi="Symbol" w:hint="default"/>
      </w:rPr>
    </w:lvl>
    <w:lvl w:ilvl="7" w:tplc="DE283E84" w:tentative="1">
      <w:start w:val="1"/>
      <w:numFmt w:val="bullet"/>
      <w:lvlText w:val="o"/>
      <w:lvlJc w:val="left"/>
      <w:pPr>
        <w:tabs>
          <w:tab w:val="num" w:pos="5760"/>
        </w:tabs>
        <w:ind w:left="5760" w:hanging="360"/>
      </w:pPr>
      <w:rPr>
        <w:rFonts w:ascii="Courier New" w:hAnsi="Courier New" w:cs="Courier New" w:hint="default"/>
      </w:rPr>
    </w:lvl>
    <w:lvl w:ilvl="8" w:tplc="ACDAD7AC"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DA1F69"/>
    <w:multiLevelType w:val="hybridMultilevel"/>
    <w:tmpl w:val="1EDE831E"/>
    <w:lvl w:ilvl="0" w:tplc="2A765704">
      <w:start w:val="1"/>
      <w:numFmt w:val="bullet"/>
      <w:pStyle w:val="ListBullet"/>
      <w:lvlText w:val=""/>
      <w:lvlJc w:val="left"/>
      <w:pPr>
        <w:tabs>
          <w:tab w:val="num" w:pos="425"/>
        </w:tabs>
        <w:ind w:left="425" w:hanging="340"/>
      </w:pPr>
      <w:rPr>
        <w:rFonts w:ascii="Symbol" w:hAnsi="Symbol" w:hint="default"/>
      </w:rPr>
    </w:lvl>
    <w:lvl w:ilvl="1" w:tplc="95683BB8">
      <w:start w:val="1"/>
      <w:numFmt w:val="bullet"/>
      <w:lvlText w:val=""/>
      <w:lvlJc w:val="left"/>
      <w:pPr>
        <w:tabs>
          <w:tab w:val="num" w:pos="1562"/>
        </w:tabs>
        <w:ind w:left="1562" w:hanging="397"/>
      </w:pPr>
      <w:rPr>
        <w:rFonts w:ascii="Symbol" w:hAnsi="Symbol" w:hint="default"/>
      </w:rPr>
    </w:lvl>
    <w:lvl w:ilvl="2" w:tplc="6848EF20" w:tentative="1">
      <w:start w:val="1"/>
      <w:numFmt w:val="bullet"/>
      <w:lvlText w:val=""/>
      <w:lvlJc w:val="left"/>
      <w:pPr>
        <w:tabs>
          <w:tab w:val="num" w:pos="2245"/>
        </w:tabs>
        <w:ind w:left="2245" w:hanging="360"/>
      </w:pPr>
      <w:rPr>
        <w:rFonts w:ascii="Wingdings" w:hAnsi="Wingdings" w:hint="default"/>
      </w:rPr>
    </w:lvl>
    <w:lvl w:ilvl="3" w:tplc="51CEB95A" w:tentative="1">
      <w:start w:val="1"/>
      <w:numFmt w:val="bullet"/>
      <w:lvlText w:val=""/>
      <w:lvlJc w:val="left"/>
      <w:pPr>
        <w:tabs>
          <w:tab w:val="num" w:pos="2965"/>
        </w:tabs>
        <w:ind w:left="2965" w:hanging="360"/>
      </w:pPr>
      <w:rPr>
        <w:rFonts w:ascii="Symbol" w:hAnsi="Symbol" w:hint="default"/>
      </w:rPr>
    </w:lvl>
    <w:lvl w:ilvl="4" w:tplc="5F2EE61C" w:tentative="1">
      <w:start w:val="1"/>
      <w:numFmt w:val="bullet"/>
      <w:lvlText w:val="o"/>
      <w:lvlJc w:val="left"/>
      <w:pPr>
        <w:tabs>
          <w:tab w:val="num" w:pos="3685"/>
        </w:tabs>
        <w:ind w:left="3685" w:hanging="360"/>
      </w:pPr>
      <w:rPr>
        <w:rFonts w:ascii="Courier New" w:hAnsi="Courier New" w:cs="Courier New" w:hint="default"/>
      </w:rPr>
    </w:lvl>
    <w:lvl w:ilvl="5" w:tplc="50924B44" w:tentative="1">
      <w:start w:val="1"/>
      <w:numFmt w:val="bullet"/>
      <w:lvlText w:val=""/>
      <w:lvlJc w:val="left"/>
      <w:pPr>
        <w:tabs>
          <w:tab w:val="num" w:pos="4405"/>
        </w:tabs>
        <w:ind w:left="4405" w:hanging="360"/>
      </w:pPr>
      <w:rPr>
        <w:rFonts w:ascii="Wingdings" w:hAnsi="Wingdings" w:hint="default"/>
      </w:rPr>
    </w:lvl>
    <w:lvl w:ilvl="6" w:tplc="D576BBFC" w:tentative="1">
      <w:start w:val="1"/>
      <w:numFmt w:val="bullet"/>
      <w:lvlText w:val=""/>
      <w:lvlJc w:val="left"/>
      <w:pPr>
        <w:tabs>
          <w:tab w:val="num" w:pos="5125"/>
        </w:tabs>
        <w:ind w:left="5125" w:hanging="360"/>
      </w:pPr>
      <w:rPr>
        <w:rFonts w:ascii="Symbol" w:hAnsi="Symbol" w:hint="default"/>
      </w:rPr>
    </w:lvl>
    <w:lvl w:ilvl="7" w:tplc="3640A37E" w:tentative="1">
      <w:start w:val="1"/>
      <w:numFmt w:val="bullet"/>
      <w:lvlText w:val="o"/>
      <w:lvlJc w:val="left"/>
      <w:pPr>
        <w:tabs>
          <w:tab w:val="num" w:pos="5845"/>
        </w:tabs>
        <w:ind w:left="5845" w:hanging="360"/>
      </w:pPr>
      <w:rPr>
        <w:rFonts w:ascii="Courier New" w:hAnsi="Courier New" w:cs="Courier New" w:hint="default"/>
      </w:rPr>
    </w:lvl>
    <w:lvl w:ilvl="8" w:tplc="BB4C08F0" w:tentative="1">
      <w:start w:val="1"/>
      <w:numFmt w:val="bullet"/>
      <w:lvlText w:val=""/>
      <w:lvlJc w:val="left"/>
      <w:pPr>
        <w:tabs>
          <w:tab w:val="num" w:pos="6565"/>
        </w:tabs>
        <w:ind w:left="6565" w:hanging="360"/>
      </w:pPr>
      <w:rPr>
        <w:rFonts w:ascii="Wingdings" w:hAnsi="Wingdings" w:hint="default"/>
      </w:rPr>
    </w:lvl>
  </w:abstractNum>
  <w:num w:numId="1" w16cid:durableId="904679996">
    <w:abstractNumId w:val="43"/>
  </w:num>
  <w:num w:numId="2" w16cid:durableId="549265931">
    <w:abstractNumId w:val="12"/>
  </w:num>
  <w:num w:numId="3" w16cid:durableId="1599677128">
    <w:abstractNumId w:val="27"/>
  </w:num>
  <w:num w:numId="4" w16cid:durableId="251863111">
    <w:abstractNumId w:val="10"/>
  </w:num>
  <w:num w:numId="5" w16cid:durableId="316571481">
    <w:abstractNumId w:val="41"/>
  </w:num>
  <w:num w:numId="6" w16cid:durableId="299457344">
    <w:abstractNumId w:val="25"/>
  </w:num>
  <w:num w:numId="7" w16cid:durableId="1532187508">
    <w:abstractNumId w:val="22"/>
  </w:num>
  <w:num w:numId="8" w16cid:durableId="1056582941">
    <w:abstractNumId w:val="19"/>
  </w:num>
  <w:num w:numId="9" w16cid:durableId="177617603">
    <w:abstractNumId w:val="29"/>
  </w:num>
  <w:num w:numId="10" w16cid:durableId="79061960">
    <w:abstractNumId w:val="24"/>
  </w:num>
  <w:num w:numId="11" w16cid:durableId="1049845834">
    <w:abstractNumId w:val="36"/>
  </w:num>
  <w:num w:numId="12" w16cid:durableId="1320771335">
    <w:abstractNumId w:val="34"/>
  </w:num>
  <w:num w:numId="13" w16cid:durableId="1550846519">
    <w:abstractNumId w:val="37"/>
  </w:num>
  <w:num w:numId="14" w16cid:durableId="580530576">
    <w:abstractNumId w:val="7"/>
  </w:num>
  <w:num w:numId="15" w16cid:durableId="553660453">
    <w:abstractNumId w:val="6"/>
  </w:num>
  <w:num w:numId="16" w16cid:durableId="807740833">
    <w:abstractNumId w:val="5"/>
  </w:num>
  <w:num w:numId="17" w16cid:durableId="953554472">
    <w:abstractNumId w:val="4"/>
  </w:num>
  <w:num w:numId="18" w16cid:durableId="1134638910">
    <w:abstractNumId w:val="8"/>
  </w:num>
  <w:num w:numId="19" w16cid:durableId="205334409">
    <w:abstractNumId w:val="3"/>
  </w:num>
  <w:num w:numId="20" w16cid:durableId="2034526156">
    <w:abstractNumId w:val="2"/>
  </w:num>
  <w:num w:numId="21" w16cid:durableId="1265334856">
    <w:abstractNumId w:val="1"/>
  </w:num>
  <w:num w:numId="22" w16cid:durableId="1924489859">
    <w:abstractNumId w:val="0"/>
  </w:num>
  <w:num w:numId="23" w16cid:durableId="416947794">
    <w:abstractNumId w:val="18"/>
  </w:num>
  <w:num w:numId="24" w16cid:durableId="1769883313">
    <w:abstractNumId w:val="42"/>
  </w:num>
  <w:num w:numId="25" w16cid:durableId="945422588">
    <w:abstractNumId w:val="45"/>
  </w:num>
  <w:num w:numId="26" w16cid:durableId="1934819760">
    <w:abstractNumId w:val="20"/>
  </w:num>
  <w:num w:numId="27" w16cid:durableId="2020153946">
    <w:abstractNumId w:val="33"/>
  </w:num>
  <w:num w:numId="28" w16cid:durableId="749159063">
    <w:abstractNumId w:val="13"/>
  </w:num>
  <w:num w:numId="29" w16cid:durableId="1361131302">
    <w:abstractNumId w:val="26"/>
  </w:num>
  <w:num w:numId="30" w16cid:durableId="2107801239">
    <w:abstractNumId w:val="15"/>
  </w:num>
  <w:num w:numId="31" w16cid:durableId="842739072">
    <w:abstractNumId w:val="44"/>
  </w:num>
  <w:num w:numId="32" w16cid:durableId="1261453114">
    <w:abstractNumId w:val="14"/>
  </w:num>
  <w:num w:numId="33" w16cid:durableId="1217665244">
    <w:abstractNumId w:val="17"/>
  </w:num>
  <w:num w:numId="34" w16cid:durableId="1861814877">
    <w:abstractNumId w:val="40"/>
  </w:num>
  <w:num w:numId="35" w16cid:durableId="605889069">
    <w:abstractNumId w:val="28"/>
  </w:num>
  <w:num w:numId="36" w16cid:durableId="1296333898">
    <w:abstractNumId w:val="16"/>
  </w:num>
  <w:num w:numId="37" w16cid:durableId="1542550385">
    <w:abstractNumId w:val="38"/>
  </w:num>
  <w:num w:numId="38" w16cid:durableId="364714866">
    <w:abstractNumId w:val="39"/>
  </w:num>
  <w:num w:numId="39" w16cid:durableId="1872260823">
    <w:abstractNumId w:val="21"/>
  </w:num>
  <w:num w:numId="40" w16cid:durableId="360279274">
    <w:abstractNumId w:val="11"/>
  </w:num>
  <w:num w:numId="41" w16cid:durableId="300766221">
    <w:abstractNumId w:val="31"/>
  </w:num>
  <w:num w:numId="42" w16cid:durableId="907417109">
    <w:abstractNumId w:val="35"/>
  </w:num>
  <w:num w:numId="43" w16cid:durableId="1334840086">
    <w:abstractNumId w:val="32"/>
  </w:num>
  <w:num w:numId="44" w16cid:durableId="2132747724">
    <w:abstractNumId w:val="23"/>
  </w:num>
  <w:num w:numId="45" w16cid:durableId="2066561284">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embedSystemFont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Y3MDQxtjCwNDcwMTZQ0lEKTi0uzszPAykwrwUAN6FETCwAAAA="/>
  </w:docVars>
  <w:rsids>
    <w:rsidRoot w:val="00E23202"/>
    <w:rsid w:val="00000AB7"/>
    <w:rsid w:val="00001A67"/>
    <w:rsid w:val="00002853"/>
    <w:rsid w:val="00002875"/>
    <w:rsid w:val="00002C67"/>
    <w:rsid w:val="00003E0A"/>
    <w:rsid w:val="00004C27"/>
    <w:rsid w:val="00004EDE"/>
    <w:rsid w:val="000058DE"/>
    <w:rsid w:val="000063D0"/>
    <w:rsid w:val="00010053"/>
    <w:rsid w:val="000100AB"/>
    <w:rsid w:val="0001017E"/>
    <w:rsid w:val="0001041E"/>
    <w:rsid w:val="000113EA"/>
    <w:rsid w:val="00013543"/>
    <w:rsid w:val="000138E1"/>
    <w:rsid w:val="00016321"/>
    <w:rsid w:val="00016937"/>
    <w:rsid w:val="00016AA5"/>
    <w:rsid w:val="00016F80"/>
    <w:rsid w:val="00017D8D"/>
    <w:rsid w:val="0002044A"/>
    <w:rsid w:val="00020FC4"/>
    <w:rsid w:val="00021B22"/>
    <w:rsid w:val="00023BBF"/>
    <w:rsid w:val="0002420C"/>
    <w:rsid w:val="0002472D"/>
    <w:rsid w:val="00025718"/>
    <w:rsid w:val="00025DA2"/>
    <w:rsid w:val="0002639A"/>
    <w:rsid w:val="00027A60"/>
    <w:rsid w:val="0003045F"/>
    <w:rsid w:val="0003066D"/>
    <w:rsid w:val="00030991"/>
    <w:rsid w:val="00030CB7"/>
    <w:rsid w:val="0003166F"/>
    <w:rsid w:val="00032AC7"/>
    <w:rsid w:val="00032BDF"/>
    <w:rsid w:val="000340AE"/>
    <w:rsid w:val="00034427"/>
    <w:rsid w:val="00034A83"/>
    <w:rsid w:val="00034B5A"/>
    <w:rsid w:val="00035057"/>
    <w:rsid w:val="0003581D"/>
    <w:rsid w:val="00035B1E"/>
    <w:rsid w:val="00036B5E"/>
    <w:rsid w:val="00036D4D"/>
    <w:rsid w:val="0003799C"/>
    <w:rsid w:val="00037C42"/>
    <w:rsid w:val="00041D46"/>
    <w:rsid w:val="00045007"/>
    <w:rsid w:val="000463DE"/>
    <w:rsid w:val="0004706A"/>
    <w:rsid w:val="00047728"/>
    <w:rsid w:val="00047A3E"/>
    <w:rsid w:val="0005367E"/>
    <w:rsid w:val="00054499"/>
    <w:rsid w:val="0005547B"/>
    <w:rsid w:val="00055948"/>
    <w:rsid w:val="00056F09"/>
    <w:rsid w:val="00057B4E"/>
    <w:rsid w:val="00057B55"/>
    <w:rsid w:val="00057DCF"/>
    <w:rsid w:val="0006011B"/>
    <w:rsid w:val="000622D8"/>
    <w:rsid w:val="00063ACF"/>
    <w:rsid w:val="000643EF"/>
    <w:rsid w:val="00064DFC"/>
    <w:rsid w:val="00065040"/>
    <w:rsid w:val="00065140"/>
    <w:rsid w:val="00065B53"/>
    <w:rsid w:val="0006CC1B"/>
    <w:rsid w:val="0006DC0B"/>
    <w:rsid w:val="00070EF6"/>
    <w:rsid w:val="00072575"/>
    <w:rsid w:val="00072CCA"/>
    <w:rsid w:val="0007474F"/>
    <w:rsid w:val="00074C21"/>
    <w:rsid w:val="00074FD1"/>
    <w:rsid w:val="000757AE"/>
    <w:rsid w:val="00075D0E"/>
    <w:rsid w:val="00077BE4"/>
    <w:rsid w:val="00081E0A"/>
    <w:rsid w:val="000836A6"/>
    <w:rsid w:val="00085540"/>
    <w:rsid w:val="00085C85"/>
    <w:rsid w:val="000866DC"/>
    <w:rsid w:val="00086B1C"/>
    <w:rsid w:val="00086FE7"/>
    <w:rsid w:val="00087261"/>
    <w:rsid w:val="00087EE6"/>
    <w:rsid w:val="00090338"/>
    <w:rsid w:val="000907A8"/>
    <w:rsid w:val="00091014"/>
    <w:rsid w:val="0009135A"/>
    <w:rsid w:val="0009149B"/>
    <w:rsid w:val="0009207D"/>
    <w:rsid w:val="000929E7"/>
    <w:rsid w:val="00093624"/>
    <w:rsid w:val="00093B02"/>
    <w:rsid w:val="00094788"/>
    <w:rsid w:val="00094DFC"/>
    <w:rsid w:val="00095166"/>
    <w:rsid w:val="00095BF4"/>
    <w:rsid w:val="00095E03"/>
    <w:rsid w:val="00096495"/>
    <w:rsid w:val="000972C5"/>
    <w:rsid w:val="000973EF"/>
    <w:rsid w:val="0009765E"/>
    <w:rsid w:val="000A0840"/>
    <w:rsid w:val="000A095B"/>
    <w:rsid w:val="000A0EBC"/>
    <w:rsid w:val="000A0FFD"/>
    <w:rsid w:val="000A159E"/>
    <w:rsid w:val="000A2AF4"/>
    <w:rsid w:val="000A390D"/>
    <w:rsid w:val="000A5F15"/>
    <w:rsid w:val="000A6792"/>
    <w:rsid w:val="000A74DC"/>
    <w:rsid w:val="000A7579"/>
    <w:rsid w:val="000A7DDD"/>
    <w:rsid w:val="000B15BD"/>
    <w:rsid w:val="000B1B03"/>
    <w:rsid w:val="000B39AF"/>
    <w:rsid w:val="000B4DD6"/>
    <w:rsid w:val="000B605F"/>
    <w:rsid w:val="000B7CFF"/>
    <w:rsid w:val="000B7F16"/>
    <w:rsid w:val="000BA588"/>
    <w:rsid w:val="000BE242"/>
    <w:rsid w:val="000C11BF"/>
    <w:rsid w:val="000C1517"/>
    <w:rsid w:val="000C2479"/>
    <w:rsid w:val="000C400E"/>
    <w:rsid w:val="000C4D06"/>
    <w:rsid w:val="000C50A9"/>
    <w:rsid w:val="000C7988"/>
    <w:rsid w:val="000C7DC3"/>
    <w:rsid w:val="000D229F"/>
    <w:rsid w:val="000D25A4"/>
    <w:rsid w:val="000D3F51"/>
    <w:rsid w:val="000D3FDE"/>
    <w:rsid w:val="000D5029"/>
    <w:rsid w:val="000D5CBF"/>
    <w:rsid w:val="000D6172"/>
    <w:rsid w:val="000D7763"/>
    <w:rsid w:val="000D7AB1"/>
    <w:rsid w:val="000DCD2D"/>
    <w:rsid w:val="000E18FF"/>
    <w:rsid w:val="000E3BFC"/>
    <w:rsid w:val="000E678C"/>
    <w:rsid w:val="000E6797"/>
    <w:rsid w:val="000E7E00"/>
    <w:rsid w:val="000E7E93"/>
    <w:rsid w:val="000F0CAB"/>
    <w:rsid w:val="000F1B76"/>
    <w:rsid w:val="000F2174"/>
    <w:rsid w:val="000F356D"/>
    <w:rsid w:val="000F38E8"/>
    <w:rsid w:val="000F41FA"/>
    <w:rsid w:val="000F6296"/>
    <w:rsid w:val="000F64AC"/>
    <w:rsid w:val="000F67C7"/>
    <w:rsid w:val="000F6DF1"/>
    <w:rsid w:val="000F79A3"/>
    <w:rsid w:val="000F7AB0"/>
    <w:rsid w:val="001021A2"/>
    <w:rsid w:val="0010384C"/>
    <w:rsid w:val="00104341"/>
    <w:rsid w:val="00104476"/>
    <w:rsid w:val="001049B9"/>
    <w:rsid w:val="001049BF"/>
    <w:rsid w:val="00104E14"/>
    <w:rsid w:val="001062C9"/>
    <w:rsid w:val="001076F6"/>
    <w:rsid w:val="001102BF"/>
    <w:rsid w:val="0011073B"/>
    <w:rsid w:val="0011153A"/>
    <w:rsid w:val="00112EC2"/>
    <w:rsid w:val="001131B0"/>
    <w:rsid w:val="00113D66"/>
    <w:rsid w:val="001150A6"/>
    <w:rsid w:val="0011564D"/>
    <w:rsid w:val="00115E76"/>
    <w:rsid w:val="00116551"/>
    <w:rsid w:val="00116E07"/>
    <w:rsid w:val="0011711F"/>
    <w:rsid w:val="001177C7"/>
    <w:rsid w:val="00120DC0"/>
    <w:rsid w:val="00121120"/>
    <w:rsid w:val="00121757"/>
    <w:rsid w:val="00121D4A"/>
    <w:rsid w:val="00123763"/>
    <w:rsid w:val="0012639A"/>
    <w:rsid w:val="00130EAE"/>
    <w:rsid w:val="0013231E"/>
    <w:rsid w:val="00132AA8"/>
    <w:rsid w:val="00133588"/>
    <w:rsid w:val="00133DE3"/>
    <w:rsid w:val="00133E42"/>
    <w:rsid w:val="00134302"/>
    <w:rsid w:val="00134BC5"/>
    <w:rsid w:val="001354C9"/>
    <w:rsid w:val="00135CD1"/>
    <w:rsid w:val="00136032"/>
    <w:rsid w:val="0013655E"/>
    <w:rsid w:val="00136BF3"/>
    <w:rsid w:val="001373CF"/>
    <w:rsid w:val="00137A13"/>
    <w:rsid w:val="00142352"/>
    <w:rsid w:val="001423A0"/>
    <w:rsid w:val="001424C2"/>
    <w:rsid w:val="00142667"/>
    <w:rsid w:val="00142FD6"/>
    <w:rsid w:val="001443A1"/>
    <w:rsid w:val="00144D2F"/>
    <w:rsid w:val="00145321"/>
    <w:rsid w:val="00146B2B"/>
    <w:rsid w:val="00150186"/>
    <w:rsid w:val="001510CF"/>
    <w:rsid w:val="00151753"/>
    <w:rsid w:val="0015176F"/>
    <w:rsid w:val="0015359A"/>
    <w:rsid w:val="001551CA"/>
    <w:rsid w:val="00155E6A"/>
    <w:rsid w:val="00155FE4"/>
    <w:rsid w:val="001575C7"/>
    <w:rsid w:val="00157CB8"/>
    <w:rsid w:val="00163944"/>
    <w:rsid w:val="00164D1E"/>
    <w:rsid w:val="00167A2A"/>
    <w:rsid w:val="00167CE8"/>
    <w:rsid w:val="00167FD3"/>
    <w:rsid w:val="001708B7"/>
    <w:rsid w:val="00171CF3"/>
    <w:rsid w:val="001728A4"/>
    <w:rsid w:val="001741FB"/>
    <w:rsid w:val="00175298"/>
    <w:rsid w:val="00175F3E"/>
    <w:rsid w:val="00182366"/>
    <w:rsid w:val="00184C1B"/>
    <w:rsid w:val="00184DC7"/>
    <w:rsid w:val="0018566D"/>
    <w:rsid w:val="001856E1"/>
    <w:rsid w:val="001866C4"/>
    <w:rsid w:val="00186C63"/>
    <w:rsid w:val="00187213"/>
    <w:rsid w:val="0018781E"/>
    <w:rsid w:val="00191694"/>
    <w:rsid w:val="00192141"/>
    <w:rsid w:val="00192A3E"/>
    <w:rsid w:val="00192CB0"/>
    <w:rsid w:val="0019493A"/>
    <w:rsid w:val="00194E29"/>
    <w:rsid w:val="001952DA"/>
    <w:rsid w:val="001953B7"/>
    <w:rsid w:val="001955CF"/>
    <w:rsid w:val="00196019"/>
    <w:rsid w:val="001961CD"/>
    <w:rsid w:val="00196A56"/>
    <w:rsid w:val="00196B42"/>
    <w:rsid w:val="00197CAA"/>
    <w:rsid w:val="001A0C86"/>
    <w:rsid w:val="001A0EF4"/>
    <w:rsid w:val="001A2490"/>
    <w:rsid w:val="001A2563"/>
    <w:rsid w:val="001A49C9"/>
    <w:rsid w:val="001A50FE"/>
    <w:rsid w:val="001A5328"/>
    <w:rsid w:val="001A6D99"/>
    <w:rsid w:val="001A7336"/>
    <w:rsid w:val="001A790C"/>
    <w:rsid w:val="001B1B9E"/>
    <w:rsid w:val="001B3AAE"/>
    <w:rsid w:val="001B3DC0"/>
    <w:rsid w:val="001B407C"/>
    <w:rsid w:val="001B690E"/>
    <w:rsid w:val="001B7999"/>
    <w:rsid w:val="001C06AE"/>
    <w:rsid w:val="001C2BF4"/>
    <w:rsid w:val="001C3501"/>
    <w:rsid w:val="001C3722"/>
    <w:rsid w:val="001C5A3C"/>
    <w:rsid w:val="001C6BF8"/>
    <w:rsid w:val="001C72B8"/>
    <w:rsid w:val="001C7F50"/>
    <w:rsid w:val="001D056A"/>
    <w:rsid w:val="001D1024"/>
    <w:rsid w:val="001D274B"/>
    <w:rsid w:val="001D3321"/>
    <w:rsid w:val="001D3F6C"/>
    <w:rsid w:val="001D6473"/>
    <w:rsid w:val="001D6E27"/>
    <w:rsid w:val="001D6FAD"/>
    <w:rsid w:val="001E0522"/>
    <w:rsid w:val="001E1A94"/>
    <w:rsid w:val="001E2B2E"/>
    <w:rsid w:val="001E396C"/>
    <w:rsid w:val="001E40E5"/>
    <w:rsid w:val="001E4F5B"/>
    <w:rsid w:val="001E5DB6"/>
    <w:rsid w:val="001E5E44"/>
    <w:rsid w:val="001F0CF2"/>
    <w:rsid w:val="001F4ECF"/>
    <w:rsid w:val="001F685F"/>
    <w:rsid w:val="001FA7C4"/>
    <w:rsid w:val="00200C4A"/>
    <w:rsid w:val="002010BD"/>
    <w:rsid w:val="002024A2"/>
    <w:rsid w:val="002028CF"/>
    <w:rsid w:val="00203391"/>
    <w:rsid w:val="0020477D"/>
    <w:rsid w:val="0020678F"/>
    <w:rsid w:val="00206DBB"/>
    <w:rsid w:val="00206E43"/>
    <w:rsid w:val="0020CE77"/>
    <w:rsid w:val="00212547"/>
    <w:rsid w:val="00212E54"/>
    <w:rsid w:val="00212F03"/>
    <w:rsid w:val="00213EA2"/>
    <w:rsid w:val="00215832"/>
    <w:rsid w:val="0021613C"/>
    <w:rsid w:val="002167C9"/>
    <w:rsid w:val="00216B3A"/>
    <w:rsid w:val="00217A98"/>
    <w:rsid w:val="002200AE"/>
    <w:rsid w:val="00220390"/>
    <w:rsid w:val="00221E1C"/>
    <w:rsid w:val="0022310C"/>
    <w:rsid w:val="0022352B"/>
    <w:rsid w:val="00223854"/>
    <w:rsid w:val="00224A56"/>
    <w:rsid w:val="002257CC"/>
    <w:rsid w:val="002273DF"/>
    <w:rsid w:val="0022755D"/>
    <w:rsid w:val="0023165F"/>
    <w:rsid w:val="002316E0"/>
    <w:rsid w:val="00232386"/>
    <w:rsid w:val="00236841"/>
    <w:rsid w:val="00240FA2"/>
    <w:rsid w:val="00242A92"/>
    <w:rsid w:val="00242B7F"/>
    <w:rsid w:val="00242C7A"/>
    <w:rsid w:val="00242F5A"/>
    <w:rsid w:val="002450C2"/>
    <w:rsid w:val="002453A1"/>
    <w:rsid w:val="00246F90"/>
    <w:rsid w:val="00250894"/>
    <w:rsid w:val="002532C6"/>
    <w:rsid w:val="002547C4"/>
    <w:rsid w:val="00256B47"/>
    <w:rsid w:val="002571E5"/>
    <w:rsid w:val="002579AC"/>
    <w:rsid w:val="00257AB1"/>
    <w:rsid w:val="00257E32"/>
    <w:rsid w:val="002606B6"/>
    <w:rsid w:val="00260AE6"/>
    <w:rsid w:val="002615DE"/>
    <w:rsid w:val="00261890"/>
    <w:rsid w:val="00261F95"/>
    <w:rsid w:val="002621FF"/>
    <w:rsid w:val="002623B6"/>
    <w:rsid w:val="00262947"/>
    <w:rsid w:val="00263CC4"/>
    <w:rsid w:val="00264631"/>
    <w:rsid w:val="00264F06"/>
    <w:rsid w:val="00265011"/>
    <w:rsid w:val="00265229"/>
    <w:rsid w:val="00271A8B"/>
    <w:rsid w:val="00272AF1"/>
    <w:rsid w:val="00273BD8"/>
    <w:rsid w:val="00275077"/>
    <w:rsid w:val="00275F00"/>
    <w:rsid w:val="00276442"/>
    <w:rsid w:val="002766BF"/>
    <w:rsid w:val="002771A6"/>
    <w:rsid w:val="00277837"/>
    <w:rsid w:val="002807CA"/>
    <w:rsid w:val="0028114A"/>
    <w:rsid w:val="002813FC"/>
    <w:rsid w:val="00282040"/>
    <w:rsid w:val="0028368E"/>
    <w:rsid w:val="00285462"/>
    <w:rsid w:val="002860A1"/>
    <w:rsid w:val="002861A6"/>
    <w:rsid w:val="00286EC1"/>
    <w:rsid w:val="00292033"/>
    <w:rsid w:val="00292286"/>
    <w:rsid w:val="00292FC9"/>
    <w:rsid w:val="002943FF"/>
    <w:rsid w:val="00295153"/>
    <w:rsid w:val="00295A22"/>
    <w:rsid w:val="00295CC0"/>
    <w:rsid w:val="002974EF"/>
    <w:rsid w:val="0029CB5E"/>
    <w:rsid w:val="002A1212"/>
    <w:rsid w:val="002A1FC3"/>
    <w:rsid w:val="002A2717"/>
    <w:rsid w:val="002A4DB3"/>
    <w:rsid w:val="002A534F"/>
    <w:rsid w:val="002A63AA"/>
    <w:rsid w:val="002A6802"/>
    <w:rsid w:val="002A7265"/>
    <w:rsid w:val="002B1EA2"/>
    <w:rsid w:val="002B1FAA"/>
    <w:rsid w:val="002B2F18"/>
    <w:rsid w:val="002B3F73"/>
    <w:rsid w:val="002B468B"/>
    <w:rsid w:val="002B6B9D"/>
    <w:rsid w:val="002B7D3A"/>
    <w:rsid w:val="002C0227"/>
    <w:rsid w:val="002C12C6"/>
    <w:rsid w:val="002C186F"/>
    <w:rsid w:val="002C2413"/>
    <w:rsid w:val="002C24CB"/>
    <w:rsid w:val="002C2ED6"/>
    <w:rsid w:val="002C41F1"/>
    <w:rsid w:val="002C476A"/>
    <w:rsid w:val="002C4A4D"/>
    <w:rsid w:val="002C519F"/>
    <w:rsid w:val="002C73EE"/>
    <w:rsid w:val="002D0233"/>
    <w:rsid w:val="002D0271"/>
    <w:rsid w:val="002D0587"/>
    <w:rsid w:val="002D06D4"/>
    <w:rsid w:val="002D1272"/>
    <w:rsid w:val="002D1A27"/>
    <w:rsid w:val="002D24D1"/>
    <w:rsid w:val="002D306E"/>
    <w:rsid w:val="002D3CFD"/>
    <w:rsid w:val="002D473E"/>
    <w:rsid w:val="002D47C1"/>
    <w:rsid w:val="002D4D18"/>
    <w:rsid w:val="002D5EB1"/>
    <w:rsid w:val="002D6DBB"/>
    <w:rsid w:val="002D7613"/>
    <w:rsid w:val="002E01F2"/>
    <w:rsid w:val="002E11DD"/>
    <w:rsid w:val="002E1E92"/>
    <w:rsid w:val="002E30B8"/>
    <w:rsid w:val="002E4807"/>
    <w:rsid w:val="002E59F1"/>
    <w:rsid w:val="002F035E"/>
    <w:rsid w:val="002F134F"/>
    <w:rsid w:val="002F1426"/>
    <w:rsid w:val="002F19DE"/>
    <w:rsid w:val="002F1AED"/>
    <w:rsid w:val="002F2823"/>
    <w:rsid w:val="002F29D6"/>
    <w:rsid w:val="002F5AE6"/>
    <w:rsid w:val="002F7B12"/>
    <w:rsid w:val="0030409E"/>
    <w:rsid w:val="00305E71"/>
    <w:rsid w:val="003064CF"/>
    <w:rsid w:val="00306BFF"/>
    <w:rsid w:val="003075FE"/>
    <w:rsid w:val="00307C1B"/>
    <w:rsid w:val="00311857"/>
    <w:rsid w:val="0031309C"/>
    <w:rsid w:val="00315137"/>
    <w:rsid w:val="003151CB"/>
    <w:rsid w:val="00315406"/>
    <w:rsid w:val="00315B10"/>
    <w:rsid w:val="0031625C"/>
    <w:rsid w:val="003162B3"/>
    <w:rsid w:val="00317298"/>
    <w:rsid w:val="0031CD05"/>
    <w:rsid w:val="00320847"/>
    <w:rsid w:val="00320F07"/>
    <w:rsid w:val="003222DA"/>
    <w:rsid w:val="00324D8B"/>
    <w:rsid w:val="00325492"/>
    <w:rsid w:val="003256C7"/>
    <w:rsid w:val="003256DD"/>
    <w:rsid w:val="00325FAE"/>
    <w:rsid w:val="003276D6"/>
    <w:rsid w:val="00327CDC"/>
    <w:rsid w:val="00327CFF"/>
    <w:rsid w:val="00327F3D"/>
    <w:rsid w:val="003303A4"/>
    <w:rsid w:val="00330AF8"/>
    <w:rsid w:val="00330F48"/>
    <w:rsid w:val="0033110D"/>
    <w:rsid w:val="0033227F"/>
    <w:rsid w:val="0033301F"/>
    <w:rsid w:val="00336361"/>
    <w:rsid w:val="00336455"/>
    <w:rsid w:val="00336FC4"/>
    <w:rsid w:val="00340C1F"/>
    <w:rsid w:val="003415AF"/>
    <w:rsid w:val="00343EED"/>
    <w:rsid w:val="0034480B"/>
    <w:rsid w:val="00345300"/>
    <w:rsid w:val="0034534B"/>
    <w:rsid w:val="00346A41"/>
    <w:rsid w:val="00347055"/>
    <w:rsid w:val="0034780F"/>
    <w:rsid w:val="00347B5F"/>
    <w:rsid w:val="00347DE4"/>
    <w:rsid w:val="00350AAA"/>
    <w:rsid w:val="00350EB2"/>
    <w:rsid w:val="00352B5E"/>
    <w:rsid w:val="00352EB4"/>
    <w:rsid w:val="00353255"/>
    <w:rsid w:val="00353B57"/>
    <w:rsid w:val="003543F6"/>
    <w:rsid w:val="003559C5"/>
    <w:rsid w:val="00355B37"/>
    <w:rsid w:val="00356845"/>
    <w:rsid w:val="00356AC7"/>
    <w:rsid w:val="00356CA1"/>
    <w:rsid w:val="003577CE"/>
    <w:rsid w:val="00360AB6"/>
    <w:rsid w:val="0036165A"/>
    <w:rsid w:val="00361745"/>
    <w:rsid w:val="00361D35"/>
    <w:rsid w:val="00363359"/>
    <w:rsid w:val="003639B4"/>
    <w:rsid w:val="00364FF7"/>
    <w:rsid w:val="003673C5"/>
    <w:rsid w:val="00367CBA"/>
    <w:rsid w:val="00370602"/>
    <w:rsid w:val="00371053"/>
    <w:rsid w:val="0037222B"/>
    <w:rsid w:val="003722F1"/>
    <w:rsid w:val="00373DA5"/>
    <w:rsid w:val="00374BC9"/>
    <w:rsid w:val="00374C3E"/>
    <w:rsid w:val="003751E7"/>
    <w:rsid w:val="00377D91"/>
    <w:rsid w:val="00381ADE"/>
    <w:rsid w:val="00381E3B"/>
    <w:rsid w:val="003822B6"/>
    <w:rsid w:val="00384FF6"/>
    <w:rsid w:val="00385F0E"/>
    <w:rsid w:val="003865E0"/>
    <w:rsid w:val="00386A89"/>
    <w:rsid w:val="00386CD3"/>
    <w:rsid w:val="00387724"/>
    <w:rsid w:val="00391699"/>
    <w:rsid w:val="00391AE3"/>
    <w:rsid w:val="0039253E"/>
    <w:rsid w:val="003929BF"/>
    <w:rsid w:val="003938A5"/>
    <w:rsid w:val="00394F65"/>
    <w:rsid w:val="0039708E"/>
    <w:rsid w:val="003A290B"/>
    <w:rsid w:val="003A5DA9"/>
    <w:rsid w:val="003A5E59"/>
    <w:rsid w:val="003A6326"/>
    <w:rsid w:val="003A6347"/>
    <w:rsid w:val="003A7DD1"/>
    <w:rsid w:val="003A7EBE"/>
    <w:rsid w:val="003B038E"/>
    <w:rsid w:val="003B2163"/>
    <w:rsid w:val="003B21AE"/>
    <w:rsid w:val="003B21E1"/>
    <w:rsid w:val="003B260D"/>
    <w:rsid w:val="003B34DB"/>
    <w:rsid w:val="003B532D"/>
    <w:rsid w:val="003B56B9"/>
    <w:rsid w:val="003B69B7"/>
    <w:rsid w:val="003C0208"/>
    <w:rsid w:val="003C1329"/>
    <w:rsid w:val="003C1D40"/>
    <w:rsid w:val="003C2058"/>
    <w:rsid w:val="003C2F32"/>
    <w:rsid w:val="003C3256"/>
    <w:rsid w:val="003C33CF"/>
    <w:rsid w:val="003C3F28"/>
    <w:rsid w:val="003C5859"/>
    <w:rsid w:val="003C6340"/>
    <w:rsid w:val="003C68FB"/>
    <w:rsid w:val="003C6F41"/>
    <w:rsid w:val="003C7291"/>
    <w:rsid w:val="003D1FD7"/>
    <w:rsid w:val="003D26A1"/>
    <w:rsid w:val="003D332D"/>
    <w:rsid w:val="003D3731"/>
    <w:rsid w:val="003D44E8"/>
    <w:rsid w:val="003D47DF"/>
    <w:rsid w:val="003D4A76"/>
    <w:rsid w:val="003E037B"/>
    <w:rsid w:val="003E2299"/>
    <w:rsid w:val="003E357C"/>
    <w:rsid w:val="003F0AE5"/>
    <w:rsid w:val="003F23C7"/>
    <w:rsid w:val="003F2C5B"/>
    <w:rsid w:val="003F355E"/>
    <w:rsid w:val="003F4C62"/>
    <w:rsid w:val="003F68B7"/>
    <w:rsid w:val="003F69B4"/>
    <w:rsid w:val="003F69FD"/>
    <w:rsid w:val="003F7EEA"/>
    <w:rsid w:val="0040011B"/>
    <w:rsid w:val="004001E6"/>
    <w:rsid w:val="00400422"/>
    <w:rsid w:val="00401B3D"/>
    <w:rsid w:val="00401DF6"/>
    <w:rsid w:val="00402B53"/>
    <w:rsid w:val="004073AC"/>
    <w:rsid w:val="00410233"/>
    <w:rsid w:val="004128B4"/>
    <w:rsid w:val="00415423"/>
    <w:rsid w:val="00415E5C"/>
    <w:rsid w:val="0041759F"/>
    <w:rsid w:val="00417EAF"/>
    <w:rsid w:val="00420605"/>
    <w:rsid w:val="00420C87"/>
    <w:rsid w:val="004214AA"/>
    <w:rsid w:val="00421DCE"/>
    <w:rsid w:val="00421F8C"/>
    <w:rsid w:val="00423353"/>
    <w:rsid w:val="00425981"/>
    <w:rsid w:val="0043010F"/>
    <w:rsid w:val="004316B3"/>
    <w:rsid w:val="00432FC6"/>
    <w:rsid w:val="004332D8"/>
    <w:rsid w:val="0043388E"/>
    <w:rsid w:val="00434A14"/>
    <w:rsid w:val="00434C67"/>
    <w:rsid w:val="00434E12"/>
    <w:rsid w:val="00435625"/>
    <w:rsid w:val="004356E6"/>
    <w:rsid w:val="0043615F"/>
    <w:rsid w:val="004361E1"/>
    <w:rsid w:val="00436F02"/>
    <w:rsid w:val="00437DD0"/>
    <w:rsid w:val="0044003B"/>
    <w:rsid w:val="00442D85"/>
    <w:rsid w:val="00443087"/>
    <w:rsid w:val="00444C8C"/>
    <w:rsid w:val="00445FC9"/>
    <w:rsid w:val="00446077"/>
    <w:rsid w:val="004477DF"/>
    <w:rsid w:val="00450058"/>
    <w:rsid w:val="00450233"/>
    <w:rsid w:val="00450F67"/>
    <w:rsid w:val="00450F6B"/>
    <w:rsid w:val="0045101D"/>
    <w:rsid w:val="004511BA"/>
    <w:rsid w:val="004512D7"/>
    <w:rsid w:val="00451E5B"/>
    <w:rsid w:val="0045494D"/>
    <w:rsid w:val="00454C9A"/>
    <w:rsid w:val="00455839"/>
    <w:rsid w:val="004571D6"/>
    <w:rsid w:val="00460714"/>
    <w:rsid w:val="00460BFA"/>
    <w:rsid w:val="004622E5"/>
    <w:rsid w:val="00463E5B"/>
    <w:rsid w:val="00464657"/>
    <w:rsid w:val="00464C02"/>
    <w:rsid w:val="004650E4"/>
    <w:rsid w:val="004703CF"/>
    <w:rsid w:val="004719EA"/>
    <w:rsid w:val="00472AD0"/>
    <w:rsid w:val="0047532F"/>
    <w:rsid w:val="00476870"/>
    <w:rsid w:val="0047732F"/>
    <w:rsid w:val="00477738"/>
    <w:rsid w:val="00477D72"/>
    <w:rsid w:val="00481D64"/>
    <w:rsid w:val="0048208E"/>
    <w:rsid w:val="004822C0"/>
    <w:rsid w:val="00482B2B"/>
    <w:rsid w:val="00483E04"/>
    <w:rsid w:val="00483EDB"/>
    <w:rsid w:val="00485DDB"/>
    <w:rsid w:val="00486246"/>
    <w:rsid w:val="004869EF"/>
    <w:rsid w:val="00487781"/>
    <w:rsid w:val="00487FE8"/>
    <w:rsid w:val="00490BFF"/>
    <w:rsid w:val="004915C7"/>
    <w:rsid w:val="00491CB7"/>
    <w:rsid w:val="004926E8"/>
    <w:rsid w:val="004933B0"/>
    <w:rsid w:val="0049568D"/>
    <w:rsid w:val="00495770"/>
    <w:rsid w:val="00495FBA"/>
    <w:rsid w:val="00497B77"/>
    <w:rsid w:val="004A03EE"/>
    <w:rsid w:val="004A09FA"/>
    <w:rsid w:val="004A1431"/>
    <w:rsid w:val="004A1EA3"/>
    <w:rsid w:val="004A43EB"/>
    <w:rsid w:val="004A4B07"/>
    <w:rsid w:val="004A5BFE"/>
    <w:rsid w:val="004A79C1"/>
    <w:rsid w:val="004A7EA8"/>
    <w:rsid w:val="004B2860"/>
    <w:rsid w:val="004B37BF"/>
    <w:rsid w:val="004B4463"/>
    <w:rsid w:val="004B471A"/>
    <w:rsid w:val="004C0523"/>
    <w:rsid w:val="004C05BB"/>
    <w:rsid w:val="004C08E3"/>
    <w:rsid w:val="004C106D"/>
    <w:rsid w:val="004C208B"/>
    <w:rsid w:val="004C32FE"/>
    <w:rsid w:val="004C3BDD"/>
    <w:rsid w:val="004C5929"/>
    <w:rsid w:val="004C5EF0"/>
    <w:rsid w:val="004C6690"/>
    <w:rsid w:val="004C6B11"/>
    <w:rsid w:val="004D095B"/>
    <w:rsid w:val="004D1018"/>
    <w:rsid w:val="004D13F6"/>
    <w:rsid w:val="004D1E24"/>
    <w:rsid w:val="004D1F4E"/>
    <w:rsid w:val="004D2544"/>
    <w:rsid w:val="004D265C"/>
    <w:rsid w:val="004D3293"/>
    <w:rsid w:val="004D3780"/>
    <w:rsid w:val="004D5D59"/>
    <w:rsid w:val="004D6CF7"/>
    <w:rsid w:val="004D7410"/>
    <w:rsid w:val="004D7A5E"/>
    <w:rsid w:val="004E097F"/>
    <w:rsid w:val="004E1770"/>
    <w:rsid w:val="004E1ED0"/>
    <w:rsid w:val="004E2304"/>
    <w:rsid w:val="004E34C7"/>
    <w:rsid w:val="004E4E14"/>
    <w:rsid w:val="004E4EDE"/>
    <w:rsid w:val="004E5169"/>
    <w:rsid w:val="004E5AE7"/>
    <w:rsid w:val="004E5E7D"/>
    <w:rsid w:val="004F038E"/>
    <w:rsid w:val="004F1EAB"/>
    <w:rsid w:val="004F1ED8"/>
    <w:rsid w:val="004F2273"/>
    <w:rsid w:val="004F343D"/>
    <w:rsid w:val="004F389D"/>
    <w:rsid w:val="004F43F4"/>
    <w:rsid w:val="004F6271"/>
    <w:rsid w:val="004F62FD"/>
    <w:rsid w:val="004F63DB"/>
    <w:rsid w:val="004F7490"/>
    <w:rsid w:val="004F7951"/>
    <w:rsid w:val="00500165"/>
    <w:rsid w:val="00501DA3"/>
    <w:rsid w:val="0050285F"/>
    <w:rsid w:val="005032EE"/>
    <w:rsid w:val="0050472B"/>
    <w:rsid w:val="00505BE2"/>
    <w:rsid w:val="0050631B"/>
    <w:rsid w:val="00506BBC"/>
    <w:rsid w:val="00506BC9"/>
    <w:rsid w:val="00506DC3"/>
    <w:rsid w:val="00510573"/>
    <w:rsid w:val="005127C4"/>
    <w:rsid w:val="00513374"/>
    <w:rsid w:val="00513B04"/>
    <w:rsid w:val="00513FC3"/>
    <w:rsid w:val="00514435"/>
    <w:rsid w:val="00514A85"/>
    <w:rsid w:val="00515D47"/>
    <w:rsid w:val="00515FB3"/>
    <w:rsid w:val="0051784B"/>
    <w:rsid w:val="0052031F"/>
    <w:rsid w:val="00521E07"/>
    <w:rsid w:val="0052448E"/>
    <w:rsid w:val="00524630"/>
    <w:rsid w:val="00524B3F"/>
    <w:rsid w:val="005269AE"/>
    <w:rsid w:val="00526C2E"/>
    <w:rsid w:val="00534386"/>
    <w:rsid w:val="00534D66"/>
    <w:rsid w:val="00535C5C"/>
    <w:rsid w:val="00536071"/>
    <w:rsid w:val="005362CE"/>
    <w:rsid w:val="00536670"/>
    <w:rsid w:val="00536DC8"/>
    <w:rsid w:val="0054059A"/>
    <w:rsid w:val="00541A49"/>
    <w:rsid w:val="00545857"/>
    <w:rsid w:val="00545C94"/>
    <w:rsid w:val="00545CA6"/>
    <w:rsid w:val="00545CAA"/>
    <w:rsid w:val="00545CB6"/>
    <w:rsid w:val="0054797D"/>
    <w:rsid w:val="00550706"/>
    <w:rsid w:val="00550B1F"/>
    <w:rsid w:val="00552BA7"/>
    <w:rsid w:val="00554E2C"/>
    <w:rsid w:val="00555C65"/>
    <w:rsid w:val="0056035A"/>
    <w:rsid w:val="00561825"/>
    <w:rsid w:val="00561B21"/>
    <w:rsid w:val="00562352"/>
    <w:rsid w:val="0056276E"/>
    <w:rsid w:val="00562CB8"/>
    <w:rsid w:val="005632D7"/>
    <w:rsid w:val="00563475"/>
    <w:rsid w:val="0056393B"/>
    <w:rsid w:val="00563A5E"/>
    <w:rsid w:val="00563A8F"/>
    <w:rsid w:val="00563BE0"/>
    <w:rsid w:val="00564F69"/>
    <w:rsid w:val="00565761"/>
    <w:rsid w:val="00565830"/>
    <w:rsid w:val="005668B5"/>
    <w:rsid w:val="0056694A"/>
    <w:rsid w:val="00566E62"/>
    <w:rsid w:val="00566EBF"/>
    <w:rsid w:val="0056713A"/>
    <w:rsid w:val="00567563"/>
    <w:rsid w:val="00571A2A"/>
    <w:rsid w:val="0057223D"/>
    <w:rsid w:val="005724D7"/>
    <w:rsid w:val="0057301E"/>
    <w:rsid w:val="00573079"/>
    <w:rsid w:val="0057328D"/>
    <w:rsid w:val="00575BCB"/>
    <w:rsid w:val="005777D9"/>
    <w:rsid w:val="00577D5D"/>
    <w:rsid w:val="00577EA7"/>
    <w:rsid w:val="0058094B"/>
    <w:rsid w:val="005821DD"/>
    <w:rsid w:val="0058337E"/>
    <w:rsid w:val="00583FF6"/>
    <w:rsid w:val="005840DB"/>
    <w:rsid w:val="005861CC"/>
    <w:rsid w:val="005862F2"/>
    <w:rsid w:val="00586CFC"/>
    <w:rsid w:val="00587A31"/>
    <w:rsid w:val="00587BD4"/>
    <w:rsid w:val="00591286"/>
    <w:rsid w:val="005914AB"/>
    <w:rsid w:val="005952DC"/>
    <w:rsid w:val="005A0409"/>
    <w:rsid w:val="005A0596"/>
    <w:rsid w:val="005A1517"/>
    <w:rsid w:val="005A159B"/>
    <w:rsid w:val="005A437B"/>
    <w:rsid w:val="005A77D7"/>
    <w:rsid w:val="005B0749"/>
    <w:rsid w:val="005B0821"/>
    <w:rsid w:val="005B11F4"/>
    <w:rsid w:val="005B1349"/>
    <w:rsid w:val="005B4625"/>
    <w:rsid w:val="005B4D29"/>
    <w:rsid w:val="005B5AD6"/>
    <w:rsid w:val="005B748F"/>
    <w:rsid w:val="005B7AEA"/>
    <w:rsid w:val="005C0093"/>
    <w:rsid w:val="005C041B"/>
    <w:rsid w:val="005C2190"/>
    <w:rsid w:val="005C2194"/>
    <w:rsid w:val="005C2E3A"/>
    <w:rsid w:val="005C43EF"/>
    <w:rsid w:val="005C4EF1"/>
    <w:rsid w:val="005C5329"/>
    <w:rsid w:val="005C54A3"/>
    <w:rsid w:val="005C6700"/>
    <w:rsid w:val="005C6976"/>
    <w:rsid w:val="005C7874"/>
    <w:rsid w:val="005C7960"/>
    <w:rsid w:val="005C9BEE"/>
    <w:rsid w:val="005D00B0"/>
    <w:rsid w:val="005D07D0"/>
    <w:rsid w:val="005D0DDF"/>
    <w:rsid w:val="005D149E"/>
    <w:rsid w:val="005D1A78"/>
    <w:rsid w:val="005D3399"/>
    <w:rsid w:val="005D3950"/>
    <w:rsid w:val="005D3D40"/>
    <w:rsid w:val="005D6D7C"/>
    <w:rsid w:val="005E1830"/>
    <w:rsid w:val="005E2A0F"/>
    <w:rsid w:val="005E2A5A"/>
    <w:rsid w:val="005E361F"/>
    <w:rsid w:val="005E5C98"/>
    <w:rsid w:val="005E62D8"/>
    <w:rsid w:val="005E7772"/>
    <w:rsid w:val="005F1DD2"/>
    <w:rsid w:val="005F4D47"/>
    <w:rsid w:val="005F6B3E"/>
    <w:rsid w:val="005F75FF"/>
    <w:rsid w:val="005F770B"/>
    <w:rsid w:val="005F7CDD"/>
    <w:rsid w:val="00605D65"/>
    <w:rsid w:val="00605E04"/>
    <w:rsid w:val="0060638D"/>
    <w:rsid w:val="00606A02"/>
    <w:rsid w:val="00607021"/>
    <w:rsid w:val="00607B74"/>
    <w:rsid w:val="0061011C"/>
    <w:rsid w:val="0061028B"/>
    <w:rsid w:val="00610B2B"/>
    <w:rsid w:val="00611178"/>
    <w:rsid w:val="00612964"/>
    <w:rsid w:val="0061333A"/>
    <w:rsid w:val="00614B02"/>
    <w:rsid w:val="00614DB5"/>
    <w:rsid w:val="006205AB"/>
    <w:rsid w:val="00621A2A"/>
    <w:rsid w:val="00622179"/>
    <w:rsid w:val="0062303F"/>
    <w:rsid w:val="00623724"/>
    <w:rsid w:val="0062430B"/>
    <w:rsid w:val="00624F1C"/>
    <w:rsid w:val="00625644"/>
    <w:rsid w:val="00625753"/>
    <w:rsid w:val="00625BD5"/>
    <w:rsid w:val="006270D2"/>
    <w:rsid w:val="006272AD"/>
    <w:rsid w:val="0062742A"/>
    <w:rsid w:val="00627629"/>
    <w:rsid w:val="00631C95"/>
    <w:rsid w:val="006322D1"/>
    <w:rsid w:val="0063255E"/>
    <w:rsid w:val="00632C9E"/>
    <w:rsid w:val="00633CAA"/>
    <w:rsid w:val="00634B78"/>
    <w:rsid w:val="00634E42"/>
    <w:rsid w:val="00634FA4"/>
    <w:rsid w:val="0063548C"/>
    <w:rsid w:val="00635ED8"/>
    <w:rsid w:val="00636E9C"/>
    <w:rsid w:val="00636FC5"/>
    <w:rsid w:val="00640460"/>
    <w:rsid w:val="0064070A"/>
    <w:rsid w:val="00641979"/>
    <w:rsid w:val="00642BF3"/>
    <w:rsid w:val="00645052"/>
    <w:rsid w:val="006456A9"/>
    <w:rsid w:val="00645FEC"/>
    <w:rsid w:val="00647DCC"/>
    <w:rsid w:val="006504F0"/>
    <w:rsid w:val="00652EC8"/>
    <w:rsid w:val="00653D72"/>
    <w:rsid w:val="00654D72"/>
    <w:rsid w:val="00656B6B"/>
    <w:rsid w:val="00656C2A"/>
    <w:rsid w:val="00656D23"/>
    <w:rsid w:val="00660252"/>
    <w:rsid w:val="00660CD0"/>
    <w:rsid w:val="00660DD8"/>
    <w:rsid w:val="00661839"/>
    <w:rsid w:val="00661A5F"/>
    <w:rsid w:val="00661DEC"/>
    <w:rsid w:val="0066533A"/>
    <w:rsid w:val="00666E28"/>
    <w:rsid w:val="00667BEA"/>
    <w:rsid w:val="006707DF"/>
    <w:rsid w:val="00673A20"/>
    <w:rsid w:val="00673B59"/>
    <w:rsid w:val="00674A72"/>
    <w:rsid w:val="006751F4"/>
    <w:rsid w:val="00675BFE"/>
    <w:rsid w:val="006769D7"/>
    <w:rsid w:val="00676D24"/>
    <w:rsid w:val="00680CF0"/>
    <w:rsid w:val="00681A9F"/>
    <w:rsid w:val="00681CF3"/>
    <w:rsid w:val="0068410E"/>
    <w:rsid w:val="00684511"/>
    <w:rsid w:val="0068515D"/>
    <w:rsid w:val="00687B93"/>
    <w:rsid w:val="00690353"/>
    <w:rsid w:val="00690BAD"/>
    <w:rsid w:val="00691D1A"/>
    <w:rsid w:val="00691E8A"/>
    <w:rsid w:val="006922F8"/>
    <w:rsid w:val="00694454"/>
    <w:rsid w:val="00694498"/>
    <w:rsid w:val="006948CF"/>
    <w:rsid w:val="006956C8"/>
    <w:rsid w:val="0069612A"/>
    <w:rsid w:val="00697275"/>
    <w:rsid w:val="006973B8"/>
    <w:rsid w:val="006A00C4"/>
    <w:rsid w:val="006A06EE"/>
    <w:rsid w:val="006A149E"/>
    <w:rsid w:val="006A17B2"/>
    <w:rsid w:val="006A44D2"/>
    <w:rsid w:val="006A4601"/>
    <w:rsid w:val="006A552F"/>
    <w:rsid w:val="006A5942"/>
    <w:rsid w:val="006A67D5"/>
    <w:rsid w:val="006A6989"/>
    <w:rsid w:val="006A6B92"/>
    <w:rsid w:val="006A6FF4"/>
    <w:rsid w:val="006B15D3"/>
    <w:rsid w:val="006B16C9"/>
    <w:rsid w:val="006B2EF0"/>
    <w:rsid w:val="006B3B79"/>
    <w:rsid w:val="006B4109"/>
    <w:rsid w:val="006B4635"/>
    <w:rsid w:val="006B62C3"/>
    <w:rsid w:val="006B64EF"/>
    <w:rsid w:val="006B7D24"/>
    <w:rsid w:val="006C0989"/>
    <w:rsid w:val="006C0A51"/>
    <w:rsid w:val="006C1F94"/>
    <w:rsid w:val="006C223F"/>
    <w:rsid w:val="006C27F6"/>
    <w:rsid w:val="006C3211"/>
    <w:rsid w:val="006C32F9"/>
    <w:rsid w:val="006C3455"/>
    <w:rsid w:val="006C479E"/>
    <w:rsid w:val="006C4CCE"/>
    <w:rsid w:val="006C70C6"/>
    <w:rsid w:val="006C731F"/>
    <w:rsid w:val="006D0E9C"/>
    <w:rsid w:val="006D1DCC"/>
    <w:rsid w:val="006D2A60"/>
    <w:rsid w:val="006D3537"/>
    <w:rsid w:val="006D4EBE"/>
    <w:rsid w:val="006D6E35"/>
    <w:rsid w:val="006E0B8A"/>
    <w:rsid w:val="006E18FF"/>
    <w:rsid w:val="006E3709"/>
    <w:rsid w:val="006E6361"/>
    <w:rsid w:val="006E65D6"/>
    <w:rsid w:val="006E6E9A"/>
    <w:rsid w:val="006E7591"/>
    <w:rsid w:val="006E772F"/>
    <w:rsid w:val="006E7EC8"/>
    <w:rsid w:val="006F07B7"/>
    <w:rsid w:val="006F259C"/>
    <w:rsid w:val="006F2DBA"/>
    <w:rsid w:val="006F367E"/>
    <w:rsid w:val="006F431B"/>
    <w:rsid w:val="006F4916"/>
    <w:rsid w:val="006F4CD8"/>
    <w:rsid w:val="006F4D6D"/>
    <w:rsid w:val="006F4FFF"/>
    <w:rsid w:val="007003A9"/>
    <w:rsid w:val="0070185D"/>
    <w:rsid w:val="00701879"/>
    <w:rsid w:val="00701E6C"/>
    <w:rsid w:val="00706AD3"/>
    <w:rsid w:val="00711323"/>
    <w:rsid w:val="00711D4F"/>
    <w:rsid w:val="00712CFA"/>
    <w:rsid w:val="00712D4C"/>
    <w:rsid w:val="00712D61"/>
    <w:rsid w:val="0071356B"/>
    <w:rsid w:val="00713B10"/>
    <w:rsid w:val="00714D08"/>
    <w:rsid w:val="00716277"/>
    <w:rsid w:val="00716788"/>
    <w:rsid w:val="00716856"/>
    <w:rsid w:val="00716F74"/>
    <w:rsid w:val="00720292"/>
    <w:rsid w:val="00720735"/>
    <w:rsid w:val="00721713"/>
    <w:rsid w:val="00721C84"/>
    <w:rsid w:val="007234CD"/>
    <w:rsid w:val="007254AC"/>
    <w:rsid w:val="007254D2"/>
    <w:rsid w:val="00725B90"/>
    <w:rsid w:val="007265C0"/>
    <w:rsid w:val="0073109F"/>
    <w:rsid w:val="007314AC"/>
    <w:rsid w:val="00732303"/>
    <w:rsid w:val="00733338"/>
    <w:rsid w:val="0073446B"/>
    <w:rsid w:val="007350FE"/>
    <w:rsid w:val="007351BD"/>
    <w:rsid w:val="00735E7E"/>
    <w:rsid w:val="00736A80"/>
    <w:rsid w:val="00737511"/>
    <w:rsid w:val="007379C7"/>
    <w:rsid w:val="00737D55"/>
    <w:rsid w:val="00738591"/>
    <w:rsid w:val="00740545"/>
    <w:rsid w:val="007411AF"/>
    <w:rsid w:val="007413A8"/>
    <w:rsid w:val="00741B75"/>
    <w:rsid w:val="0074266D"/>
    <w:rsid w:val="0074350B"/>
    <w:rsid w:val="00743ADF"/>
    <w:rsid w:val="00743AE0"/>
    <w:rsid w:val="00744556"/>
    <w:rsid w:val="00745D63"/>
    <w:rsid w:val="00746955"/>
    <w:rsid w:val="00746EFB"/>
    <w:rsid w:val="007475F8"/>
    <w:rsid w:val="00751000"/>
    <w:rsid w:val="007526B0"/>
    <w:rsid w:val="00752AAE"/>
    <w:rsid w:val="00753520"/>
    <w:rsid w:val="0076045E"/>
    <w:rsid w:val="007610C7"/>
    <w:rsid w:val="00761A72"/>
    <w:rsid w:val="00765BDD"/>
    <w:rsid w:val="00765DAC"/>
    <w:rsid w:val="00766877"/>
    <w:rsid w:val="00767666"/>
    <w:rsid w:val="00767F04"/>
    <w:rsid w:val="00770381"/>
    <w:rsid w:val="007713B0"/>
    <w:rsid w:val="00771955"/>
    <w:rsid w:val="00772F9F"/>
    <w:rsid w:val="00774492"/>
    <w:rsid w:val="00774D02"/>
    <w:rsid w:val="00775262"/>
    <w:rsid w:val="0077542F"/>
    <w:rsid w:val="00776AE7"/>
    <w:rsid w:val="0077796F"/>
    <w:rsid w:val="00777DA9"/>
    <w:rsid w:val="0078024A"/>
    <w:rsid w:val="00781ADA"/>
    <w:rsid w:val="00781D25"/>
    <w:rsid w:val="00782B54"/>
    <w:rsid w:val="00783639"/>
    <w:rsid w:val="00784191"/>
    <w:rsid w:val="007857AE"/>
    <w:rsid w:val="007866FE"/>
    <w:rsid w:val="007869C1"/>
    <w:rsid w:val="00786D95"/>
    <w:rsid w:val="00786DF5"/>
    <w:rsid w:val="00786E4F"/>
    <w:rsid w:val="00787107"/>
    <w:rsid w:val="00787589"/>
    <w:rsid w:val="00787AB7"/>
    <w:rsid w:val="0079173A"/>
    <w:rsid w:val="007927B0"/>
    <w:rsid w:val="00792B59"/>
    <w:rsid w:val="00792C8D"/>
    <w:rsid w:val="0079328B"/>
    <w:rsid w:val="00793BE8"/>
    <w:rsid w:val="00794542"/>
    <w:rsid w:val="0079589B"/>
    <w:rsid w:val="00795CFD"/>
    <w:rsid w:val="00797541"/>
    <w:rsid w:val="00797AB3"/>
    <w:rsid w:val="007A0387"/>
    <w:rsid w:val="007A1EE2"/>
    <w:rsid w:val="007A2448"/>
    <w:rsid w:val="007A3E1A"/>
    <w:rsid w:val="007A40E4"/>
    <w:rsid w:val="007A421B"/>
    <w:rsid w:val="007A484E"/>
    <w:rsid w:val="007A51E2"/>
    <w:rsid w:val="007A5262"/>
    <w:rsid w:val="007A5EC6"/>
    <w:rsid w:val="007A6D2E"/>
    <w:rsid w:val="007A7212"/>
    <w:rsid w:val="007B0C38"/>
    <w:rsid w:val="007B330F"/>
    <w:rsid w:val="007B33D9"/>
    <w:rsid w:val="007B3DEB"/>
    <w:rsid w:val="007B50AD"/>
    <w:rsid w:val="007B5109"/>
    <w:rsid w:val="007B58AF"/>
    <w:rsid w:val="007B5A7C"/>
    <w:rsid w:val="007B66A3"/>
    <w:rsid w:val="007C11F4"/>
    <w:rsid w:val="007C13D8"/>
    <w:rsid w:val="007C2371"/>
    <w:rsid w:val="007C278E"/>
    <w:rsid w:val="007C3F5B"/>
    <w:rsid w:val="007C47E1"/>
    <w:rsid w:val="007C50C8"/>
    <w:rsid w:val="007C5341"/>
    <w:rsid w:val="007C5449"/>
    <w:rsid w:val="007C6196"/>
    <w:rsid w:val="007C672B"/>
    <w:rsid w:val="007C6F15"/>
    <w:rsid w:val="007C7A2B"/>
    <w:rsid w:val="007C7EEC"/>
    <w:rsid w:val="007C7F70"/>
    <w:rsid w:val="007D2CFC"/>
    <w:rsid w:val="007D317E"/>
    <w:rsid w:val="007D4149"/>
    <w:rsid w:val="007D441B"/>
    <w:rsid w:val="007D4584"/>
    <w:rsid w:val="007D4DF7"/>
    <w:rsid w:val="007D4E25"/>
    <w:rsid w:val="007D5D20"/>
    <w:rsid w:val="007E0252"/>
    <w:rsid w:val="007E0596"/>
    <w:rsid w:val="007E0F9F"/>
    <w:rsid w:val="007E1098"/>
    <w:rsid w:val="007E5F12"/>
    <w:rsid w:val="007E645A"/>
    <w:rsid w:val="007F1F10"/>
    <w:rsid w:val="007F3CBF"/>
    <w:rsid w:val="007F57A1"/>
    <w:rsid w:val="007F5B1E"/>
    <w:rsid w:val="007F5D68"/>
    <w:rsid w:val="007F6482"/>
    <w:rsid w:val="007F773E"/>
    <w:rsid w:val="0080001F"/>
    <w:rsid w:val="00800222"/>
    <w:rsid w:val="00800410"/>
    <w:rsid w:val="00801842"/>
    <w:rsid w:val="00801D7E"/>
    <w:rsid w:val="008023C2"/>
    <w:rsid w:val="0080283E"/>
    <w:rsid w:val="00803412"/>
    <w:rsid w:val="00803445"/>
    <w:rsid w:val="00803E48"/>
    <w:rsid w:val="0080455D"/>
    <w:rsid w:val="00805297"/>
    <w:rsid w:val="008065B5"/>
    <w:rsid w:val="00807EED"/>
    <w:rsid w:val="0081093B"/>
    <w:rsid w:val="00810FD8"/>
    <w:rsid w:val="00811D0C"/>
    <w:rsid w:val="00812EDF"/>
    <w:rsid w:val="00813B0A"/>
    <w:rsid w:val="00814C2D"/>
    <w:rsid w:val="008153C9"/>
    <w:rsid w:val="00815A48"/>
    <w:rsid w:val="00815D01"/>
    <w:rsid w:val="0081648C"/>
    <w:rsid w:val="0081659D"/>
    <w:rsid w:val="008165EA"/>
    <w:rsid w:val="00817353"/>
    <w:rsid w:val="0081A3E4"/>
    <w:rsid w:val="00821473"/>
    <w:rsid w:val="0082163C"/>
    <w:rsid w:val="00821BA1"/>
    <w:rsid w:val="00821F74"/>
    <w:rsid w:val="00822AEE"/>
    <w:rsid w:val="00822D35"/>
    <w:rsid w:val="00823023"/>
    <w:rsid w:val="00823211"/>
    <w:rsid w:val="008237E9"/>
    <w:rsid w:val="008242CF"/>
    <w:rsid w:val="00826443"/>
    <w:rsid w:val="00826643"/>
    <w:rsid w:val="008268A8"/>
    <w:rsid w:val="00831D5E"/>
    <w:rsid w:val="0083412E"/>
    <w:rsid w:val="0083536E"/>
    <w:rsid w:val="00836D68"/>
    <w:rsid w:val="008371B8"/>
    <w:rsid w:val="008373DC"/>
    <w:rsid w:val="008377E8"/>
    <w:rsid w:val="00837D5C"/>
    <w:rsid w:val="008402EF"/>
    <w:rsid w:val="00840B1C"/>
    <w:rsid w:val="008439DD"/>
    <w:rsid w:val="00844274"/>
    <w:rsid w:val="0084713F"/>
    <w:rsid w:val="00850141"/>
    <w:rsid w:val="00850B42"/>
    <w:rsid w:val="008535AC"/>
    <w:rsid w:val="008544CE"/>
    <w:rsid w:val="00855901"/>
    <w:rsid w:val="00855C73"/>
    <w:rsid w:val="00855CEA"/>
    <w:rsid w:val="00856462"/>
    <w:rsid w:val="00856508"/>
    <w:rsid w:val="00856632"/>
    <w:rsid w:val="0085742D"/>
    <w:rsid w:val="008578A5"/>
    <w:rsid w:val="00861F73"/>
    <w:rsid w:val="0086252C"/>
    <w:rsid w:val="0086322D"/>
    <w:rsid w:val="00863ACE"/>
    <w:rsid w:val="00864565"/>
    <w:rsid w:val="008704E5"/>
    <w:rsid w:val="008714B8"/>
    <w:rsid w:val="008716E2"/>
    <w:rsid w:val="00871863"/>
    <w:rsid w:val="0087386D"/>
    <w:rsid w:val="008745B5"/>
    <w:rsid w:val="008750AF"/>
    <w:rsid w:val="00881207"/>
    <w:rsid w:val="0088131C"/>
    <w:rsid w:val="008840EE"/>
    <w:rsid w:val="008850ED"/>
    <w:rsid w:val="00885DE6"/>
    <w:rsid w:val="00886B1E"/>
    <w:rsid w:val="008871D5"/>
    <w:rsid w:val="00887427"/>
    <w:rsid w:val="00887C2B"/>
    <w:rsid w:val="008903E0"/>
    <w:rsid w:val="00891C10"/>
    <w:rsid w:val="008927FA"/>
    <w:rsid w:val="008932CE"/>
    <w:rsid w:val="0089502C"/>
    <w:rsid w:val="00896124"/>
    <w:rsid w:val="0089728B"/>
    <w:rsid w:val="0089781D"/>
    <w:rsid w:val="008A0308"/>
    <w:rsid w:val="008A159E"/>
    <w:rsid w:val="008A1D0A"/>
    <w:rsid w:val="008A20B3"/>
    <w:rsid w:val="008A38C8"/>
    <w:rsid w:val="008A4200"/>
    <w:rsid w:val="008A57F2"/>
    <w:rsid w:val="008A5FDA"/>
    <w:rsid w:val="008A6A57"/>
    <w:rsid w:val="008A72EF"/>
    <w:rsid w:val="008A7D43"/>
    <w:rsid w:val="008B22C6"/>
    <w:rsid w:val="008B2683"/>
    <w:rsid w:val="008B2807"/>
    <w:rsid w:val="008B3C15"/>
    <w:rsid w:val="008B541F"/>
    <w:rsid w:val="008B6177"/>
    <w:rsid w:val="008B6B1C"/>
    <w:rsid w:val="008B6F7F"/>
    <w:rsid w:val="008C149A"/>
    <w:rsid w:val="008C21CD"/>
    <w:rsid w:val="008C474D"/>
    <w:rsid w:val="008C4B13"/>
    <w:rsid w:val="008C5BA9"/>
    <w:rsid w:val="008C70ED"/>
    <w:rsid w:val="008D0003"/>
    <w:rsid w:val="008D0C3A"/>
    <w:rsid w:val="008D0D25"/>
    <w:rsid w:val="008D1207"/>
    <w:rsid w:val="008D14E5"/>
    <w:rsid w:val="008D2360"/>
    <w:rsid w:val="008D5922"/>
    <w:rsid w:val="008D694C"/>
    <w:rsid w:val="008D6E74"/>
    <w:rsid w:val="008E2492"/>
    <w:rsid w:val="008E2870"/>
    <w:rsid w:val="008E44C9"/>
    <w:rsid w:val="008E4A5E"/>
    <w:rsid w:val="008E57C6"/>
    <w:rsid w:val="008E5C1B"/>
    <w:rsid w:val="008E6745"/>
    <w:rsid w:val="008E6F50"/>
    <w:rsid w:val="008F0AD3"/>
    <w:rsid w:val="008F1BD4"/>
    <w:rsid w:val="008F1D41"/>
    <w:rsid w:val="008F244B"/>
    <w:rsid w:val="008F25A7"/>
    <w:rsid w:val="008F2AA9"/>
    <w:rsid w:val="008F2B37"/>
    <w:rsid w:val="008F4A0C"/>
    <w:rsid w:val="008F4B5F"/>
    <w:rsid w:val="008F6DCA"/>
    <w:rsid w:val="008F6FF8"/>
    <w:rsid w:val="00901275"/>
    <w:rsid w:val="00903FB9"/>
    <w:rsid w:val="0090544C"/>
    <w:rsid w:val="00905915"/>
    <w:rsid w:val="00905C6C"/>
    <w:rsid w:val="0090792B"/>
    <w:rsid w:val="00907D10"/>
    <w:rsid w:val="0091091C"/>
    <w:rsid w:val="009126F5"/>
    <w:rsid w:val="00912D78"/>
    <w:rsid w:val="00914AD7"/>
    <w:rsid w:val="00915398"/>
    <w:rsid w:val="009162C7"/>
    <w:rsid w:val="00921719"/>
    <w:rsid w:val="009234EB"/>
    <w:rsid w:val="00924B8B"/>
    <w:rsid w:val="0092511E"/>
    <w:rsid w:val="00925AB1"/>
    <w:rsid w:val="009262B4"/>
    <w:rsid w:val="0092692A"/>
    <w:rsid w:val="0092EA96"/>
    <w:rsid w:val="00930DA6"/>
    <w:rsid w:val="009321BA"/>
    <w:rsid w:val="009335C2"/>
    <w:rsid w:val="0093497E"/>
    <w:rsid w:val="00941626"/>
    <w:rsid w:val="009420BA"/>
    <w:rsid w:val="009421B0"/>
    <w:rsid w:val="00942376"/>
    <w:rsid w:val="00944025"/>
    <w:rsid w:val="0094455F"/>
    <w:rsid w:val="00945344"/>
    <w:rsid w:val="00946210"/>
    <w:rsid w:val="009466E5"/>
    <w:rsid w:val="00946934"/>
    <w:rsid w:val="00947236"/>
    <w:rsid w:val="009473A3"/>
    <w:rsid w:val="00947C06"/>
    <w:rsid w:val="009510F5"/>
    <w:rsid w:val="009555BD"/>
    <w:rsid w:val="00960B1C"/>
    <w:rsid w:val="009621DA"/>
    <w:rsid w:val="00962A7D"/>
    <w:rsid w:val="00962FF1"/>
    <w:rsid w:val="00962FFF"/>
    <w:rsid w:val="0096328D"/>
    <w:rsid w:val="009634EC"/>
    <w:rsid w:val="009646F6"/>
    <w:rsid w:val="009673FE"/>
    <w:rsid w:val="0096762B"/>
    <w:rsid w:val="009677BC"/>
    <w:rsid w:val="009705B4"/>
    <w:rsid w:val="0097259C"/>
    <w:rsid w:val="00972F30"/>
    <w:rsid w:val="009736A4"/>
    <w:rsid w:val="00973B79"/>
    <w:rsid w:val="00973BDA"/>
    <w:rsid w:val="00974415"/>
    <w:rsid w:val="00974444"/>
    <w:rsid w:val="00974AAE"/>
    <w:rsid w:val="00974AF2"/>
    <w:rsid w:val="00974C09"/>
    <w:rsid w:val="00976F00"/>
    <w:rsid w:val="009771BA"/>
    <w:rsid w:val="0098015D"/>
    <w:rsid w:val="0098028F"/>
    <w:rsid w:val="009811E8"/>
    <w:rsid w:val="009814E6"/>
    <w:rsid w:val="00981BA3"/>
    <w:rsid w:val="00982D96"/>
    <w:rsid w:val="00983727"/>
    <w:rsid w:val="00984441"/>
    <w:rsid w:val="0098465B"/>
    <w:rsid w:val="00984DFC"/>
    <w:rsid w:val="0098751A"/>
    <w:rsid w:val="00987FDC"/>
    <w:rsid w:val="009913B5"/>
    <w:rsid w:val="00991E15"/>
    <w:rsid w:val="009935FF"/>
    <w:rsid w:val="00993968"/>
    <w:rsid w:val="00993FEF"/>
    <w:rsid w:val="009947DD"/>
    <w:rsid w:val="00994DF9"/>
    <w:rsid w:val="00994E29"/>
    <w:rsid w:val="00996176"/>
    <w:rsid w:val="009A18DD"/>
    <w:rsid w:val="009A226C"/>
    <w:rsid w:val="009A24EB"/>
    <w:rsid w:val="009A3D33"/>
    <w:rsid w:val="009A5957"/>
    <w:rsid w:val="009A60AE"/>
    <w:rsid w:val="009A6B63"/>
    <w:rsid w:val="009A6C45"/>
    <w:rsid w:val="009B3384"/>
    <w:rsid w:val="009B4049"/>
    <w:rsid w:val="009B49A6"/>
    <w:rsid w:val="009B4BC6"/>
    <w:rsid w:val="009B6997"/>
    <w:rsid w:val="009B6CB4"/>
    <w:rsid w:val="009B770B"/>
    <w:rsid w:val="009B7A24"/>
    <w:rsid w:val="009C00A0"/>
    <w:rsid w:val="009C064D"/>
    <w:rsid w:val="009C326E"/>
    <w:rsid w:val="009C33F9"/>
    <w:rsid w:val="009C3DCA"/>
    <w:rsid w:val="009C5E72"/>
    <w:rsid w:val="009C6AF8"/>
    <w:rsid w:val="009C6F86"/>
    <w:rsid w:val="009C7620"/>
    <w:rsid w:val="009C7EED"/>
    <w:rsid w:val="009C7F12"/>
    <w:rsid w:val="009D04EE"/>
    <w:rsid w:val="009D0526"/>
    <w:rsid w:val="009D0D38"/>
    <w:rsid w:val="009D0D66"/>
    <w:rsid w:val="009D181B"/>
    <w:rsid w:val="009D2944"/>
    <w:rsid w:val="009D3534"/>
    <w:rsid w:val="009D4460"/>
    <w:rsid w:val="009D47D4"/>
    <w:rsid w:val="009D4AE6"/>
    <w:rsid w:val="009D5814"/>
    <w:rsid w:val="009E04D4"/>
    <w:rsid w:val="009E1DA2"/>
    <w:rsid w:val="009E32A5"/>
    <w:rsid w:val="009E345E"/>
    <w:rsid w:val="009E3CE2"/>
    <w:rsid w:val="009E4820"/>
    <w:rsid w:val="009E51ED"/>
    <w:rsid w:val="009E594B"/>
    <w:rsid w:val="009E6FD4"/>
    <w:rsid w:val="009F032E"/>
    <w:rsid w:val="009F0C2D"/>
    <w:rsid w:val="009F0DD1"/>
    <w:rsid w:val="009F1C3C"/>
    <w:rsid w:val="009F1D18"/>
    <w:rsid w:val="009F2707"/>
    <w:rsid w:val="009F4BEE"/>
    <w:rsid w:val="009F4D22"/>
    <w:rsid w:val="009F552B"/>
    <w:rsid w:val="009F5C39"/>
    <w:rsid w:val="009F76A4"/>
    <w:rsid w:val="00A0274E"/>
    <w:rsid w:val="00A04CD0"/>
    <w:rsid w:val="00A06154"/>
    <w:rsid w:val="00A06804"/>
    <w:rsid w:val="00A07116"/>
    <w:rsid w:val="00A11C04"/>
    <w:rsid w:val="00A128C7"/>
    <w:rsid w:val="00A12F3A"/>
    <w:rsid w:val="00A13CCB"/>
    <w:rsid w:val="00A14DA6"/>
    <w:rsid w:val="00A1546C"/>
    <w:rsid w:val="00A15DAC"/>
    <w:rsid w:val="00A15E81"/>
    <w:rsid w:val="00A16677"/>
    <w:rsid w:val="00A177D0"/>
    <w:rsid w:val="00A17CDD"/>
    <w:rsid w:val="00A17EED"/>
    <w:rsid w:val="00A23284"/>
    <w:rsid w:val="00A23C4C"/>
    <w:rsid w:val="00A23E6A"/>
    <w:rsid w:val="00A24053"/>
    <w:rsid w:val="00A2458D"/>
    <w:rsid w:val="00A24F95"/>
    <w:rsid w:val="00A26779"/>
    <w:rsid w:val="00A26F31"/>
    <w:rsid w:val="00A27858"/>
    <w:rsid w:val="00A31FAD"/>
    <w:rsid w:val="00A3348D"/>
    <w:rsid w:val="00A33B41"/>
    <w:rsid w:val="00A33EC5"/>
    <w:rsid w:val="00A343DD"/>
    <w:rsid w:val="00A34BB6"/>
    <w:rsid w:val="00A34E25"/>
    <w:rsid w:val="00A357C4"/>
    <w:rsid w:val="00A3F044"/>
    <w:rsid w:val="00A4069B"/>
    <w:rsid w:val="00A408EA"/>
    <w:rsid w:val="00A408F3"/>
    <w:rsid w:val="00A40FB1"/>
    <w:rsid w:val="00A43607"/>
    <w:rsid w:val="00A46264"/>
    <w:rsid w:val="00A46E7A"/>
    <w:rsid w:val="00A46FBF"/>
    <w:rsid w:val="00A4768B"/>
    <w:rsid w:val="00A47EDA"/>
    <w:rsid w:val="00A521BC"/>
    <w:rsid w:val="00A523AD"/>
    <w:rsid w:val="00A52626"/>
    <w:rsid w:val="00A52D92"/>
    <w:rsid w:val="00A53ADB"/>
    <w:rsid w:val="00A5478B"/>
    <w:rsid w:val="00A54FAB"/>
    <w:rsid w:val="00A554BB"/>
    <w:rsid w:val="00A55544"/>
    <w:rsid w:val="00A55808"/>
    <w:rsid w:val="00A55DE1"/>
    <w:rsid w:val="00A56E05"/>
    <w:rsid w:val="00A57046"/>
    <w:rsid w:val="00A594BE"/>
    <w:rsid w:val="00A610F1"/>
    <w:rsid w:val="00A6133F"/>
    <w:rsid w:val="00A61A31"/>
    <w:rsid w:val="00A627B5"/>
    <w:rsid w:val="00A632E4"/>
    <w:rsid w:val="00A64B47"/>
    <w:rsid w:val="00A65299"/>
    <w:rsid w:val="00A6561C"/>
    <w:rsid w:val="00A67D86"/>
    <w:rsid w:val="00A70655"/>
    <w:rsid w:val="00A709C7"/>
    <w:rsid w:val="00A725B3"/>
    <w:rsid w:val="00A72F24"/>
    <w:rsid w:val="00A74AD5"/>
    <w:rsid w:val="00A76032"/>
    <w:rsid w:val="00A76258"/>
    <w:rsid w:val="00A77635"/>
    <w:rsid w:val="00A80E73"/>
    <w:rsid w:val="00A81642"/>
    <w:rsid w:val="00A830E2"/>
    <w:rsid w:val="00A83F78"/>
    <w:rsid w:val="00A85691"/>
    <w:rsid w:val="00A85E6F"/>
    <w:rsid w:val="00A86543"/>
    <w:rsid w:val="00A86564"/>
    <w:rsid w:val="00A90751"/>
    <w:rsid w:val="00A90DC2"/>
    <w:rsid w:val="00A92F99"/>
    <w:rsid w:val="00A93D80"/>
    <w:rsid w:val="00A94785"/>
    <w:rsid w:val="00A95900"/>
    <w:rsid w:val="00A96653"/>
    <w:rsid w:val="00A969D6"/>
    <w:rsid w:val="00A9708C"/>
    <w:rsid w:val="00AA0FB9"/>
    <w:rsid w:val="00AA1B3B"/>
    <w:rsid w:val="00AA3072"/>
    <w:rsid w:val="00AA3D57"/>
    <w:rsid w:val="00AA3F77"/>
    <w:rsid w:val="00AA4140"/>
    <w:rsid w:val="00AA6128"/>
    <w:rsid w:val="00AA65D2"/>
    <w:rsid w:val="00AA6B22"/>
    <w:rsid w:val="00AA7190"/>
    <w:rsid w:val="00AA7330"/>
    <w:rsid w:val="00AA7391"/>
    <w:rsid w:val="00AA75E1"/>
    <w:rsid w:val="00AA7E1A"/>
    <w:rsid w:val="00AACEA1"/>
    <w:rsid w:val="00AB26A1"/>
    <w:rsid w:val="00AB2B1D"/>
    <w:rsid w:val="00AB3BDF"/>
    <w:rsid w:val="00AB4A34"/>
    <w:rsid w:val="00AB544F"/>
    <w:rsid w:val="00AB5B45"/>
    <w:rsid w:val="00AC09F0"/>
    <w:rsid w:val="00AC1077"/>
    <w:rsid w:val="00AC12CE"/>
    <w:rsid w:val="00AC2A36"/>
    <w:rsid w:val="00AC3105"/>
    <w:rsid w:val="00AC32E3"/>
    <w:rsid w:val="00AC50F8"/>
    <w:rsid w:val="00AC5858"/>
    <w:rsid w:val="00AC5AE0"/>
    <w:rsid w:val="00AC61C4"/>
    <w:rsid w:val="00AC7240"/>
    <w:rsid w:val="00AC7782"/>
    <w:rsid w:val="00AD0F8E"/>
    <w:rsid w:val="00AD1D88"/>
    <w:rsid w:val="00AD4306"/>
    <w:rsid w:val="00AD507D"/>
    <w:rsid w:val="00AD536C"/>
    <w:rsid w:val="00AD6BC0"/>
    <w:rsid w:val="00AD74D3"/>
    <w:rsid w:val="00AE014F"/>
    <w:rsid w:val="00AE18B2"/>
    <w:rsid w:val="00AE2150"/>
    <w:rsid w:val="00AE4688"/>
    <w:rsid w:val="00AE4887"/>
    <w:rsid w:val="00AE5A76"/>
    <w:rsid w:val="00AE62EF"/>
    <w:rsid w:val="00AE6CD5"/>
    <w:rsid w:val="00AF0386"/>
    <w:rsid w:val="00AF0CDB"/>
    <w:rsid w:val="00AF0F8A"/>
    <w:rsid w:val="00AF11D0"/>
    <w:rsid w:val="00AF1670"/>
    <w:rsid w:val="00AF16F5"/>
    <w:rsid w:val="00AF26E0"/>
    <w:rsid w:val="00AF3636"/>
    <w:rsid w:val="00AF422A"/>
    <w:rsid w:val="00AF44AD"/>
    <w:rsid w:val="00AF463D"/>
    <w:rsid w:val="00AF491D"/>
    <w:rsid w:val="00AF5463"/>
    <w:rsid w:val="00AF5C54"/>
    <w:rsid w:val="00AF704D"/>
    <w:rsid w:val="00B00118"/>
    <w:rsid w:val="00B02922"/>
    <w:rsid w:val="00B0311D"/>
    <w:rsid w:val="00B04261"/>
    <w:rsid w:val="00B049E3"/>
    <w:rsid w:val="00B0585D"/>
    <w:rsid w:val="00B06697"/>
    <w:rsid w:val="00B10FE7"/>
    <w:rsid w:val="00B1647A"/>
    <w:rsid w:val="00B17D6B"/>
    <w:rsid w:val="00B200AA"/>
    <w:rsid w:val="00B21366"/>
    <w:rsid w:val="00B21636"/>
    <w:rsid w:val="00B21C0B"/>
    <w:rsid w:val="00B24236"/>
    <w:rsid w:val="00B25A4B"/>
    <w:rsid w:val="00B25DE6"/>
    <w:rsid w:val="00B26923"/>
    <w:rsid w:val="00B26D95"/>
    <w:rsid w:val="00B26E5D"/>
    <w:rsid w:val="00B27004"/>
    <w:rsid w:val="00B3044A"/>
    <w:rsid w:val="00B31588"/>
    <w:rsid w:val="00B31A73"/>
    <w:rsid w:val="00B33EFE"/>
    <w:rsid w:val="00B34FCB"/>
    <w:rsid w:val="00B369ED"/>
    <w:rsid w:val="00B36B70"/>
    <w:rsid w:val="00B36BF6"/>
    <w:rsid w:val="00B41007"/>
    <w:rsid w:val="00B41BD8"/>
    <w:rsid w:val="00B4331E"/>
    <w:rsid w:val="00B45B63"/>
    <w:rsid w:val="00B46F08"/>
    <w:rsid w:val="00B47A32"/>
    <w:rsid w:val="00B47E7A"/>
    <w:rsid w:val="00B506A7"/>
    <w:rsid w:val="00B520A3"/>
    <w:rsid w:val="00B52534"/>
    <w:rsid w:val="00B535E1"/>
    <w:rsid w:val="00B537AA"/>
    <w:rsid w:val="00B53F76"/>
    <w:rsid w:val="00B54BE4"/>
    <w:rsid w:val="00B5591D"/>
    <w:rsid w:val="00B6178C"/>
    <w:rsid w:val="00B62814"/>
    <w:rsid w:val="00B62925"/>
    <w:rsid w:val="00B62E5C"/>
    <w:rsid w:val="00B63B54"/>
    <w:rsid w:val="00B65157"/>
    <w:rsid w:val="00B66A73"/>
    <w:rsid w:val="00B67D4F"/>
    <w:rsid w:val="00B67FFD"/>
    <w:rsid w:val="00B71AED"/>
    <w:rsid w:val="00B71F09"/>
    <w:rsid w:val="00B73270"/>
    <w:rsid w:val="00B7329B"/>
    <w:rsid w:val="00B7441F"/>
    <w:rsid w:val="00B750BA"/>
    <w:rsid w:val="00B776F6"/>
    <w:rsid w:val="00B803CD"/>
    <w:rsid w:val="00B818B2"/>
    <w:rsid w:val="00B83106"/>
    <w:rsid w:val="00B83C9F"/>
    <w:rsid w:val="00B85F1A"/>
    <w:rsid w:val="00B8615A"/>
    <w:rsid w:val="00B86A02"/>
    <w:rsid w:val="00B86E20"/>
    <w:rsid w:val="00B86FC1"/>
    <w:rsid w:val="00B874B8"/>
    <w:rsid w:val="00B91563"/>
    <w:rsid w:val="00B91DD5"/>
    <w:rsid w:val="00B925E9"/>
    <w:rsid w:val="00B9268A"/>
    <w:rsid w:val="00B937DC"/>
    <w:rsid w:val="00B9468D"/>
    <w:rsid w:val="00B95941"/>
    <w:rsid w:val="00B95DFE"/>
    <w:rsid w:val="00B966F2"/>
    <w:rsid w:val="00B971F4"/>
    <w:rsid w:val="00B979E0"/>
    <w:rsid w:val="00BA0B3B"/>
    <w:rsid w:val="00BA17A6"/>
    <w:rsid w:val="00BA36B5"/>
    <w:rsid w:val="00BA4703"/>
    <w:rsid w:val="00BA4D45"/>
    <w:rsid w:val="00BA4EB8"/>
    <w:rsid w:val="00BA6743"/>
    <w:rsid w:val="00BA7BAE"/>
    <w:rsid w:val="00BB069C"/>
    <w:rsid w:val="00BB0F1D"/>
    <w:rsid w:val="00BB1C55"/>
    <w:rsid w:val="00BB22D9"/>
    <w:rsid w:val="00BB261B"/>
    <w:rsid w:val="00BB33C7"/>
    <w:rsid w:val="00BB5047"/>
    <w:rsid w:val="00BB624A"/>
    <w:rsid w:val="00BB6D49"/>
    <w:rsid w:val="00BB74E5"/>
    <w:rsid w:val="00BB7664"/>
    <w:rsid w:val="00BC03C6"/>
    <w:rsid w:val="00BC13EE"/>
    <w:rsid w:val="00BC1521"/>
    <w:rsid w:val="00BC2649"/>
    <w:rsid w:val="00BC2CDA"/>
    <w:rsid w:val="00BC3C9E"/>
    <w:rsid w:val="00BC3E92"/>
    <w:rsid w:val="00BC4107"/>
    <w:rsid w:val="00BC4EB8"/>
    <w:rsid w:val="00BC697D"/>
    <w:rsid w:val="00BC6A08"/>
    <w:rsid w:val="00BC7755"/>
    <w:rsid w:val="00BD0E29"/>
    <w:rsid w:val="00BD182A"/>
    <w:rsid w:val="00BD217A"/>
    <w:rsid w:val="00BD2B86"/>
    <w:rsid w:val="00BD549B"/>
    <w:rsid w:val="00BD576C"/>
    <w:rsid w:val="00BD60D1"/>
    <w:rsid w:val="00BDB417"/>
    <w:rsid w:val="00BE19C2"/>
    <w:rsid w:val="00BE2DC1"/>
    <w:rsid w:val="00BE3CE0"/>
    <w:rsid w:val="00BE5B26"/>
    <w:rsid w:val="00BE617D"/>
    <w:rsid w:val="00BE6BFB"/>
    <w:rsid w:val="00BE75F3"/>
    <w:rsid w:val="00BF073E"/>
    <w:rsid w:val="00BF0ECD"/>
    <w:rsid w:val="00BF12DA"/>
    <w:rsid w:val="00BF1B15"/>
    <w:rsid w:val="00BF1C2F"/>
    <w:rsid w:val="00BF2F96"/>
    <w:rsid w:val="00BF354B"/>
    <w:rsid w:val="00BF4862"/>
    <w:rsid w:val="00BF4D44"/>
    <w:rsid w:val="00BF709B"/>
    <w:rsid w:val="00BF783A"/>
    <w:rsid w:val="00BF78A1"/>
    <w:rsid w:val="00BF7CED"/>
    <w:rsid w:val="00C00ADB"/>
    <w:rsid w:val="00C022DD"/>
    <w:rsid w:val="00C02F6A"/>
    <w:rsid w:val="00C03637"/>
    <w:rsid w:val="00C03DA9"/>
    <w:rsid w:val="00C0580F"/>
    <w:rsid w:val="00C06B17"/>
    <w:rsid w:val="00C06B1B"/>
    <w:rsid w:val="00C06FDD"/>
    <w:rsid w:val="00C10F5E"/>
    <w:rsid w:val="00C11698"/>
    <w:rsid w:val="00C12004"/>
    <w:rsid w:val="00C146A0"/>
    <w:rsid w:val="00C15ECD"/>
    <w:rsid w:val="00C16674"/>
    <w:rsid w:val="00C20881"/>
    <w:rsid w:val="00C217A1"/>
    <w:rsid w:val="00C22666"/>
    <w:rsid w:val="00C22740"/>
    <w:rsid w:val="00C24FE8"/>
    <w:rsid w:val="00C2560D"/>
    <w:rsid w:val="00C25C02"/>
    <w:rsid w:val="00C25F53"/>
    <w:rsid w:val="00C27C7E"/>
    <w:rsid w:val="00C30176"/>
    <w:rsid w:val="00C3133A"/>
    <w:rsid w:val="00C31695"/>
    <w:rsid w:val="00C31AD4"/>
    <w:rsid w:val="00C31B0C"/>
    <w:rsid w:val="00C332E0"/>
    <w:rsid w:val="00C33E74"/>
    <w:rsid w:val="00C360BD"/>
    <w:rsid w:val="00C36A97"/>
    <w:rsid w:val="00C3770C"/>
    <w:rsid w:val="00C40E1D"/>
    <w:rsid w:val="00C4350F"/>
    <w:rsid w:val="00C43E95"/>
    <w:rsid w:val="00C444CE"/>
    <w:rsid w:val="00C46B38"/>
    <w:rsid w:val="00C46D2E"/>
    <w:rsid w:val="00C473DA"/>
    <w:rsid w:val="00C47BE6"/>
    <w:rsid w:val="00C5051B"/>
    <w:rsid w:val="00C5149E"/>
    <w:rsid w:val="00C51683"/>
    <w:rsid w:val="00C51C47"/>
    <w:rsid w:val="00C5301D"/>
    <w:rsid w:val="00C5333C"/>
    <w:rsid w:val="00C5380A"/>
    <w:rsid w:val="00C53DA1"/>
    <w:rsid w:val="00C54F35"/>
    <w:rsid w:val="00C56398"/>
    <w:rsid w:val="00C5788D"/>
    <w:rsid w:val="00C59881"/>
    <w:rsid w:val="00C60B50"/>
    <w:rsid w:val="00C60EE7"/>
    <w:rsid w:val="00C61FA7"/>
    <w:rsid w:val="00C62C49"/>
    <w:rsid w:val="00C635FB"/>
    <w:rsid w:val="00C63762"/>
    <w:rsid w:val="00C63912"/>
    <w:rsid w:val="00C64E14"/>
    <w:rsid w:val="00C6591F"/>
    <w:rsid w:val="00C66547"/>
    <w:rsid w:val="00C7044F"/>
    <w:rsid w:val="00C70973"/>
    <w:rsid w:val="00C713F8"/>
    <w:rsid w:val="00C7159B"/>
    <w:rsid w:val="00C71AD4"/>
    <w:rsid w:val="00C72249"/>
    <w:rsid w:val="00C73A7B"/>
    <w:rsid w:val="00C756B9"/>
    <w:rsid w:val="00C76042"/>
    <w:rsid w:val="00C779AA"/>
    <w:rsid w:val="00C80A18"/>
    <w:rsid w:val="00C8273C"/>
    <w:rsid w:val="00C834BD"/>
    <w:rsid w:val="00C8519F"/>
    <w:rsid w:val="00C854C0"/>
    <w:rsid w:val="00C85AB4"/>
    <w:rsid w:val="00C86920"/>
    <w:rsid w:val="00C8768D"/>
    <w:rsid w:val="00C8786C"/>
    <w:rsid w:val="00C9092F"/>
    <w:rsid w:val="00C91FFD"/>
    <w:rsid w:val="00C921FA"/>
    <w:rsid w:val="00C93925"/>
    <w:rsid w:val="00C94C7F"/>
    <w:rsid w:val="00C953F3"/>
    <w:rsid w:val="00C95521"/>
    <w:rsid w:val="00C97307"/>
    <w:rsid w:val="00C97382"/>
    <w:rsid w:val="00C97AB7"/>
    <w:rsid w:val="00C97D6B"/>
    <w:rsid w:val="00CA0104"/>
    <w:rsid w:val="00CA090F"/>
    <w:rsid w:val="00CA138A"/>
    <w:rsid w:val="00CA154E"/>
    <w:rsid w:val="00CA28C3"/>
    <w:rsid w:val="00CA2AA8"/>
    <w:rsid w:val="00CA2DFA"/>
    <w:rsid w:val="00CA3E66"/>
    <w:rsid w:val="00CA3F12"/>
    <w:rsid w:val="00CA53BD"/>
    <w:rsid w:val="00CA5A4A"/>
    <w:rsid w:val="00CA5BDD"/>
    <w:rsid w:val="00CA62ED"/>
    <w:rsid w:val="00CA66D4"/>
    <w:rsid w:val="00CA72A8"/>
    <w:rsid w:val="00CA7DE7"/>
    <w:rsid w:val="00CB0119"/>
    <w:rsid w:val="00CB0F98"/>
    <w:rsid w:val="00CB1376"/>
    <w:rsid w:val="00CB1515"/>
    <w:rsid w:val="00CB15DE"/>
    <w:rsid w:val="00CB28BD"/>
    <w:rsid w:val="00CB28F7"/>
    <w:rsid w:val="00CB35E2"/>
    <w:rsid w:val="00CB6271"/>
    <w:rsid w:val="00CB63BB"/>
    <w:rsid w:val="00CB65AF"/>
    <w:rsid w:val="00CB7754"/>
    <w:rsid w:val="00CC0B59"/>
    <w:rsid w:val="00CC174A"/>
    <w:rsid w:val="00CC192F"/>
    <w:rsid w:val="00CC27E6"/>
    <w:rsid w:val="00CC4967"/>
    <w:rsid w:val="00CC5686"/>
    <w:rsid w:val="00CC5B82"/>
    <w:rsid w:val="00CC69B1"/>
    <w:rsid w:val="00CC7458"/>
    <w:rsid w:val="00CC7BE5"/>
    <w:rsid w:val="00CC7C52"/>
    <w:rsid w:val="00CC7CB7"/>
    <w:rsid w:val="00CC7DBB"/>
    <w:rsid w:val="00CC90BA"/>
    <w:rsid w:val="00CD0674"/>
    <w:rsid w:val="00CD06D2"/>
    <w:rsid w:val="00CD0D53"/>
    <w:rsid w:val="00CD2A7E"/>
    <w:rsid w:val="00CD6E62"/>
    <w:rsid w:val="00CD6F28"/>
    <w:rsid w:val="00CE01C4"/>
    <w:rsid w:val="00CE0828"/>
    <w:rsid w:val="00CE2737"/>
    <w:rsid w:val="00CE308E"/>
    <w:rsid w:val="00CE3A49"/>
    <w:rsid w:val="00CE41D4"/>
    <w:rsid w:val="00CE4812"/>
    <w:rsid w:val="00CE5792"/>
    <w:rsid w:val="00CE6732"/>
    <w:rsid w:val="00CE6855"/>
    <w:rsid w:val="00CE7039"/>
    <w:rsid w:val="00CE7FA6"/>
    <w:rsid w:val="00CF14FE"/>
    <w:rsid w:val="00CF1746"/>
    <w:rsid w:val="00CF1CAA"/>
    <w:rsid w:val="00CF2418"/>
    <w:rsid w:val="00CF3622"/>
    <w:rsid w:val="00CF4304"/>
    <w:rsid w:val="00CF47F5"/>
    <w:rsid w:val="00CF5237"/>
    <w:rsid w:val="00CF5A92"/>
    <w:rsid w:val="00CF62C8"/>
    <w:rsid w:val="00CF6EEB"/>
    <w:rsid w:val="00CF78A4"/>
    <w:rsid w:val="00CF7B8F"/>
    <w:rsid w:val="00D00EB5"/>
    <w:rsid w:val="00D00F14"/>
    <w:rsid w:val="00D015C9"/>
    <w:rsid w:val="00D027A8"/>
    <w:rsid w:val="00D04EB8"/>
    <w:rsid w:val="00D05D37"/>
    <w:rsid w:val="00D06C22"/>
    <w:rsid w:val="00D07C17"/>
    <w:rsid w:val="00D07C79"/>
    <w:rsid w:val="00D07C83"/>
    <w:rsid w:val="00D10389"/>
    <w:rsid w:val="00D11392"/>
    <w:rsid w:val="00D1185D"/>
    <w:rsid w:val="00D137E7"/>
    <w:rsid w:val="00D141B5"/>
    <w:rsid w:val="00D14C5F"/>
    <w:rsid w:val="00D14D5F"/>
    <w:rsid w:val="00D1553C"/>
    <w:rsid w:val="00D2192E"/>
    <w:rsid w:val="00D21A18"/>
    <w:rsid w:val="00D22498"/>
    <w:rsid w:val="00D2284B"/>
    <w:rsid w:val="00D22AF3"/>
    <w:rsid w:val="00D25B6D"/>
    <w:rsid w:val="00D27012"/>
    <w:rsid w:val="00D278DD"/>
    <w:rsid w:val="00D27FBC"/>
    <w:rsid w:val="00D30AC1"/>
    <w:rsid w:val="00D31B62"/>
    <w:rsid w:val="00D3271A"/>
    <w:rsid w:val="00D3538C"/>
    <w:rsid w:val="00D35924"/>
    <w:rsid w:val="00D35A47"/>
    <w:rsid w:val="00D35A54"/>
    <w:rsid w:val="00D363B4"/>
    <w:rsid w:val="00D373B6"/>
    <w:rsid w:val="00D37520"/>
    <w:rsid w:val="00D37E6B"/>
    <w:rsid w:val="00D40039"/>
    <w:rsid w:val="00D445B9"/>
    <w:rsid w:val="00D450FD"/>
    <w:rsid w:val="00D4530B"/>
    <w:rsid w:val="00D46827"/>
    <w:rsid w:val="00D46BC9"/>
    <w:rsid w:val="00D4A452"/>
    <w:rsid w:val="00D509E2"/>
    <w:rsid w:val="00D50AF0"/>
    <w:rsid w:val="00D50FED"/>
    <w:rsid w:val="00D52421"/>
    <w:rsid w:val="00D526E1"/>
    <w:rsid w:val="00D53B9A"/>
    <w:rsid w:val="00D5441C"/>
    <w:rsid w:val="00D552C0"/>
    <w:rsid w:val="00D56783"/>
    <w:rsid w:val="00D60B0C"/>
    <w:rsid w:val="00D60BC5"/>
    <w:rsid w:val="00D60CEE"/>
    <w:rsid w:val="00D60E79"/>
    <w:rsid w:val="00D6170A"/>
    <w:rsid w:val="00D63025"/>
    <w:rsid w:val="00D63844"/>
    <w:rsid w:val="00D64217"/>
    <w:rsid w:val="00D64F25"/>
    <w:rsid w:val="00D65F59"/>
    <w:rsid w:val="00D66B87"/>
    <w:rsid w:val="00D66FDD"/>
    <w:rsid w:val="00D67128"/>
    <w:rsid w:val="00D673DA"/>
    <w:rsid w:val="00D6774D"/>
    <w:rsid w:val="00D67A59"/>
    <w:rsid w:val="00D72E3D"/>
    <w:rsid w:val="00D73099"/>
    <w:rsid w:val="00D7689E"/>
    <w:rsid w:val="00D76B88"/>
    <w:rsid w:val="00D770B6"/>
    <w:rsid w:val="00D77824"/>
    <w:rsid w:val="00D778AB"/>
    <w:rsid w:val="00D8194B"/>
    <w:rsid w:val="00D8205D"/>
    <w:rsid w:val="00D82869"/>
    <w:rsid w:val="00D83015"/>
    <w:rsid w:val="00D836B4"/>
    <w:rsid w:val="00D87B7D"/>
    <w:rsid w:val="00D9011E"/>
    <w:rsid w:val="00D90259"/>
    <w:rsid w:val="00D93C0B"/>
    <w:rsid w:val="00D94CEA"/>
    <w:rsid w:val="00D954D8"/>
    <w:rsid w:val="00D9583C"/>
    <w:rsid w:val="00D96C65"/>
    <w:rsid w:val="00D9722C"/>
    <w:rsid w:val="00D97460"/>
    <w:rsid w:val="00DA4B73"/>
    <w:rsid w:val="00DA5E07"/>
    <w:rsid w:val="00DA6AD5"/>
    <w:rsid w:val="00DB0931"/>
    <w:rsid w:val="00DB1C3E"/>
    <w:rsid w:val="00DB2017"/>
    <w:rsid w:val="00DB276B"/>
    <w:rsid w:val="00DB4799"/>
    <w:rsid w:val="00DB5475"/>
    <w:rsid w:val="00DB555D"/>
    <w:rsid w:val="00DB55A0"/>
    <w:rsid w:val="00DB62D9"/>
    <w:rsid w:val="00DB6BDE"/>
    <w:rsid w:val="00DB763F"/>
    <w:rsid w:val="00DBACD4"/>
    <w:rsid w:val="00DC15C0"/>
    <w:rsid w:val="00DC1EDF"/>
    <w:rsid w:val="00DC3951"/>
    <w:rsid w:val="00DC5B0B"/>
    <w:rsid w:val="00DC6174"/>
    <w:rsid w:val="00DC6779"/>
    <w:rsid w:val="00DC6D95"/>
    <w:rsid w:val="00DC70C8"/>
    <w:rsid w:val="00DD0475"/>
    <w:rsid w:val="00DD0DFF"/>
    <w:rsid w:val="00DD10BE"/>
    <w:rsid w:val="00DD3D1A"/>
    <w:rsid w:val="00DD67FD"/>
    <w:rsid w:val="00DD79F4"/>
    <w:rsid w:val="00DDF278"/>
    <w:rsid w:val="00DE0B3E"/>
    <w:rsid w:val="00DE0C3B"/>
    <w:rsid w:val="00DE101D"/>
    <w:rsid w:val="00DE151F"/>
    <w:rsid w:val="00DE165D"/>
    <w:rsid w:val="00DE299B"/>
    <w:rsid w:val="00DE2CDA"/>
    <w:rsid w:val="00DE3011"/>
    <w:rsid w:val="00DE30AE"/>
    <w:rsid w:val="00DE49BB"/>
    <w:rsid w:val="00DE4ECD"/>
    <w:rsid w:val="00DE6AE5"/>
    <w:rsid w:val="00DF097C"/>
    <w:rsid w:val="00DF0B32"/>
    <w:rsid w:val="00DF2746"/>
    <w:rsid w:val="00DF2C5D"/>
    <w:rsid w:val="00DF2FD8"/>
    <w:rsid w:val="00DF41A7"/>
    <w:rsid w:val="00DF58A8"/>
    <w:rsid w:val="00DF5E98"/>
    <w:rsid w:val="00DF654C"/>
    <w:rsid w:val="00E0077F"/>
    <w:rsid w:val="00E02125"/>
    <w:rsid w:val="00E036E9"/>
    <w:rsid w:val="00E04F3E"/>
    <w:rsid w:val="00E06722"/>
    <w:rsid w:val="00E06783"/>
    <w:rsid w:val="00E06E8A"/>
    <w:rsid w:val="00E07A4D"/>
    <w:rsid w:val="00E10372"/>
    <w:rsid w:val="00E12AAF"/>
    <w:rsid w:val="00E12F52"/>
    <w:rsid w:val="00E136D5"/>
    <w:rsid w:val="00E13F7C"/>
    <w:rsid w:val="00E14C69"/>
    <w:rsid w:val="00E15FA0"/>
    <w:rsid w:val="00E16D03"/>
    <w:rsid w:val="00E1718F"/>
    <w:rsid w:val="00E2115E"/>
    <w:rsid w:val="00E21B73"/>
    <w:rsid w:val="00E21EBF"/>
    <w:rsid w:val="00E22778"/>
    <w:rsid w:val="00E23202"/>
    <w:rsid w:val="00E2353F"/>
    <w:rsid w:val="00E241BA"/>
    <w:rsid w:val="00E24581"/>
    <w:rsid w:val="00E257EF"/>
    <w:rsid w:val="00E264C7"/>
    <w:rsid w:val="00E274F1"/>
    <w:rsid w:val="00E27E59"/>
    <w:rsid w:val="00E30F93"/>
    <w:rsid w:val="00E321E4"/>
    <w:rsid w:val="00E32E01"/>
    <w:rsid w:val="00E336F5"/>
    <w:rsid w:val="00E34B9D"/>
    <w:rsid w:val="00E3557B"/>
    <w:rsid w:val="00E35EE5"/>
    <w:rsid w:val="00E37249"/>
    <w:rsid w:val="00E41122"/>
    <w:rsid w:val="00E425D8"/>
    <w:rsid w:val="00E46981"/>
    <w:rsid w:val="00E47D04"/>
    <w:rsid w:val="00E500CA"/>
    <w:rsid w:val="00E52E16"/>
    <w:rsid w:val="00E54AB7"/>
    <w:rsid w:val="00E6165A"/>
    <w:rsid w:val="00E61A5D"/>
    <w:rsid w:val="00E6219F"/>
    <w:rsid w:val="00E6282E"/>
    <w:rsid w:val="00E62B3B"/>
    <w:rsid w:val="00E62B4E"/>
    <w:rsid w:val="00E63078"/>
    <w:rsid w:val="00E63BF4"/>
    <w:rsid w:val="00E63FD5"/>
    <w:rsid w:val="00E6415F"/>
    <w:rsid w:val="00E654B0"/>
    <w:rsid w:val="00E676E2"/>
    <w:rsid w:val="00E67A2C"/>
    <w:rsid w:val="00E70A74"/>
    <w:rsid w:val="00E72190"/>
    <w:rsid w:val="00E7241C"/>
    <w:rsid w:val="00E7282E"/>
    <w:rsid w:val="00E72830"/>
    <w:rsid w:val="00E74A23"/>
    <w:rsid w:val="00E74E2D"/>
    <w:rsid w:val="00E75434"/>
    <w:rsid w:val="00E7595D"/>
    <w:rsid w:val="00E76986"/>
    <w:rsid w:val="00E76C3E"/>
    <w:rsid w:val="00E77028"/>
    <w:rsid w:val="00E77E51"/>
    <w:rsid w:val="00E8040D"/>
    <w:rsid w:val="00E8348D"/>
    <w:rsid w:val="00E8426C"/>
    <w:rsid w:val="00E84359"/>
    <w:rsid w:val="00E84DE2"/>
    <w:rsid w:val="00E85224"/>
    <w:rsid w:val="00E85793"/>
    <w:rsid w:val="00E85E34"/>
    <w:rsid w:val="00E86ED2"/>
    <w:rsid w:val="00E86FCE"/>
    <w:rsid w:val="00E87EED"/>
    <w:rsid w:val="00E91386"/>
    <w:rsid w:val="00E91722"/>
    <w:rsid w:val="00E917B6"/>
    <w:rsid w:val="00E91A3D"/>
    <w:rsid w:val="00E91BAD"/>
    <w:rsid w:val="00E91BD4"/>
    <w:rsid w:val="00E92027"/>
    <w:rsid w:val="00E9209E"/>
    <w:rsid w:val="00E92366"/>
    <w:rsid w:val="00E929BF"/>
    <w:rsid w:val="00E94DB1"/>
    <w:rsid w:val="00E957E9"/>
    <w:rsid w:val="00E95BC2"/>
    <w:rsid w:val="00E968A7"/>
    <w:rsid w:val="00E9730B"/>
    <w:rsid w:val="00E977A6"/>
    <w:rsid w:val="00EA05C3"/>
    <w:rsid w:val="00EA11B0"/>
    <w:rsid w:val="00EA1527"/>
    <w:rsid w:val="00EA176B"/>
    <w:rsid w:val="00EA20A6"/>
    <w:rsid w:val="00EA256D"/>
    <w:rsid w:val="00EA26DB"/>
    <w:rsid w:val="00EA36BD"/>
    <w:rsid w:val="00EA462D"/>
    <w:rsid w:val="00EA47A7"/>
    <w:rsid w:val="00EA611E"/>
    <w:rsid w:val="00EA7F4D"/>
    <w:rsid w:val="00EB1185"/>
    <w:rsid w:val="00EB13D0"/>
    <w:rsid w:val="00EB38C8"/>
    <w:rsid w:val="00EB6666"/>
    <w:rsid w:val="00EB7104"/>
    <w:rsid w:val="00EC0AEE"/>
    <w:rsid w:val="00EC0ED1"/>
    <w:rsid w:val="00EC1206"/>
    <w:rsid w:val="00EC2CBC"/>
    <w:rsid w:val="00EC551D"/>
    <w:rsid w:val="00EC5A47"/>
    <w:rsid w:val="00ED0455"/>
    <w:rsid w:val="00ED0642"/>
    <w:rsid w:val="00ED113A"/>
    <w:rsid w:val="00ED119D"/>
    <w:rsid w:val="00ED1C9E"/>
    <w:rsid w:val="00ED29B6"/>
    <w:rsid w:val="00ED2D2E"/>
    <w:rsid w:val="00ED3261"/>
    <w:rsid w:val="00ED37F4"/>
    <w:rsid w:val="00ED463D"/>
    <w:rsid w:val="00EE035F"/>
    <w:rsid w:val="00EE086A"/>
    <w:rsid w:val="00EE0B93"/>
    <w:rsid w:val="00EE1CE0"/>
    <w:rsid w:val="00EE1DF2"/>
    <w:rsid w:val="00EE2503"/>
    <w:rsid w:val="00EE2D5B"/>
    <w:rsid w:val="00EE3B97"/>
    <w:rsid w:val="00EE4888"/>
    <w:rsid w:val="00EE4C91"/>
    <w:rsid w:val="00EE5056"/>
    <w:rsid w:val="00EE5387"/>
    <w:rsid w:val="00EE7640"/>
    <w:rsid w:val="00EF0947"/>
    <w:rsid w:val="00EF0B21"/>
    <w:rsid w:val="00EF0EA1"/>
    <w:rsid w:val="00EF3563"/>
    <w:rsid w:val="00EF5521"/>
    <w:rsid w:val="00EF61C8"/>
    <w:rsid w:val="00EF726D"/>
    <w:rsid w:val="00EF75A1"/>
    <w:rsid w:val="00F0243D"/>
    <w:rsid w:val="00F0244A"/>
    <w:rsid w:val="00F03550"/>
    <w:rsid w:val="00F04B11"/>
    <w:rsid w:val="00F05170"/>
    <w:rsid w:val="00F0522F"/>
    <w:rsid w:val="00F05B9F"/>
    <w:rsid w:val="00F05F1F"/>
    <w:rsid w:val="00F07FFD"/>
    <w:rsid w:val="00F1018B"/>
    <w:rsid w:val="00F1101C"/>
    <w:rsid w:val="00F121FD"/>
    <w:rsid w:val="00F12C51"/>
    <w:rsid w:val="00F1467C"/>
    <w:rsid w:val="00F151FE"/>
    <w:rsid w:val="00F15D4B"/>
    <w:rsid w:val="00F161A7"/>
    <w:rsid w:val="00F1734E"/>
    <w:rsid w:val="00F177F0"/>
    <w:rsid w:val="00F1E552"/>
    <w:rsid w:val="00F21C77"/>
    <w:rsid w:val="00F22278"/>
    <w:rsid w:val="00F22DED"/>
    <w:rsid w:val="00F234E9"/>
    <w:rsid w:val="00F2487A"/>
    <w:rsid w:val="00F26613"/>
    <w:rsid w:val="00F26D15"/>
    <w:rsid w:val="00F2703A"/>
    <w:rsid w:val="00F30750"/>
    <w:rsid w:val="00F33D2D"/>
    <w:rsid w:val="00F343C7"/>
    <w:rsid w:val="00F34486"/>
    <w:rsid w:val="00F3584C"/>
    <w:rsid w:val="00F35DDC"/>
    <w:rsid w:val="00F36A23"/>
    <w:rsid w:val="00F4144D"/>
    <w:rsid w:val="00F4146E"/>
    <w:rsid w:val="00F41BE1"/>
    <w:rsid w:val="00F42ED0"/>
    <w:rsid w:val="00F437C1"/>
    <w:rsid w:val="00F45B71"/>
    <w:rsid w:val="00F45DE3"/>
    <w:rsid w:val="00F46888"/>
    <w:rsid w:val="00F478E5"/>
    <w:rsid w:val="00F51B82"/>
    <w:rsid w:val="00F53028"/>
    <w:rsid w:val="00F53ABB"/>
    <w:rsid w:val="00F54929"/>
    <w:rsid w:val="00F5509D"/>
    <w:rsid w:val="00F573D0"/>
    <w:rsid w:val="00F57A09"/>
    <w:rsid w:val="00F57BE7"/>
    <w:rsid w:val="00F57DBF"/>
    <w:rsid w:val="00F6013E"/>
    <w:rsid w:val="00F6088A"/>
    <w:rsid w:val="00F618F1"/>
    <w:rsid w:val="00F619AD"/>
    <w:rsid w:val="00F6300A"/>
    <w:rsid w:val="00F639E2"/>
    <w:rsid w:val="00F63AAE"/>
    <w:rsid w:val="00F63B04"/>
    <w:rsid w:val="00F6564D"/>
    <w:rsid w:val="00F65BDA"/>
    <w:rsid w:val="00F707A8"/>
    <w:rsid w:val="00F72124"/>
    <w:rsid w:val="00F72402"/>
    <w:rsid w:val="00F72412"/>
    <w:rsid w:val="00F732F8"/>
    <w:rsid w:val="00F73A2E"/>
    <w:rsid w:val="00F75CE3"/>
    <w:rsid w:val="00F77CAF"/>
    <w:rsid w:val="00F800AB"/>
    <w:rsid w:val="00F81A07"/>
    <w:rsid w:val="00F82E8E"/>
    <w:rsid w:val="00F831CD"/>
    <w:rsid w:val="00F836FD"/>
    <w:rsid w:val="00F83FC4"/>
    <w:rsid w:val="00F87391"/>
    <w:rsid w:val="00F87736"/>
    <w:rsid w:val="00F87E23"/>
    <w:rsid w:val="00F90773"/>
    <w:rsid w:val="00F90DCD"/>
    <w:rsid w:val="00F91815"/>
    <w:rsid w:val="00F923D5"/>
    <w:rsid w:val="00F92C79"/>
    <w:rsid w:val="00F94D14"/>
    <w:rsid w:val="00F9633F"/>
    <w:rsid w:val="00F9642A"/>
    <w:rsid w:val="00F966E4"/>
    <w:rsid w:val="00F96FDB"/>
    <w:rsid w:val="00F974BA"/>
    <w:rsid w:val="00FA1946"/>
    <w:rsid w:val="00FA200B"/>
    <w:rsid w:val="00FA2242"/>
    <w:rsid w:val="00FA3575"/>
    <w:rsid w:val="00FA3FC3"/>
    <w:rsid w:val="00FA4166"/>
    <w:rsid w:val="00FA658C"/>
    <w:rsid w:val="00FA6C8A"/>
    <w:rsid w:val="00FA7A40"/>
    <w:rsid w:val="00FB06F5"/>
    <w:rsid w:val="00FB0946"/>
    <w:rsid w:val="00FB1214"/>
    <w:rsid w:val="00FB16FC"/>
    <w:rsid w:val="00FB1741"/>
    <w:rsid w:val="00FB46F9"/>
    <w:rsid w:val="00FB4A42"/>
    <w:rsid w:val="00FB4E63"/>
    <w:rsid w:val="00FB4FAC"/>
    <w:rsid w:val="00FB5565"/>
    <w:rsid w:val="00FB6FA3"/>
    <w:rsid w:val="00FC07F8"/>
    <w:rsid w:val="00FC1C88"/>
    <w:rsid w:val="00FC1DAC"/>
    <w:rsid w:val="00FC6704"/>
    <w:rsid w:val="00FD0DDE"/>
    <w:rsid w:val="00FD0E43"/>
    <w:rsid w:val="00FD10D5"/>
    <w:rsid w:val="00FD1315"/>
    <w:rsid w:val="00FD23D5"/>
    <w:rsid w:val="00FD4292"/>
    <w:rsid w:val="00FD52E9"/>
    <w:rsid w:val="00FD5BE8"/>
    <w:rsid w:val="00FD5EF2"/>
    <w:rsid w:val="00FD707B"/>
    <w:rsid w:val="00FE041C"/>
    <w:rsid w:val="00FE0715"/>
    <w:rsid w:val="00FE1706"/>
    <w:rsid w:val="00FE3797"/>
    <w:rsid w:val="00FE3A26"/>
    <w:rsid w:val="00FE447E"/>
    <w:rsid w:val="00FE5B15"/>
    <w:rsid w:val="00FE6EE8"/>
    <w:rsid w:val="00FE747B"/>
    <w:rsid w:val="00FE7724"/>
    <w:rsid w:val="00FE7A18"/>
    <w:rsid w:val="00FF0F49"/>
    <w:rsid w:val="00FF420A"/>
    <w:rsid w:val="00FF42B2"/>
    <w:rsid w:val="00FF4DBF"/>
    <w:rsid w:val="00FF51F4"/>
    <w:rsid w:val="00FF6453"/>
    <w:rsid w:val="00FF6DF5"/>
    <w:rsid w:val="00FF6E7B"/>
    <w:rsid w:val="01064010"/>
    <w:rsid w:val="010DCB05"/>
    <w:rsid w:val="01140B3B"/>
    <w:rsid w:val="012FA6E2"/>
    <w:rsid w:val="013E2D03"/>
    <w:rsid w:val="013E7247"/>
    <w:rsid w:val="01403D4B"/>
    <w:rsid w:val="0151D8AC"/>
    <w:rsid w:val="0156127C"/>
    <w:rsid w:val="015FAD27"/>
    <w:rsid w:val="01652E8E"/>
    <w:rsid w:val="0167E006"/>
    <w:rsid w:val="016A9AB1"/>
    <w:rsid w:val="017161CA"/>
    <w:rsid w:val="01842091"/>
    <w:rsid w:val="018C506F"/>
    <w:rsid w:val="01920A33"/>
    <w:rsid w:val="0196D768"/>
    <w:rsid w:val="019A3A7F"/>
    <w:rsid w:val="01AFD36F"/>
    <w:rsid w:val="01B1FC06"/>
    <w:rsid w:val="01BE1357"/>
    <w:rsid w:val="01BE7932"/>
    <w:rsid w:val="01C146FB"/>
    <w:rsid w:val="01D0A308"/>
    <w:rsid w:val="01DBAE7D"/>
    <w:rsid w:val="01DEC699"/>
    <w:rsid w:val="01EE9F2D"/>
    <w:rsid w:val="01F0E89D"/>
    <w:rsid w:val="01FA08DD"/>
    <w:rsid w:val="01FD232E"/>
    <w:rsid w:val="01FE4838"/>
    <w:rsid w:val="01FE776D"/>
    <w:rsid w:val="020253F2"/>
    <w:rsid w:val="020963BE"/>
    <w:rsid w:val="020FDDC6"/>
    <w:rsid w:val="02111E9D"/>
    <w:rsid w:val="021ABB3B"/>
    <w:rsid w:val="021ACBE1"/>
    <w:rsid w:val="021D9124"/>
    <w:rsid w:val="022285F4"/>
    <w:rsid w:val="022861AA"/>
    <w:rsid w:val="026167D1"/>
    <w:rsid w:val="026D46CC"/>
    <w:rsid w:val="026F12DF"/>
    <w:rsid w:val="0277527E"/>
    <w:rsid w:val="027B21CC"/>
    <w:rsid w:val="027EF031"/>
    <w:rsid w:val="02827A85"/>
    <w:rsid w:val="028CC796"/>
    <w:rsid w:val="028D21CF"/>
    <w:rsid w:val="02958A97"/>
    <w:rsid w:val="0297F3BE"/>
    <w:rsid w:val="029C1301"/>
    <w:rsid w:val="029E5AB2"/>
    <w:rsid w:val="02A20755"/>
    <w:rsid w:val="02A25AC2"/>
    <w:rsid w:val="02A6B676"/>
    <w:rsid w:val="02AB64FD"/>
    <w:rsid w:val="02ABD7E4"/>
    <w:rsid w:val="02AFEEC4"/>
    <w:rsid w:val="02B00DAC"/>
    <w:rsid w:val="02BC4CA6"/>
    <w:rsid w:val="02D0AF11"/>
    <w:rsid w:val="02DFF39A"/>
    <w:rsid w:val="02E2719A"/>
    <w:rsid w:val="02E32A80"/>
    <w:rsid w:val="02E3F367"/>
    <w:rsid w:val="02E68CD1"/>
    <w:rsid w:val="02F22BF5"/>
    <w:rsid w:val="02F498B0"/>
    <w:rsid w:val="02F6D67D"/>
    <w:rsid w:val="02FE2AA6"/>
    <w:rsid w:val="03033A02"/>
    <w:rsid w:val="03033EBB"/>
    <w:rsid w:val="0317346C"/>
    <w:rsid w:val="0319CA6A"/>
    <w:rsid w:val="032A0C77"/>
    <w:rsid w:val="032B6DE0"/>
    <w:rsid w:val="03318B6F"/>
    <w:rsid w:val="033A41A0"/>
    <w:rsid w:val="033A9335"/>
    <w:rsid w:val="033B2477"/>
    <w:rsid w:val="033B496E"/>
    <w:rsid w:val="033BD27A"/>
    <w:rsid w:val="033C0CAD"/>
    <w:rsid w:val="033D8D12"/>
    <w:rsid w:val="033F37FC"/>
    <w:rsid w:val="03429FAE"/>
    <w:rsid w:val="034382F2"/>
    <w:rsid w:val="03460DDD"/>
    <w:rsid w:val="03479865"/>
    <w:rsid w:val="03495AD4"/>
    <w:rsid w:val="0353B00F"/>
    <w:rsid w:val="03551DBA"/>
    <w:rsid w:val="03579702"/>
    <w:rsid w:val="035B5F93"/>
    <w:rsid w:val="03608574"/>
    <w:rsid w:val="0368158B"/>
    <w:rsid w:val="037AE70E"/>
    <w:rsid w:val="037D707F"/>
    <w:rsid w:val="0383A302"/>
    <w:rsid w:val="0387A209"/>
    <w:rsid w:val="0387C66E"/>
    <w:rsid w:val="038C2ADC"/>
    <w:rsid w:val="038E303B"/>
    <w:rsid w:val="038F5B0F"/>
    <w:rsid w:val="039AB5B7"/>
    <w:rsid w:val="03A5607B"/>
    <w:rsid w:val="03AC3CD7"/>
    <w:rsid w:val="03AED0CE"/>
    <w:rsid w:val="03AF737D"/>
    <w:rsid w:val="03B665F3"/>
    <w:rsid w:val="03BE0634"/>
    <w:rsid w:val="03BEA47D"/>
    <w:rsid w:val="03C5420F"/>
    <w:rsid w:val="03C6175B"/>
    <w:rsid w:val="03D45242"/>
    <w:rsid w:val="03D7B187"/>
    <w:rsid w:val="03DD6D23"/>
    <w:rsid w:val="03DDA885"/>
    <w:rsid w:val="03E26F63"/>
    <w:rsid w:val="03EAFDEF"/>
    <w:rsid w:val="03EC581D"/>
    <w:rsid w:val="03ED136B"/>
    <w:rsid w:val="03F2D933"/>
    <w:rsid w:val="03F76034"/>
    <w:rsid w:val="03FD3943"/>
    <w:rsid w:val="0404232A"/>
    <w:rsid w:val="04061B91"/>
    <w:rsid w:val="04077CD7"/>
    <w:rsid w:val="0408102E"/>
    <w:rsid w:val="04150B50"/>
    <w:rsid w:val="04169FA4"/>
    <w:rsid w:val="041BC318"/>
    <w:rsid w:val="0428FDAA"/>
    <w:rsid w:val="04410989"/>
    <w:rsid w:val="0445C441"/>
    <w:rsid w:val="0455C725"/>
    <w:rsid w:val="045B72EA"/>
    <w:rsid w:val="04620A2A"/>
    <w:rsid w:val="0469203C"/>
    <w:rsid w:val="0470B264"/>
    <w:rsid w:val="04721260"/>
    <w:rsid w:val="0476AC7C"/>
    <w:rsid w:val="0485091F"/>
    <w:rsid w:val="0485C143"/>
    <w:rsid w:val="04896F81"/>
    <w:rsid w:val="0489796E"/>
    <w:rsid w:val="048A92EB"/>
    <w:rsid w:val="048C60D5"/>
    <w:rsid w:val="0493349B"/>
    <w:rsid w:val="04ACD644"/>
    <w:rsid w:val="04AF286B"/>
    <w:rsid w:val="04C213B7"/>
    <w:rsid w:val="04C378D5"/>
    <w:rsid w:val="04C51EBD"/>
    <w:rsid w:val="04CC6C8C"/>
    <w:rsid w:val="04E655A1"/>
    <w:rsid w:val="04E71D5C"/>
    <w:rsid w:val="04EC0825"/>
    <w:rsid w:val="04F28D9F"/>
    <w:rsid w:val="04F512E4"/>
    <w:rsid w:val="04FF12D3"/>
    <w:rsid w:val="05006737"/>
    <w:rsid w:val="05013728"/>
    <w:rsid w:val="0503D826"/>
    <w:rsid w:val="0505374B"/>
    <w:rsid w:val="05067700"/>
    <w:rsid w:val="05075410"/>
    <w:rsid w:val="051422D8"/>
    <w:rsid w:val="05166578"/>
    <w:rsid w:val="0518B496"/>
    <w:rsid w:val="051D1742"/>
    <w:rsid w:val="052134F6"/>
    <w:rsid w:val="05250158"/>
    <w:rsid w:val="0525EBC5"/>
    <w:rsid w:val="052AB36D"/>
    <w:rsid w:val="052D3101"/>
    <w:rsid w:val="0536916F"/>
    <w:rsid w:val="05391562"/>
    <w:rsid w:val="053A7606"/>
    <w:rsid w:val="053A805B"/>
    <w:rsid w:val="053EF8DA"/>
    <w:rsid w:val="054119E2"/>
    <w:rsid w:val="054B43DE"/>
    <w:rsid w:val="054FB9CC"/>
    <w:rsid w:val="055781E0"/>
    <w:rsid w:val="05615649"/>
    <w:rsid w:val="056461A3"/>
    <w:rsid w:val="05697010"/>
    <w:rsid w:val="056A359D"/>
    <w:rsid w:val="056E459E"/>
    <w:rsid w:val="05746948"/>
    <w:rsid w:val="0579982D"/>
    <w:rsid w:val="057D7FE6"/>
    <w:rsid w:val="057DBBC2"/>
    <w:rsid w:val="058369B1"/>
    <w:rsid w:val="058569EC"/>
    <w:rsid w:val="05859ED8"/>
    <w:rsid w:val="059D219F"/>
    <w:rsid w:val="05AB0483"/>
    <w:rsid w:val="05AF0080"/>
    <w:rsid w:val="05B1639B"/>
    <w:rsid w:val="05B3562B"/>
    <w:rsid w:val="05B5A481"/>
    <w:rsid w:val="05C665D8"/>
    <w:rsid w:val="05CBF2EC"/>
    <w:rsid w:val="05CE2323"/>
    <w:rsid w:val="05CF0920"/>
    <w:rsid w:val="05D0D49D"/>
    <w:rsid w:val="05D2EC73"/>
    <w:rsid w:val="05D30BD7"/>
    <w:rsid w:val="05D8761A"/>
    <w:rsid w:val="05E49FD0"/>
    <w:rsid w:val="05E68C63"/>
    <w:rsid w:val="05E9EFA8"/>
    <w:rsid w:val="05EE6C72"/>
    <w:rsid w:val="05EE8206"/>
    <w:rsid w:val="05EEE578"/>
    <w:rsid w:val="05F55751"/>
    <w:rsid w:val="05FC8BAE"/>
    <w:rsid w:val="060B86D0"/>
    <w:rsid w:val="061E4B28"/>
    <w:rsid w:val="061F8153"/>
    <w:rsid w:val="0620F656"/>
    <w:rsid w:val="062251AC"/>
    <w:rsid w:val="0625ADC0"/>
    <w:rsid w:val="062701D9"/>
    <w:rsid w:val="062B6739"/>
    <w:rsid w:val="062FB29F"/>
    <w:rsid w:val="0632598E"/>
    <w:rsid w:val="0632DA2D"/>
    <w:rsid w:val="0635FEC7"/>
    <w:rsid w:val="063940A5"/>
    <w:rsid w:val="063A5478"/>
    <w:rsid w:val="063D14BD"/>
    <w:rsid w:val="0641AC2C"/>
    <w:rsid w:val="064DB35D"/>
    <w:rsid w:val="06526655"/>
    <w:rsid w:val="065F5ABE"/>
    <w:rsid w:val="06636678"/>
    <w:rsid w:val="0664A978"/>
    <w:rsid w:val="06683CED"/>
    <w:rsid w:val="066B8448"/>
    <w:rsid w:val="0674B32A"/>
    <w:rsid w:val="06760A89"/>
    <w:rsid w:val="06806D8B"/>
    <w:rsid w:val="0687D886"/>
    <w:rsid w:val="06890AFE"/>
    <w:rsid w:val="068A93F4"/>
    <w:rsid w:val="069969D5"/>
    <w:rsid w:val="06A55B63"/>
    <w:rsid w:val="06A586B8"/>
    <w:rsid w:val="06A771EB"/>
    <w:rsid w:val="06AA983D"/>
    <w:rsid w:val="06B14A75"/>
    <w:rsid w:val="06B9A385"/>
    <w:rsid w:val="06BD0557"/>
    <w:rsid w:val="06C82F53"/>
    <w:rsid w:val="06D0785B"/>
    <w:rsid w:val="06D0867B"/>
    <w:rsid w:val="06D1E890"/>
    <w:rsid w:val="06D63681"/>
    <w:rsid w:val="06DFDC42"/>
    <w:rsid w:val="06E1B25B"/>
    <w:rsid w:val="06F6EFE1"/>
    <w:rsid w:val="06F9C003"/>
    <w:rsid w:val="06FACCF0"/>
    <w:rsid w:val="06FD4341"/>
    <w:rsid w:val="0702BEA3"/>
    <w:rsid w:val="070B3838"/>
    <w:rsid w:val="0714A0FF"/>
    <w:rsid w:val="0715688E"/>
    <w:rsid w:val="071B3D45"/>
    <w:rsid w:val="07295BF0"/>
    <w:rsid w:val="07320350"/>
    <w:rsid w:val="0732E083"/>
    <w:rsid w:val="073E28D7"/>
    <w:rsid w:val="073F32B8"/>
    <w:rsid w:val="0746A054"/>
    <w:rsid w:val="0759E4EF"/>
    <w:rsid w:val="075A280B"/>
    <w:rsid w:val="075BED94"/>
    <w:rsid w:val="07607B4B"/>
    <w:rsid w:val="076092F2"/>
    <w:rsid w:val="07624AFF"/>
    <w:rsid w:val="076BDD0D"/>
    <w:rsid w:val="0773E322"/>
    <w:rsid w:val="077D7B47"/>
    <w:rsid w:val="077F2E7A"/>
    <w:rsid w:val="078513B8"/>
    <w:rsid w:val="078CE47F"/>
    <w:rsid w:val="07963508"/>
    <w:rsid w:val="079975E9"/>
    <w:rsid w:val="079CA72C"/>
    <w:rsid w:val="079DDEE6"/>
    <w:rsid w:val="07A85326"/>
    <w:rsid w:val="07A937EF"/>
    <w:rsid w:val="07AB36DA"/>
    <w:rsid w:val="07AF5E1D"/>
    <w:rsid w:val="07B188C6"/>
    <w:rsid w:val="07C17E21"/>
    <w:rsid w:val="07C4BA70"/>
    <w:rsid w:val="07CBD043"/>
    <w:rsid w:val="07CBD834"/>
    <w:rsid w:val="07D2FABE"/>
    <w:rsid w:val="07D878A7"/>
    <w:rsid w:val="07D90E15"/>
    <w:rsid w:val="07DA4125"/>
    <w:rsid w:val="07DB7BC0"/>
    <w:rsid w:val="07DBE7BD"/>
    <w:rsid w:val="07E0CAF9"/>
    <w:rsid w:val="07EEC391"/>
    <w:rsid w:val="07F5F5DF"/>
    <w:rsid w:val="07F86BB9"/>
    <w:rsid w:val="07FB2B1F"/>
    <w:rsid w:val="0807C8CA"/>
    <w:rsid w:val="080CCD9C"/>
    <w:rsid w:val="080E37D7"/>
    <w:rsid w:val="081E6426"/>
    <w:rsid w:val="0824D9C0"/>
    <w:rsid w:val="08274665"/>
    <w:rsid w:val="08278957"/>
    <w:rsid w:val="08281F48"/>
    <w:rsid w:val="082883B9"/>
    <w:rsid w:val="08309E42"/>
    <w:rsid w:val="0834D50A"/>
    <w:rsid w:val="0836118F"/>
    <w:rsid w:val="0839DF41"/>
    <w:rsid w:val="083CA667"/>
    <w:rsid w:val="083D855A"/>
    <w:rsid w:val="084A4005"/>
    <w:rsid w:val="084ED102"/>
    <w:rsid w:val="0853DF1A"/>
    <w:rsid w:val="085455E5"/>
    <w:rsid w:val="085FFCD6"/>
    <w:rsid w:val="086136C4"/>
    <w:rsid w:val="087006BA"/>
    <w:rsid w:val="08719576"/>
    <w:rsid w:val="08806021"/>
    <w:rsid w:val="089447D2"/>
    <w:rsid w:val="089AA2C3"/>
    <w:rsid w:val="089E424F"/>
    <w:rsid w:val="08A74542"/>
    <w:rsid w:val="08A97EEC"/>
    <w:rsid w:val="08A99EC6"/>
    <w:rsid w:val="08ABDE35"/>
    <w:rsid w:val="08B119A8"/>
    <w:rsid w:val="08B83DE9"/>
    <w:rsid w:val="08C44219"/>
    <w:rsid w:val="08C50DE3"/>
    <w:rsid w:val="08C7CDA6"/>
    <w:rsid w:val="08C82B06"/>
    <w:rsid w:val="08DA9FD5"/>
    <w:rsid w:val="08EF7642"/>
    <w:rsid w:val="09096078"/>
    <w:rsid w:val="091B12DA"/>
    <w:rsid w:val="091B1968"/>
    <w:rsid w:val="09282ABA"/>
    <w:rsid w:val="093226D3"/>
    <w:rsid w:val="0935361F"/>
    <w:rsid w:val="093B3165"/>
    <w:rsid w:val="093FD6B0"/>
    <w:rsid w:val="0944520D"/>
    <w:rsid w:val="094AF4C4"/>
    <w:rsid w:val="094D3ACA"/>
    <w:rsid w:val="094DBA52"/>
    <w:rsid w:val="095115AA"/>
    <w:rsid w:val="095144DC"/>
    <w:rsid w:val="0958DC66"/>
    <w:rsid w:val="0959CBE5"/>
    <w:rsid w:val="095CF02A"/>
    <w:rsid w:val="09693042"/>
    <w:rsid w:val="096B50CB"/>
    <w:rsid w:val="096ED047"/>
    <w:rsid w:val="097933DF"/>
    <w:rsid w:val="097E5001"/>
    <w:rsid w:val="097F099A"/>
    <w:rsid w:val="09A1EFE4"/>
    <w:rsid w:val="09A25CD8"/>
    <w:rsid w:val="09AB0301"/>
    <w:rsid w:val="09ACA648"/>
    <w:rsid w:val="09B9D985"/>
    <w:rsid w:val="09B9E41C"/>
    <w:rsid w:val="09CEA263"/>
    <w:rsid w:val="09CEC60C"/>
    <w:rsid w:val="09D091C3"/>
    <w:rsid w:val="09D8371D"/>
    <w:rsid w:val="09D95F7D"/>
    <w:rsid w:val="09EADBA9"/>
    <w:rsid w:val="09EF7AE9"/>
    <w:rsid w:val="09F5F173"/>
    <w:rsid w:val="09F6A3C3"/>
    <w:rsid w:val="09F7C872"/>
    <w:rsid w:val="09FC08D0"/>
    <w:rsid w:val="0A04E660"/>
    <w:rsid w:val="0A0B4D19"/>
    <w:rsid w:val="0A0EE8E1"/>
    <w:rsid w:val="0A10B432"/>
    <w:rsid w:val="0A1C533C"/>
    <w:rsid w:val="0A224790"/>
    <w:rsid w:val="0A24AF44"/>
    <w:rsid w:val="0A2A77C9"/>
    <w:rsid w:val="0A2B4F31"/>
    <w:rsid w:val="0A39CCDC"/>
    <w:rsid w:val="0A3F5B1A"/>
    <w:rsid w:val="0A3FAB44"/>
    <w:rsid w:val="0A417679"/>
    <w:rsid w:val="0A48F567"/>
    <w:rsid w:val="0A4FE170"/>
    <w:rsid w:val="0A51B0E7"/>
    <w:rsid w:val="0A5687E0"/>
    <w:rsid w:val="0A594692"/>
    <w:rsid w:val="0A5BDF08"/>
    <w:rsid w:val="0A5DBB8C"/>
    <w:rsid w:val="0A66959D"/>
    <w:rsid w:val="0A70A4EB"/>
    <w:rsid w:val="0A7CE3B0"/>
    <w:rsid w:val="0A803A8E"/>
    <w:rsid w:val="0A80B752"/>
    <w:rsid w:val="0A81CA04"/>
    <w:rsid w:val="0A8A1222"/>
    <w:rsid w:val="0A8C067A"/>
    <w:rsid w:val="0A8FF233"/>
    <w:rsid w:val="0A934D0E"/>
    <w:rsid w:val="0A95BD0D"/>
    <w:rsid w:val="0AA128E4"/>
    <w:rsid w:val="0AA66FB1"/>
    <w:rsid w:val="0AA92AC0"/>
    <w:rsid w:val="0AB42906"/>
    <w:rsid w:val="0AC3EF31"/>
    <w:rsid w:val="0ACA22B3"/>
    <w:rsid w:val="0AD183BE"/>
    <w:rsid w:val="0AD701C6"/>
    <w:rsid w:val="0ADB2381"/>
    <w:rsid w:val="0AF00FA4"/>
    <w:rsid w:val="0AF1F673"/>
    <w:rsid w:val="0AF5238A"/>
    <w:rsid w:val="0AF79C3F"/>
    <w:rsid w:val="0AFAC45C"/>
    <w:rsid w:val="0B019401"/>
    <w:rsid w:val="0B02F0CA"/>
    <w:rsid w:val="0B037625"/>
    <w:rsid w:val="0B1A4310"/>
    <w:rsid w:val="0B1B37E4"/>
    <w:rsid w:val="0B1C149E"/>
    <w:rsid w:val="0B1CADDE"/>
    <w:rsid w:val="0B212A1C"/>
    <w:rsid w:val="0B245C42"/>
    <w:rsid w:val="0B2504DC"/>
    <w:rsid w:val="0B25D71F"/>
    <w:rsid w:val="0B29C4F5"/>
    <w:rsid w:val="0B2D3174"/>
    <w:rsid w:val="0B2DF635"/>
    <w:rsid w:val="0B357DD1"/>
    <w:rsid w:val="0B3A5D2F"/>
    <w:rsid w:val="0B42E3E2"/>
    <w:rsid w:val="0B4BBA3F"/>
    <w:rsid w:val="0B57DF44"/>
    <w:rsid w:val="0B5838D0"/>
    <w:rsid w:val="0B64B14C"/>
    <w:rsid w:val="0B66A1A3"/>
    <w:rsid w:val="0B68B6B0"/>
    <w:rsid w:val="0B69311E"/>
    <w:rsid w:val="0B6E7386"/>
    <w:rsid w:val="0B6FDB2E"/>
    <w:rsid w:val="0B72B894"/>
    <w:rsid w:val="0B7B5F4B"/>
    <w:rsid w:val="0B8111AD"/>
    <w:rsid w:val="0B90C446"/>
    <w:rsid w:val="0B9FDE36"/>
    <w:rsid w:val="0BA02E8A"/>
    <w:rsid w:val="0BA308F8"/>
    <w:rsid w:val="0BAB6914"/>
    <w:rsid w:val="0BB49EC3"/>
    <w:rsid w:val="0BC28927"/>
    <w:rsid w:val="0BC47313"/>
    <w:rsid w:val="0BCC06F0"/>
    <w:rsid w:val="0BE1865D"/>
    <w:rsid w:val="0BE27133"/>
    <w:rsid w:val="0BE275C3"/>
    <w:rsid w:val="0BE6C76C"/>
    <w:rsid w:val="0BE8D9B1"/>
    <w:rsid w:val="0BE9DD36"/>
    <w:rsid w:val="0BF82550"/>
    <w:rsid w:val="0C02CF36"/>
    <w:rsid w:val="0C05D566"/>
    <w:rsid w:val="0C22450D"/>
    <w:rsid w:val="0C240E59"/>
    <w:rsid w:val="0C243EE0"/>
    <w:rsid w:val="0C27837D"/>
    <w:rsid w:val="0C33C745"/>
    <w:rsid w:val="0C42717E"/>
    <w:rsid w:val="0C4A188B"/>
    <w:rsid w:val="0C4ED37A"/>
    <w:rsid w:val="0C5090D6"/>
    <w:rsid w:val="0C50C2F2"/>
    <w:rsid w:val="0C58A313"/>
    <w:rsid w:val="0C5F4B5F"/>
    <w:rsid w:val="0C69EA49"/>
    <w:rsid w:val="0C6D18A2"/>
    <w:rsid w:val="0C72D227"/>
    <w:rsid w:val="0C7E4708"/>
    <w:rsid w:val="0C7EDA94"/>
    <w:rsid w:val="0C81D14C"/>
    <w:rsid w:val="0C8EF5A4"/>
    <w:rsid w:val="0C90BA1C"/>
    <w:rsid w:val="0C95D3EB"/>
    <w:rsid w:val="0C9DF4D3"/>
    <w:rsid w:val="0C9E7ADA"/>
    <w:rsid w:val="0CA62C39"/>
    <w:rsid w:val="0CA82044"/>
    <w:rsid w:val="0CAEFAC9"/>
    <w:rsid w:val="0CB1208A"/>
    <w:rsid w:val="0CB70845"/>
    <w:rsid w:val="0CC2FFA1"/>
    <w:rsid w:val="0CC3F9D2"/>
    <w:rsid w:val="0CC9C696"/>
    <w:rsid w:val="0CD23E29"/>
    <w:rsid w:val="0CD3EAFC"/>
    <w:rsid w:val="0CDCA0ED"/>
    <w:rsid w:val="0CDEB6B1"/>
    <w:rsid w:val="0CE2D7A3"/>
    <w:rsid w:val="0CEC9EBF"/>
    <w:rsid w:val="0CEF390D"/>
    <w:rsid w:val="0CEFE51B"/>
    <w:rsid w:val="0CF8D811"/>
    <w:rsid w:val="0D059677"/>
    <w:rsid w:val="0D1188E5"/>
    <w:rsid w:val="0D11E353"/>
    <w:rsid w:val="0D155ACC"/>
    <w:rsid w:val="0D18ECFB"/>
    <w:rsid w:val="0D402B29"/>
    <w:rsid w:val="0D41A354"/>
    <w:rsid w:val="0D42A42F"/>
    <w:rsid w:val="0D497E27"/>
    <w:rsid w:val="0D4AEEF9"/>
    <w:rsid w:val="0D4BF2AA"/>
    <w:rsid w:val="0D4E3B7C"/>
    <w:rsid w:val="0D58CC6B"/>
    <w:rsid w:val="0D5A1574"/>
    <w:rsid w:val="0D6061D2"/>
    <w:rsid w:val="0D64D0C0"/>
    <w:rsid w:val="0D678397"/>
    <w:rsid w:val="0D6AF61F"/>
    <w:rsid w:val="0D786F58"/>
    <w:rsid w:val="0D7CD441"/>
    <w:rsid w:val="0D7D56BE"/>
    <w:rsid w:val="0D829730"/>
    <w:rsid w:val="0D82C66D"/>
    <w:rsid w:val="0D8DC821"/>
    <w:rsid w:val="0D8DEC45"/>
    <w:rsid w:val="0DA41B89"/>
    <w:rsid w:val="0DA5B710"/>
    <w:rsid w:val="0DB03718"/>
    <w:rsid w:val="0DBEB525"/>
    <w:rsid w:val="0DC1BDE9"/>
    <w:rsid w:val="0DC242FC"/>
    <w:rsid w:val="0DD67382"/>
    <w:rsid w:val="0DE1FC2F"/>
    <w:rsid w:val="0DE2AC9C"/>
    <w:rsid w:val="0DE62060"/>
    <w:rsid w:val="0DEE38E5"/>
    <w:rsid w:val="0DF2DB9B"/>
    <w:rsid w:val="0DF97EE9"/>
    <w:rsid w:val="0DF99DE6"/>
    <w:rsid w:val="0DFD1B62"/>
    <w:rsid w:val="0E081699"/>
    <w:rsid w:val="0E0DB285"/>
    <w:rsid w:val="0E18EB61"/>
    <w:rsid w:val="0E1A949A"/>
    <w:rsid w:val="0E22F950"/>
    <w:rsid w:val="0E23C7DA"/>
    <w:rsid w:val="0E2A468B"/>
    <w:rsid w:val="0E32D6FE"/>
    <w:rsid w:val="0E34317B"/>
    <w:rsid w:val="0E38520E"/>
    <w:rsid w:val="0E3FA65F"/>
    <w:rsid w:val="0E409A42"/>
    <w:rsid w:val="0E4164B3"/>
    <w:rsid w:val="0E430DCA"/>
    <w:rsid w:val="0E443CC6"/>
    <w:rsid w:val="0E478A0F"/>
    <w:rsid w:val="0E4CD01F"/>
    <w:rsid w:val="0E4F61F8"/>
    <w:rsid w:val="0E5160EA"/>
    <w:rsid w:val="0E582AE1"/>
    <w:rsid w:val="0E598A8E"/>
    <w:rsid w:val="0E6014E1"/>
    <w:rsid w:val="0E6063AF"/>
    <w:rsid w:val="0E6B9176"/>
    <w:rsid w:val="0E6F0AC2"/>
    <w:rsid w:val="0E6F3CDB"/>
    <w:rsid w:val="0E6F70BB"/>
    <w:rsid w:val="0E7D0705"/>
    <w:rsid w:val="0E82A992"/>
    <w:rsid w:val="0E91D9B9"/>
    <w:rsid w:val="0E92328A"/>
    <w:rsid w:val="0E92F6F4"/>
    <w:rsid w:val="0E93622C"/>
    <w:rsid w:val="0EA4AA63"/>
    <w:rsid w:val="0EA4D940"/>
    <w:rsid w:val="0EB56766"/>
    <w:rsid w:val="0EB79763"/>
    <w:rsid w:val="0EC54EE1"/>
    <w:rsid w:val="0EC66D04"/>
    <w:rsid w:val="0ED166A8"/>
    <w:rsid w:val="0EDDC32C"/>
    <w:rsid w:val="0EE0A9FD"/>
    <w:rsid w:val="0EFAF590"/>
    <w:rsid w:val="0F0250E5"/>
    <w:rsid w:val="0F0950CC"/>
    <w:rsid w:val="0F0AF64A"/>
    <w:rsid w:val="0F12A5F2"/>
    <w:rsid w:val="0F161147"/>
    <w:rsid w:val="0F1815FB"/>
    <w:rsid w:val="0F24EEF6"/>
    <w:rsid w:val="0F25220A"/>
    <w:rsid w:val="0F25C475"/>
    <w:rsid w:val="0F34F204"/>
    <w:rsid w:val="0F3546C7"/>
    <w:rsid w:val="0F429C5F"/>
    <w:rsid w:val="0F449940"/>
    <w:rsid w:val="0F470329"/>
    <w:rsid w:val="0F487B0B"/>
    <w:rsid w:val="0F492303"/>
    <w:rsid w:val="0F500D03"/>
    <w:rsid w:val="0F563F1C"/>
    <w:rsid w:val="0F585822"/>
    <w:rsid w:val="0F5AFE94"/>
    <w:rsid w:val="0F60A539"/>
    <w:rsid w:val="0F652981"/>
    <w:rsid w:val="0F6B877A"/>
    <w:rsid w:val="0F6E6384"/>
    <w:rsid w:val="0F784191"/>
    <w:rsid w:val="0F7C21C7"/>
    <w:rsid w:val="0F7CA9DB"/>
    <w:rsid w:val="0F7F126F"/>
    <w:rsid w:val="0F827C45"/>
    <w:rsid w:val="0F869DC7"/>
    <w:rsid w:val="0F86E6A4"/>
    <w:rsid w:val="0F8862AE"/>
    <w:rsid w:val="0F8CEE3B"/>
    <w:rsid w:val="0F903FF1"/>
    <w:rsid w:val="0FA858CB"/>
    <w:rsid w:val="0FA97889"/>
    <w:rsid w:val="0FACEE8F"/>
    <w:rsid w:val="0FAEC9D3"/>
    <w:rsid w:val="0FB02001"/>
    <w:rsid w:val="0FB18098"/>
    <w:rsid w:val="0FB22B83"/>
    <w:rsid w:val="0FB49EBA"/>
    <w:rsid w:val="0FB91FB3"/>
    <w:rsid w:val="0FC1199D"/>
    <w:rsid w:val="0FC34D3A"/>
    <w:rsid w:val="0FC6D28A"/>
    <w:rsid w:val="0FC8B570"/>
    <w:rsid w:val="0FCB48D6"/>
    <w:rsid w:val="0FCB4D51"/>
    <w:rsid w:val="0FCBA29E"/>
    <w:rsid w:val="0FD136A8"/>
    <w:rsid w:val="0FD456EA"/>
    <w:rsid w:val="0FD51744"/>
    <w:rsid w:val="0FD5F5C2"/>
    <w:rsid w:val="0FDC7F29"/>
    <w:rsid w:val="0FEEB81B"/>
    <w:rsid w:val="0FFE695C"/>
    <w:rsid w:val="0FFFD69A"/>
    <w:rsid w:val="100B0D3C"/>
    <w:rsid w:val="10209E74"/>
    <w:rsid w:val="10371464"/>
    <w:rsid w:val="103E8BA8"/>
    <w:rsid w:val="103F5419"/>
    <w:rsid w:val="104338D7"/>
    <w:rsid w:val="10436B23"/>
    <w:rsid w:val="1047253C"/>
    <w:rsid w:val="104B2A0F"/>
    <w:rsid w:val="104FA295"/>
    <w:rsid w:val="105A4739"/>
    <w:rsid w:val="105AED89"/>
    <w:rsid w:val="105EA05C"/>
    <w:rsid w:val="10633678"/>
    <w:rsid w:val="107ADE47"/>
    <w:rsid w:val="108532BB"/>
    <w:rsid w:val="1091EED3"/>
    <w:rsid w:val="1094CA64"/>
    <w:rsid w:val="10A90E60"/>
    <w:rsid w:val="10B42330"/>
    <w:rsid w:val="10B79743"/>
    <w:rsid w:val="10B99DA3"/>
    <w:rsid w:val="10BCA401"/>
    <w:rsid w:val="10C0F26B"/>
    <w:rsid w:val="10C6B31E"/>
    <w:rsid w:val="10CC4095"/>
    <w:rsid w:val="10D47CAF"/>
    <w:rsid w:val="10D5379D"/>
    <w:rsid w:val="10D82F82"/>
    <w:rsid w:val="10D83D53"/>
    <w:rsid w:val="10E975E5"/>
    <w:rsid w:val="10EDBD1E"/>
    <w:rsid w:val="10F51089"/>
    <w:rsid w:val="10F777B2"/>
    <w:rsid w:val="1103468B"/>
    <w:rsid w:val="110B0DD9"/>
    <w:rsid w:val="11180338"/>
    <w:rsid w:val="111B2C94"/>
    <w:rsid w:val="11241B3F"/>
    <w:rsid w:val="112AFE06"/>
    <w:rsid w:val="112EBB58"/>
    <w:rsid w:val="113189F0"/>
    <w:rsid w:val="11352D7C"/>
    <w:rsid w:val="113CCB32"/>
    <w:rsid w:val="113F360E"/>
    <w:rsid w:val="114C1841"/>
    <w:rsid w:val="114F6DE2"/>
    <w:rsid w:val="1169526D"/>
    <w:rsid w:val="11712363"/>
    <w:rsid w:val="1173C275"/>
    <w:rsid w:val="11788007"/>
    <w:rsid w:val="11792C2A"/>
    <w:rsid w:val="117E44D0"/>
    <w:rsid w:val="11820E88"/>
    <w:rsid w:val="11886F3A"/>
    <w:rsid w:val="119D8AF5"/>
    <w:rsid w:val="11A07553"/>
    <w:rsid w:val="11AC9F8A"/>
    <w:rsid w:val="11BFCA0D"/>
    <w:rsid w:val="11C2FA08"/>
    <w:rsid w:val="11C58F68"/>
    <w:rsid w:val="11CA8B2D"/>
    <w:rsid w:val="11D34F3A"/>
    <w:rsid w:val="11D43CD1"/>
    <w:rsid w:val="11D67192"/>
    <w:rsid w:val="11D988A1"/>
    <w:rsid w:val="11E35F3E"/>
    <w:rsid w:val="11FE04A3"/>
    <w:rsid w:val="1210087C"/>
    <w:rsid w:val="1213E739"/>
    <w:rsid w:val="12282130"/>
    <w:rsid w:val="122930D9"/>
    <w:rsid w:val="12296EAF"/>
    <w:rsid w:val="122F2FED"/>
    <w:rsid w:val="12324903"/>
    <w:rsid w:val="123A604C"/>
    <w:rsid w:val="123D6AD4"/>
    <w:rsid w:val="123E6EC0"/>
    <w:rsid w:val="123ED116"/>
    <w:rsid w:val="1242036B"/>
    <w:rsid w:val="1246319E"/>
    <w:rsid w:val="125978AA"/>
    <w:rsid w:val="125C3566"/>
    <w:rsid w:val="125CC2CC"/>
    <w:rsid w:val="1260875B"/>
    <w:rsid w:val="1264A250"/>
    <w:rsid w:val="1269F796"/>
    <w:rsid w:val="126D3075"/>
    <w:rsid w:val="126D3B6A"/>
    <w:rsid w:val="1273908F"/>
    <w:rsid w:val="127A5AC1"/>
    <w:rsid w:val="1284878C"/>
    <w:rsid w:val="128515C6"/>
    <w:rsid w:val="128814C8"/>
    <w:rsid w:val="12893195"/>
    <w:rsid w:val="128DEEBC"/>
    <w:rsid w:val="128F1835"/>
    <w:rsid w:val="128F3285"/>
    <w:rsid w:val="12911197"/>
    <w:rsid w:val="1293755C"/>
    <w:rsid w:val="12940E0D"/>
    <w:rsid w:val="129B6FA9"/>
    <w:rsid w:val="129BB31A"/>
    <w:rsid w:val="12A93F1D"/>
    <w:rsid w:val="12ABE892"/>
    <w:rsid w:val="12ACFFD3"/>
    <w:rsid w:val="12AE3027"/>
    <w:rsid w:val="12B50ECC"/>
    <w:rsid w:val="12BA938B"/>
    <w:rsid w:val="12C00370"/>
    <w:rsid w:val="12C3B77E"/>
    <w:rsid w:val="12C50F6B"/>
    <w:rsid w:val="12D3705F"/>
    <w:rsid w:val="12D4A114"/>
    <w:rsid w:val="12D6253C"/>
    <w:rsid w:val="12D92BCD"/>
    <w:rsid w:val="12DB7A51"/>
    <w:rsid w:val="12EE6FA9"/>
    <w:rsid w:val="12F1C9A1"/>
    <w:rsid w:val="12F41419"/>
    <w:rsid w:val="12FC1C3C"/>
    <w:rsid w:val="130786BB"/>
    <w:rsid w:val="13079CA9"/>
    <w:rsid w:val="130CC383"/>
    <w:rsid w:val="13164097"/>
    <w:rsid w:val="13212E45"/>
    <w:rsid w:val="1331613D"/>
    <w:rsid w:val="1334332D"/>
    <w:rsid w:val="133AF36C"/>
    <w:rsid w:val="134418F2"/>
    <w:rsid w:val="134643EF"/>
    <w:rsid w:val="1348C97E"/>
    <w:rsid w:val="134D3503"/>
    <w:rsid w:val="1350E6BE"/>
    <w:rsid w:val="13561ED5"/>
    <w:rsid w:val="135D4C55"/>
    <w:rsid w:val="135EB45A"/>
    <w:rsid w:val="1366062C"/>
    <w:rsid w:val="13675B88"/>
    <w:rsid w:val="1368BF4A"/>
    <w:rsid w:val="136D73E5"/>
    <w:rsid w:val="13717059"/>
    <w:rsid w:val="13762C6A"/>
    <w:rsid w:val="137700C4"/>
    <w:rsid w:val="137825FA"/>
    <w:rsid w:val="138E651F"/>
    <w:rsid w:val="139139BD"/>
    <w:rsid w:val="139B1FDD"/>
    <w:rsid w:val="139BE007"/>
    <w:rsid w:val="139C3A03"/>
    <w:rsid w:val="139FA7BE"/>
    <w:rsid w:val="13A3B62E"/>
    <w:rsid w:val="13B1C3E1"/>
    <w:rsid w:val="13B9DA7D"/>
    <w:rsid w:val="13CA2921"/>
    <w:rsid w:val="13D77D92"/>
    <w:rsid w:val="13DA880B"/>
    <w:rsid w:val="13EB4238"/>
    <w:rsid w:val="13F167E3"/>
    <w:rsid w:val="13F25A1A"/>
    <w:rsid w:val="13F5AC59"/>
    <w:rsid w:val="1403A7DC"/>
    <w:rsid w:val="14048A1C"/>
    <w:rsid w:val="1409AB50"/>
    <w:rsid w:val="14154B46"/>
    <w:rsid w:val="1429670C"/>
    <w:rsid w:val="142A809F"/>
    <w:rsid w:val="142B02E6"/>
    <w:rsid w:val="142DB5B6"/>
    <w:rsid w:val="14373D02"/>
    <w:rsid w:val="1439665D"/>
    <w:rsid w:val="1440E5AB"/>
    <w:rsid w:val="1441E2EF"/>
    <w:rsid w:val="1453432D"/>
    <w:rsid w:val="1460638A"/>
    <w:rsid w:val="1460C88B"/>
    <w:rsid w:val="14654986"/>
    <w:rsid w:val="14691299"/>
    <w:rsid w:val="146FA777"/>
    <w:rsid w:val="14700EF7"/>
    <w:rsid w:val="1473B211"/>
    <w:rsid w:val="148EC3B4"/>
    <w:rsid w:val="149167EA"/>
    <w:rsid w:val="1492408D"/>
    <w:rsid w:val="149A09CC"/>
    <w:rsid w:val="14A36D0A"/>
    <w:rsid w:val="14A5A08F"/>
    <w:rsid w:val="14B73158"/>
    <w:rsid w:val="14B77879"/>
    <w:rsid w:val="14BB6B97"/>
    <w:rsid w:val="14BBF5F3"/>
    <w:rsid w:val="14C085CA"/>
    <w:rsid w:val="14C2EACA"/>
    <w:rsid w:val="14C739C1"/>
    <w:rsid w:val="14C75617"/>
    <w:rsid w:val="14D0A61D"/>
    <w:rsid w:val="14D21301"/>
    <w:rsid w:val="14D69F26"/>
    <w:rsid w:val="14D6A842"/>
    <w:rsid w:val="14D6C36D"/>
    <w:rsid w:val="14D70143"/>
    <w:rsid w:val="14E2DF15"/>
    <w:rsid w:val="14E333B8"/>
    <w:rsid w:val="14F3E5CC"/>
    <w:rsid w:val="14FD302A"/>
    <w:rsid w:val="1501AADC"/>
    <w:rsid w:val="15020F19"/>
    <w:rsid w:val="150C9F14"/>
    <w:rsid w:val="1518A3D0"/>
    <w:rsid w:val="151DF41F"/>
    <w:rsid w:val="1523AD05"/>
    <w:rsid w:val="152B2528"/>
    <w:rsid w:val="152BE545"/>
    <w:rsid w:val="152DD4D8"/>
    <w:rsid w:val="152EE99C"/>
    <w:rsid w:val="15314CE0"/>
    <w:rsid w:val="155A99FB"/>
    <w:rsid w:val="1566D9BF"/>
    <w:rsid w:val="15698B6E"/>
    <w:rsid w:val="156F48F5"/>
    <w:rsid w:val="15719269"/>
    <w:rsid w:val="1572010E"/>
    <w:rsid w:val="157780C6"/>
    <w:rsid w:val="157F332B"/>
    <w:rsid w:val="157FCDE0"/>
    <w:rsid w:val="158EE7F1"/>
    <w:rsid w:val="1591A0C1"/>
    <w:rsid w:val="15978A36"/>
    <w:rsid w:val="1597CD98"/>
    <w:rsid w:val="1597D1AF"/>
    <w:rsid w:val="159ABCF6"/>
    <w:rsid w:val="159ABFEC"/>
    <w:rsid w:val="15A167E5"/>
    <w:rsid w:val="15A2419E"/>
    <w:rsid w:val="15A576A2"/>
    <w:rsid w:val="15A71775"/>
    <w:rsid w:val="15A71F25"/>
    <w:rsid w:val="15AE33D0"/>
    <w:rsid w:val="15B4C280"/>
    <w:rsid w:val="15C11939"/>
    <w:rsid w:val="15C6FAC8"/>
    <w:rsid w:val="15C90881"/>
    <w:rsid w:val="15CDD3A6"/>
    <w:rsid w:val="15D55724"/>
    <w:rsid w:val="15DD6AC6"/>
    <w:rsid w:val="15ED2146"/>
    <w:rsid w:val="15EF05E7"/>
    <w:rsid w:val="15F060E2"/>
    <w:rsid w:val="15F3CB44"/>
    <w:rsid w:val="160C7E22"/>
    <w:rsid w:val="16100B44"/>
    <w:rsid w:val="162ABB88"/>
    <w:rsid w:val="162D7A09"/>
    <w:rsid w:val="1634BCA0"/>
    <w:rsid w:val="1635BFA6"/>
    <w:rsid w:val="16378DD1"/>
    <w:rsid w:val="164A6700"/>
    <w:rsid w:val="1650A63E"/>
    <w:rsid w:val="165C562B"/>
    <w:rsid w:val="1673A78C"/>
    <w:rsid w:val="1676AF37"/>
    <w:rsid w:val="168C805E"/>
    <w:rsid w:val="169E5110"/>
    <w:rsid w:val="169FC090"/>
    <w:rsid w:val="16A0D33C"/>
    <w:rsid w:val="16A17489"/>
    <w:rsid w:val="16A68006"/>
    <w:rsid w:val="16A81E82"/>
    <w:rsid w:val="16AB7F82"/>
    <w:rsid w:val="16AEC302"/>
    <w:rsid w:val="16B12098"/>
    <w:rsid w:val="16BEE419"/>
    <w:rsid w:val="16C0E99E"/>
    <w:rsid w:val="16C0EDA1"/>
    <w:rsid w:val="16D5FD30"/>
    <w:rsid w:val="16DD450B"/>
    <w:rsid w:val="16E377B3"/>
    <w:rsid w:val="16E553D2"/>
    <w:rsid w:val="16EA885C"/>
    <w:rsid w:val="16F2845D"/>
    <w:rsid w:val="16F56903"/>
    <w:rsid w:val="16F7B39A"/>
    <w:rsid w:val="16FD4125"/>
    <w:rsid w:val="1705258F"/>
    <w:rsid w:val="170653BB"/>
    <w:rsid w:val="1706B777"/>
    <w:rsid w:val="170A56B3"/>
    <w:rsid w:val="170D931E"/>
    <w:rsid w:val="171599AA"/>
    <w:rsid w:val="1718449E"/>
    <w:rsid w:val="171B643B"/>
    <w:rsid w:val="1725D56D"/>
    <w:rsid w:val="172738B6"/>
    <w:rsid w:val="17282221"/>
    <w:rsid w:val="17291B63"/>
    <w:rsid w:val="172F8325"/>
    <w:rsid w:val="1738F235"/>
    <w:rsid w:val="1741B426"/>
    <w:rsid w:val="1754B562"/>
    <w:rsid w:val="1758B66D"/>
    <w:rsid w:val="17593BBB"/>
    <w:rsid w:val="175E260D"/>
    <w:rsid w:val="1762A3A8"/>
    <w:rsid w:val="176887D8"/>
    <w:rsid w:val="176D4A5B"/>
    <w:rsid w:val="176F1590"/>
    <w:rsid w:val="17720DC2"/>
    <w:rsid w:val="1785BCB8"/>
    <w:rsid w:val="178A2410"/>
    <w:rsid w:val="17912BE8"/>
    <w:rsid w:val="179A84A6"/>
    <w:rsid w:val="17A2D1CB"/>
    <w:rsid w:val="17A915BD"/>
    <w:rsid w:val="17AA0266"/>
    <w:rsid w:val="17AC9CF0"/>
    <w:rsid w:val="17AE6EA5"/>
    <w:rsid w:val="17C9FE7A"/>
    <w:rsid w:val="17CCA84C"/>
    <w:rsid w:val="17CCF968"/>
    <w:rsid w:val="17DB0DCC"/>
    <w:rsid w:val="17DD5B8A"/>
    <w:rsid w:val="17E4541C"/>
    <w:rsid w:val="17E68860"/>
    <w:rsid w:val="17E77316"/>
    <w:rsid w:val="17FB276C"/>
    <w:rsid w:val="18016B52"/>
    <w:rsid w:val="1803C04B"/>
    <w:rsid w:val="180C1FCD"/>
    <w:rsid w:val="181F4F4B"/>
    <w:rsid w:val="1821774F"/>
    <w:rsid w:val="18227352"/>
    <w:rsid w:val="1822B7D5"/>
    <w:rsid w:val="1822B8DF"/>
    <w:rsid w:val="1825EAC9"/>
    <w:rsid w:val="1827F721"/>
    <w:rsid w:val="182A3F9F"/>
    <w:rsid w:val="182F53FD"/>
    <w:rsid w:val="1843EEE3"/>
    <w:rsid w:val="1850F719"/>
    <w:rsid w:val="185B806F"/>
    <w:rsid w:val="1860C161"/>
    <w:rsid w:val="1862C5EA"/>
    <w:rsid w:val="18649F8D"/>
    <w:rsid w:val="1864A182"/>
    <w:rsid w:val="186B5355"/>
    <w:rsid w:val="187107BF"/>
    <w:rsid w:val="1872BFCC"/>
    <w:rsid w:val="187F3A66"/>
    <w:rsid w:val="18809ECB"/>
    <w:rsid w:val="188BCA41"/>
    <w:rsid w:val="188FA6C6"/>
    <w:rsid w:val="18913964"/>
    <w:rsid w:val="189439D4"/>
    <w:rsid w:val="1898C393"/>
    <w:rsid w:val="189B71C8"/>
    <w:rsid w:val="189BF370"/>
    <w:rsid w:val="189D1479"/>
    <w:rsid w:val="18AB76A1"/>
    <w:rsid w:val="18ADE600"/>
    <w:rsid w:val="18AE92D2"/>
    <w:rsid w:val="18BFA318"/>
    <w:rsid w:val="18C39E5C"/>
    <w:rsid w:val="18C6988B"/>
    <w:rsid w:val="18D3AA6F"/>
    <w:rsid w:val="18DF6C22"/>
    <w:rsid w:val="18E237B0"/>
    <w:rsid w:val="18FAEE3A"/>
    <w:rsid w:val="18FC1D6D"/>
    <w:rsid w:val="1905C704"/>
    <w:rsid w:val="1911566E"/>
    <w:rsid w:val="191375A8"/>
    <w:rsid w:val="1914DCF8"/>
    <w:rsid w:val="19150AA2"/>
    <w:rsid w:val="19267D80"/>
    <w:rsid w:val="193450EF"/>
    <w:rsid w:val="19415F00"/>
    <w:rsid w:val="1948AD66"/>
    <w:rsid w:val="194D989F"/>
    <w:rsid w:val="194E6CD3"/>
    <w:rsid w:val="1956E4AB"/>
    <w:rsid w:val="195FE5F6"/>
    <w:rsid w:val="19660DD2"/>
    <w:rsid w:val="196C41DB"/>
    <w:rsid w:val="197474D6"/>
    <w:rsid w:val="19786865"/>
    <w:rsid w:val="1987B1E6"/>
    <w:rsid w:val="198FA66D"/>
    <w:rsid w:val="199CD5E1"/>
    <w:rsid w:val="199E37B3"/>
    <w:rsid w:val="19AA0309"/>
    <w:rsid w:val="19B00CC8"/>
    <w:rsid w:val="19C1C7E6"/>
    <w:rsid w:val="19C5683F"/>
    <w:rsid w:val="19C673F3"/>
    <w:rsid w:val="19C78548"/>
    <w:rsid w:val="19C94831"/>
    <w:rsid w:val="19D0CDB4"/>
    <w:rsid w:val="19D1250C"/>
    <w:rsid w:val="19D898F6"/>
    <w:rsid w:val="19D8A344"/>
    <w:rsid w:val="19DA9123"/>
    <w:rsid w:val="19DB26FB"/>
    <w:rsid w:val="19DCC778"/>
    <w:rsid w:val="19E4E9D6"/>
    <w:rsid w:val="19E87BCA"/>
    <w:rsid w:val="19E8BF91"/>
    <w:rsid w:val="19ECC77A"/>
    <w:rsid w:val="19FD385C"/>
    <w:rsid w:val="19FE8A51"/>
    <w:rsid w:val="1A0D2A9B"/>
    <w:rsid w:val="1A1105C9"/>
    <w:rsid w:val="1A11FE3E"/>
    <w:rsid w:val="1A164554"/>
    <w:rsid w:val="1A1A4B31"/>
    <w:rsid w:val="1A1EF6B9"/>
    <w:rsid w:val="1A25BC7D"/>
    <w:rsid w:val="1A2628DD"/>
    <w:rsid w:val="1A289E1C"/>
    <w:rsid w:val="1A4B230A"/>
    <w:rsid w:val="1A53923B"/>
    <w:rsid w:val="1A59BE21"/>
    <w:rsid w:val="1A5F78C1"/>
    <w:rsid w:val="1A5FF10A"/>
    <w:rsid w:val="1A61F45E"/>
    <w:rsid w:val="1A6276C7"/>
    <w:rsid w:val="1A62F186"/>
    <w:rsid w:val="1A6B7F04"/>
    <w:rsid w:val="1A7025E3"/>
    <w:rsid w:val="1A7B3C83"/>
    <w:rsid w:val="1A7C452F"/>
    <w:rsid w:val="1A8052A6"/>
    <w:rsid w:val="1A85FD33"/>
    <w:rsid w:val="1A8B2DB2"/>
    <w:rsid w:val="1A8D089A"/>
    <w:rsid w:val="1A8EB3F0"/>
    <w:rsid w:val="1A932019"/>
    <w:rsid w:val="1A9716C1"/>
    <w:rsid w:val="1A992ADC"/>
    <w:rsid w:val="1A9A6BEB"/>
    <w:rsid w:val="1A9BEC81"/>
    <w:rsid w:val="1AA0633D"/>
    <w:rsid w:val="1AA2F1D5"/>
    <w:rsid w:val="1AA4A7B0"/>
    <w:rsid w:val="1AA59B15"/>
    <w:rsid w:val="1AA9883C"/>
    <w:rsid w:val="1AAF867A"/>
    <w:rsid w:val="1ABBDFBB"/>
    <w:rsid w:val="1AC12A09"/>
    <w:rsid w:val="1AC36D30"/>
    <w:rsid w:val="1ACF6042"/>
    <w:rsid w:val="1AD0DFCC"/>
    <w:rsid w:val="1AD6BAAA"/>
    <w:rsid w:val="1AD70FB8"/>
    <w:rsid w:val="1AE365D2"/>
    <w:rsid w:val="1AE50479"/>
    <w:rsid w:val="1AEBB034"/>
    <w:rsid w:val="1AF279E5"/>
    <w:rsid w:val="1AF2B50C"/>
    <w:rsid w:val="1AF86CE6"/>
    <w:rsid w:val="1AF9F9A6"/>
    <w:rsid w:val="1AFFCD0C"/>
    <w:rsid w:val="1B0A5504"/>
    <w:rsid w:val="1B0AC4CD"/>
    <w:rsid w:val="1B1162DF"/>
    <w:rsid w:val="1B1611DF"/>
    <w:rsid w:val="1B1643C5"/>
    <w:rsid w:val="1B16D1DB"/>
    <w:rsid w:val="1B27A9B1"/>
    <w:rsid w:val="1B29C2A6"/>
    <w:rsid w:val="1B2C1926"/>
    <w:rsid w:val="1B2F1AFD"/>
    <w:rsid w:val="1B39C850"/>
    <w:rsid w:val="1B39CD3D"/>
    <w:rsid w:val="1B3C34E5"/>
    <w:rsid w:val="1B42C917"/>
    <w:rsid w:val="1B4475A3"/>
    <w:rsid w:val="1B4A205A"/>
    <w:rsid w:val="1B4DD7AC"/>
    <w:rsid w:val="1B5868D2"/>
    <w:rsid w:val="1B593BBD"/>
    <w:rsid w:val="1B5BF43E"/>
    <w:rsid w:val="1B5F5F37"/>
    <w:rsid w:val="1B61DC0A"/>
    <w:rsid w:val="1B6301BA"/>
    <w:rsid w:val="1B6476D4"/>
    <w:rsid w:val="1B66CF4A"/>
    <w:rsid w:val="1B66E4EF"/>
    <w:rsid w:val="1B6791DA"/>
    <w:rsid w:val="1B6CDCD0"/>
    <w:rsid w:val="1B75931E"/>
    <w:rsid w:val="1B82D173"/>
    <w:rsid w:val="1B83CC27"/>
    <w:rsid w:val="1B85E0B3"/>
    <w:rsid w:val="1B93FD69"/>
    <w:rsid w:val="1B9442E2"/>
    <w:rsid w:val="1B9641A8"/>
    <w:rsid w:val="1B9731A4"/>
    <w:rsid w:val="1BA78A32"/>
    <w:rsid w:val="1BAFFD10"/>
    <w:rsid w:val="1BBF4199"/>
    <w:rsid w:val="1BC65955"/>
    <w:rsid w:val="1BC6CD42"/>
    <w:rsid w:val="1BCF8708"/>
    <w:rsid w:val="1BDF15F1"/>
    <w:rsid w:val="1BE548B7"/>
    <w:rsid w:val="1BEA1693"/>
    <w:rsid w:val="1BF11FD7"/>
    <w:rsid w:val="1BF2F13D"/>
    <w:rsid w:val="1C041CD4"/>
    <w:rsid w:val="1C0A816E"/>
    <w:rsid w:val="1C0BF052"/>
    <w:rsid w:val="1C1E10C6"/>
    <w:rsid w:val="1C225E91"/>
    <w:rsid w:val="1C31744E"/>
    <w:rsid w:val="1C33F4EB"/>
    <w:rsid w:val="1C425030"/>
    <w:rsid w:val="1C4644E2"/>
    <w:rsid w:val="1C4AB300"/>
    <w:rsid w:val="1C4AD6C5"/>
    <w:rsid w:val="1C4D4713"/>
    <w:rsid w:val="1C5E0D1E"/>
    <w:rsid w:val="1C6AF4D6"/>
    <w:rsid w:val="1C786416"/>
    <w:rsid w:val="1C79D75B"/>
    <w:rsid w:val="1C80E97D"/>
    <w:rsid w:val="1C8134DA"/>
    <w:rsid w:val="1C8B109B"/>
    <w:rsid w:val="1C8C458B"/>
    <w:rsid w:val="1C9037A9"/>
    <w:rsid w:val="1C97F87A"/>
    <w:rsid w:val="1C9EA1C5"/>
    <w:rsid w:val="1CA07591"/>
    <w:rsid w:val="1CA3D4ED"/>
    <w:rsid w:val="1CAE1EA8"/>
    <w:rsid w:val="1CB893D1"/>
    <w:rsid w:val="1CBBE88C"/>
    <w:rsid w:val="1CBFA32C"/>
    <w:rsid w:val="1CBFFB09"/>
    <w:rsid w:val="1CCCD484"/>
    <w:rsid w:val="1CCD7FF3"/>
    <w:rsid w:val="1CD25C07"/>
    <w:rsid w:val="1CD6EDD0"/>
    <w:rsid w:val="1CD8100D"/>
    <w:rsid w:val="1CDB6D14"/>
    <w:rsid w:val="1CDBA515"/>
    <w:rsid w:val="1CDC0296"/>
    <w:rsid w:val="1CDDBEC3"/>
    <w:rsid w:val="1CE9A88A"/>
    <w:rsid w:val="1CEE02ED"/>
    <w:rsid w:val="1CEE38AA"/>
    <w:rsid w:val="1CFB4DB8"/>
    <w:rsid w:val="1CFCE87B"/>
    <w:rsid w:val="1CFDB53B"/>
    <w:rsid w:val="1D0FA18C"/>
    <w:rsid w:val="1D1A618B"/>
    <w:rsid w:val="1D1D14D1"/>
    <w:rsid w:val="1D25B458"/>
    <w:rsid w:val="1D27175B"/>
    <w:rsid w:val="1D36753F"/>
    <w:rsid w:val="1D4BCD71"/>
    <w:rsid w:val="1D51661C"/>
    <w:rsid w:val="1D522320"/>
    <w:rsid w:val="1D5533CF"/>
    <w:rsid w:val="1D5DC8D2"/>
    <w:rsid w:val="1D5F3B64"/>
    <w:rsid w:val="1D6BE380"/>
    <w:rsid w:val="1D6F8CF5"/>
    <w:rsid w:val="1D7F4BCA"/>
    <w:rsid w:val="1D801D7B"/>
    <w:rsid w:val="1D9423CA"/>
    <w:rsid w:val="1D989AC0"/>
    <w:rsid w:val="1DBA6B34"/>
    <w:rsid w:val="1DBE79FE"/>
    <w:rsid w:val="1DC6C26F"/>
    <w:rsid w:val="1DC955F9"/>
    <w:rsid w:val="1DCECC22"/>
    <w:rsid w:val="1DD5FD42"/>
    <w:rsid w:val="1DDEB833"/>
    <w:rsid w:val="1DE06B9A"/>
    <w:rsid w:val="1DE6F4E9"/>
    <w:rsid w:val="1DF1DBB2"/>
    <w:rsid w:val="1E14E8D3"/>
    <w:rsid w:val="1E15D791"/>
    <w:rsid w:val="1E2C00FF"/>
    <w:rsid w:val="1E2C9F42"/>
    <w:rsid w:val="1E2FDBD8"/>
    <w:rsid w:val="1E31B93F"/>
    <w:rsid w:val="1E33AC3B"/>
    <w:rsid w:val="1E348248"/>
    <w:rsid w:val="1E48834C"/>
    <w:rsid w:val="1E49941B"/>
    <w:rsid w:val="1E4BE972"/>
    <w:rsid w:val="1E4F3AF5"/>
    <w:rsid w:val="1E51D4D4"/>
    <w:rsid w:val="1E53BCDE"/>
    <w:rsid w:val="1E57B8ED"/>
    <w:rsid w:val="1E6010A6"/>
    <w:rsid w:val="1E60B178"/>
    <w:rsid w:val="1E62BCB2"/>
    <w:rsid w:val="1E669A05"/>
    <w:rsid w:val="1E6F3131"/>
    <w:rsid w:val="1E7D9683"/>
    <w:rsid w:val="1E81C11C"/>
    <w:rsid w:val="1E83477E"/>
    <w:rsid w:val="1E8FE5D8"/>
    <w:rsid w:val="1E90E142"/>
    <w:rsid w:val="1E946B09"/>
    <w:rsid w:val="1E9770B9"/>
    <w:rsid w:val="1E9877D8"/>
    <w:rsid w:val="1EB20368"/>
    <w:rsid w:val="1EB313CE"/>
    <w:rsid w:val="1EB77B64"/>
    <w:rsid w:val="1EB99E98"/>
    <w:rsid w:val="1EC47AEE"/>
    <w:rsid w:val="1EC7060D"/>
    <w:rsid w:val="1EC7FA53"/>
    <w:rsid w:val="1ED3E306"/>
    <w:rsid w:val="1ED62BDF"/>
    <w:rsid w:val="1EDB67CE"/>
    <w:rsid w:val="1EDDB27A"/>
    <w:rsid w:val="1EDF6CAD"/>
    <w:rsid w:val="1EE38E78"/>
    <w:rsid w:val="1EFF1DC4"/>
    <w:rsid w:val="1F02BA9B"/>
    <w:rsid w:val="1F0DEB7B"/>
    <w:rsid w:val="1F1B08B1"/>
    <w:rsid w:val="1F28203B"/>
    <w:rsid w:val="1F307A91"/>
    <w:rsid w:val="1F38EA28"/>
    <w:rsid w:val="1F3C3241"/>
    <w:rsid w:val="1F4AC346"/>
    <w:rsid w:val="1F57077B"/>
    <w:rsid w:val="1F58B37A"/>
    <w:rsid w:val="1F5AEA73"/>
    <w:rsid w:val="1F5B4AB4"/>
    <w:rsid w:val="1F5D7597"/>
    <w:rsid w:val="1F665D61"/>
    <w:rsid w:val="1F68F9F5"/>
    <w:rsid w:val="1F6C34AD"/>
    <w:rsid w:val="1F7048D6"/>
    <w:rsid w:val="1F708DCA"/>
    <w:rsid w:val="1F725D9D"/>
    <w:rsid w:val="1F7350BB"/>
    <w:rsid w:val="1F77278D"/>
    <w:rsid w:val="1F7C11BD"/>
    <w:rsid w:val="1F80A2CA"/>
    <w:rsid w:val="1F84007C"/>
    <w:rsid w:val="1F862FE3"/>
    <w:rsid w:val="1F89B627"/>
    <w:rsid w:val="1F8C4BD7"/>
    <w:rsid w:val="1F8E6141"/>
    <w:rsid w:val="1F933299"/>
    <w:rsid w:val="1F998356"/>
    <w:rsid w:val="1FA613DA"/>
    <w:rsid w:val="1FAC4AA3"/>
    <w:rsid w:val="1FACA204"/>
    <w:rsid w:val="1FB37021"/>
    <w:rsid w:val="1FB57D8E"/>
    <w:rsid w:val="1FB8E17D"/>
    <w:rsid w:val="1FD240E2"/>
    <w:rsid w:val="1FD30918"/>
    <w:rsid w:val="1FD45357"/>
    <w:rsid w:val="1FD5105F"/>
    <w:rsid w:val="1FDCFDE5"/>
    <w:rsid w:val="1FE03D2E"/>
    <w:rsid w:val="1FE2A709"/>
    <w:rsid w:val="1FE3FC15"/>
    <w:rsid w:val="1FE939B7"/>
    <w:rsid w:val="1FEE7C5D"/>
    <w:rsid w:val="1FF8EF50"/>
    <w:rsid w:val="1FFD507D"/>
    <w:rsid w:val="1FFDFC5F"/>
    <w:rsid w:val="200F28F3"/>
    <w:rsid w:val="200F8A31"/>
    <w:rsid w:val="2012D6D8"/>
    <w:rsid w:val="20145CDA"/>
    <w:rsid w:val="201F446F"/>
    <w:rsid w:val="2021C44C"/>
    <w:rsid w:val="2021FB0C"/>
    <w:rsid w:val="2028EA99"/>
    <w:rsid w:val="20291E8C"/>
    <w:rsid w:val="2035DE3C"/>
    <w:rsid w:val="2052EA9F"/>
    <w:rsid w:val="2056AD4B"/>
    <w:rsid w:val="205F21E4"/>
    <w:rsid w:val="205F2B65"/>
    <w:rsid w:val="2060BE49"/>
    <w:rsid w:val="2061F26D"/>
    <w:rsid w:val="2063AB79"/>
    <w:rsid w:val="2065519D"/>
    <w:rsid w:val="206A29CF"/>
    <w:rsid w:val="206A421C"/>
    <w:rsid w:val="206F9E75"/>
    <w:rsid w:val="206FF7E3"/>
    <w:rsid w:val="20721D26"/>
    <w:rsid w:val="2073404A"/>
    <w:rsid w:val="208251BE"/>
    <w:rsid w:val="20836E33"/>
    <w:rsid w:val="208FD017"/>
    <w:rsid w:val="209090AE"/>
    <w:rsid w:val="20996448"/>
    <w:rsid w:val="209B3149"/>
    <w:rsid w:val="20A3DBE8"/>
    <w:rsid w:val="20AC254E"/>
    <w:rsid w:val="20AE4652"/>
    <w:rsid w:val="20CB51B2"/>
    <w:rsid w:val="20CD2947"/>
    <w:rsid w:val="20D59868"/>
    <w:rsid w:val="20D64154"/>
    <w:rsid w:val="20D72B38"/>
    <w:rsid w:val="20DACC2F"/>
    <w:rsid w:val="20DCDFCF"/>
    <w:rsid w:val="20F8EAC9"/>
    <w:rsid w:val="210FCAB5"/>
    <w:rsid w:val="2110245C"/>
    <w:rsid w:val="2110E49B"/>
    <w:rsid w:val="211C2FBE"/>
    <w:rsid w:val="211D9DB3"/>
    <w:rsid w:val="21229364"/>
    <w:rsid w:val="212455D9"/>
    <w:rsid w:val="21284D9D"/>
    <w:rsid w:val="21291C02"/>
    <w:rsid w:val="212DE069"/>
    <w:rsid w:val="2135FF0C"/>
    <w:rsid w:val="21374DC6"/>
    <w:rsid w:val="21378526"/>
    <w:rsid w:val="2141C2AA"/>
    <w:rsid w:val="2145B913"/>
    <w:rsid w:val="2146FE58"/>
    <w:rsid w:val="214EC9AD"/>
    <w:rsid w:val="2159CFAD"/>
    <w:rsid w:val="215C659D"/>
    <w:rsid w:val="217B83BA"/>
    <w:rsid w:val="21818FCB"/>
    <w:rsid w:val="218516FA"/>
    <w:rsid w:val="218FAAE5"/>
    <w:rsid w:val="219EE690"/>
    <w:rsid w:val="21A13072"/>
    <w:rsid w:val="21B02030"/>
    <w:rsid w:val="21B7F5DF"/>
    <w:rsid w:val="21B9E07A"/>
    <w:rsid w:val="21BCCB82"/>
    <w:rsid w:val="21BEA835"/>
    <w:rsid w:val="21C934BC"/>
    <w:rsid w:val="21D2F147"/>
    <w:rsid w:val="21D44AA5"/>
    <w:rsid w:val="21D73646"/>
    <w:rsid w:val="21DAF87D"/>
    <w:rsid w:val="21E3AA64"/>
    <w:rsid w:val="21F58260"/>
    <w:rsid w:val="2200547B"/>
    <w:rsid w:val="220E1ADA"/>
    <w:rsid w:val="220E50C6"/>
    <w:rsid w:val="22133845"/>
    <w:rsid w:val="2215BBB7"/>
    <w:rsid w:val="2223047A"/>
    <w:rsid w:val="222666A1"/>
    <w:rsid w:val="2229794F"/>
    <w:rsid w:val="223236C8"/>
    <w:rsid w:val="2234C205"/>
    <w:rsid w:val="2236890C"/>
    <w:rsid w:val="223C9126"/>
    <w:rsid w:val="223FF3CC"/>
    <w:rsid w:val="22440762"/>
    <w:rsid w:val="22462356"/>
    <w:rsid w:val="224FDBFB"/>
    <w:rsid w:val="22515320"/>
    <w:rsid w:val="226A026D"/>
    <w:rsid w:val="226ED475"/>
    <w:rsid w:val="226EE27C"/>
    <w:rsid w:val="2272158F"/>
    <w:rsid w:val="2279A368"/>
    <w:rsid w:val="2280293E"/>
    <w:rsid w:val="22857824"/>
    <w:rsid w:val="2286EB3B"/>
    <w:rsid w:val="228F8896"/>
    <w:rsid w:val="228FFFA6"/>
    <w:rsid w:val="22932E51"/>
    <w:rsid w:val="229EBFC8"/>
    <w:rsid w:val="22A9CC67"/>
    <w:rsid w:val="22B4AC5D"/>
    <w:rsid w:val="22B85018"/>
    <w:rsid w:val="22C0263A"/>
    <w:rsid w:val="22C27819"/>
    <w:rsid w:val="22CBE2DA"/>
    <w:rsid w:val="22CCCD8A"/>
    <w:rsid w:val="22D6E979"/>
    <w:rsid w:val="22E5BA53"/>
    <w:rsid w:val="22E5F0A5"/>
    <w:rsid w:val="22E5F5E7"/>
    <w:rsid w:val="22E7DF18"/>
    <w:rsid w:val="22F3B864"/>
    <w:rsid w:val="22F82127"/>
    <w:rsid w:val="2309F808"/>
    <w:rsid w:val="231A60A7"/>
    <w:rsid w:val="2322AC18"/>
    <w:rsid w:val="232C97BE"/>
    <w:rsid w:val="2330302F"/>
    <w:rsid w:val="23466C7C"/>
    <w:rsid w:val="2348BB93"/>
    <w:rsid w:val="2350C8DA"/>
    <w:rsid w:val="2351DC63"/>
    <w:rsid w:val="2352D515"/>
    <w:rsid w:val="23630462"/>
    <w:rsid w:val="2369D0F7"/>
    <w:rsid w:val="236CFA11"/>
    <w:rsid w:val="237BDC73"/>
    <w:rsid w:val="23892951"/>
    <w:rsid w:val="238A028A"/>
    <w:rsid w:val="2394D6C9"/>
    <w:rsid w:val="239CABE6"/>
    <w:rsid w:val="23A9C6CA"/>
    <w:rsid w:val="23B3E2C6"/>
    <w:rsid w:val="23B7C476"/>
    <w:rsid w:val="23B93110"/>
    <w:rsid w:val="23BEBD59"/>
    <w:rsid w:val="23C0563E"/>
    <w:rsid w:val="23C948E6"/>
    <w:rsid w:val="23CC461C"/>
    <w:rsid w:val="23CCA581"/>
    <w:rsid w:val="23D80B77"/>
    <w:rsid w:val="23DC0261"/>
    <w:rsid w:val="23DF9835"/>
    <w:rsid w:val="23DFE5B8"/>
    <w:rsid w:val="23E219C8"/>
    <w:rsid w:val="23E78C22"/>
    <w:rsid w:val="23F98A71"/>
    <w:rsid w:val="23FF5F58"/>
    <w:rsid w:val="240ACA91"/>
    <w:rsid w:val="2410FFA2"/>
    <w:rsid w:val="24127DCB"/>
    <w:rsid w:val="2412FC40"/>
    <w:rsid w:val="24204331"/>
    <w:rsid w:val="24205298"/>
    <w:rsid w:val="24214885"/>
    <w:rsid w:val="24288CEB"/>
    <w:rsid w:val="242CD9DB"/>
    <w:rsid w:val="242F6C60"/>
    <w:rsid w:val="2430D1BA"/>
    <w:rsid w:val="2433EAE0"/>
    <w:rsid w:val="243D9ADA"/>
    <w:rsid w:val="244D97F0"/>
    <w:rsid w:val="244F82E0"/>
    <w:rsid w:val="245B5822"/>
    <w:rsid w:val="2460BCC4"/>
    <w:rsid w:val="246B33AB"/>
    <w:rsid w:val="246B64BF"/>
    <w:rsid w:val="246BC90C"/>
    <w:rsid w:val="246BD792"/>
    <w:rsid w:val="246DFB8C"/>
    <w:rsid w:val="24760AE1"/>
    <w:rsid w:val="247B7A77"/>
    <w:rsid w:val="2480A35B"/>
    <w:rsid w:val="2482E654"/>
    <w:rsid w:val="24858D47"/>
    <w:rsid w:val="2485C41D"/>
    <w:rsid w:val="2487C66C"/>
    <w:rsid w:val="248DE4B9"/>
    <w:rsid w:val="24AAF74C"/>
    <w:rsid w:val="24B18205"/>
    <w:rsid w:val="24C08FB7"/>
    <w:rsid w:val="24C2EFD7"/>
    <w:rsid w:val="24C3DAB3"/>
    <w:rsid w:val="24C84337"/>
    <w:rsid w:val="24C8EB69"/>
    <w:rsid w:val="24CEF1A2"/>
    <w:rsid w:val="24CFB079"/>
    <w:rsid w:val="24D02248"/>
    <w:rsid w:val="24D481D9"/>
    <w:rsid w:val="24D6D702"/>
    <w:rsid w:val="24E1DA0D"/>
    <w:rsid w:val="24E2C651"/>
    <w:rsid w:val="24F68EDA"/>
    <w:rsid w:val="24F89ED7"/>
    <w:rsid w:val="25017D9B"/>
    <w:rsid w:val="25084591"/>
    <w:rsid w:val="250D831A"/>
    <w:rsid w:val="250D844A"/>
    <w:rsid w:val="25159632"/>
    <w:rsid w:val="251C6A14"/>
    <w:rsid w:val="25296601"/>
    <w:rsid w:val="252B2306"/>
    <w:rsid w:val="2532BA88"/>
    <w:rsid w:val="253BF71B"/>
    <w:rsid w:val="253CC243"/>
    <w:rsid w:val="253EB21D"/>
    <w:rsid w:val="254D8DB6"/>
    <w:rsid w:val="25502EF8"/>
    <w:rsid w:val="2559A9BB"/>
    <w:rsid w:val="255B9BC1"/>
    <w:rsid w:val="255F2D56"/>
    <w:rsid w:val="25637E72"/>
    <w:rsid w:val="2563CC1C"/>
    <w:rsid w:val="2568BC3D"/>
    <w:rsid w:val="256DE224"/>
    <w:rsid w:val="2571E874"/>
    <w:rsid w:val="25725EFE"/>
    <w:rsid w:val="25768378"/>
    <w:rsid w:val="2577948E"/>
    <w:rsid w:val="257C134E"/>
    <w:rsid w:val="259E4083"/>
    <w:rsid w:val="25A399F7"/>
    <w:rsid w:val="25AAFAA0"/>
    <w:rsid w:val="25ABE239"/>
    <w:rsid w:val="25ADB650"/>
    <w:rsid w:val="25AE7455"/>
    <w:rsid w:val="25CD44DA"/>
    <w:rsid w:val="25CEFE49"/>
    <w:rsid w:val="25D9E014"/>
    <w:rsid w:val="25E53733"/>
    <w:rsid w:val="25E5D441"/>
    <w:rsid w:val="25EEB610"/>
    <w:rsid w:val="26001FD6"/>
    <w:rsid w:val="2602BB2B"/>
    <w:rsid w:val="2605AFC4"/>
    <w:rsid w:val="26102A41"/>
    <w:rsid w:val="261AB840"/>
    <w:rsid w:val="261BE388"/>
    <w:rsid w:val="261F0B49"/>
    <w:rsid w:val="2620E691"/>
    <w:rsid w:val="2623D621"/>
    <w:rsid w:val="262FC8FC"/>
    <w:rsid w:val="26368697"/>
    <w:rsid w:val="263C76C4"/>
    <w:rsid w:val="263DEC15"/>
    <w:rsid w:val="263ED643"/>
    <w:rsid w:val="26400DBB"/>
    <w:rsid w:val="26542808"/>
    <w:rsid w:val="26581FBB"/>
    <w:rsid w:val="266BF991"/>
    <w:rsid w:val="266D7F9B"/>
    <w:rsid w:val="266E7C6A"/>
    <w:rsid w:val="26717C2D"/>
    <w:rsid w:val="26751D8B"/>
    <w:rsid w:val="267ADA0E"/>
    <w:rsid w:val="267B2077"/>
    <w:rsid w:val="267F42A4"/>
    <w:rsid w:val="268521EE"/>
    <w:rsid w:val="268525EC"/>
    <w:rsid w:val="26866628"/>
    <w:rsid w:val="2687FD51"/>
    <w:rsid w:val="268AED95"/>
    <w:rsid w:val="26910A1B"/>
    <w:rsid w:val="2691F013"/>
    <w:rsid w:val="269B0446"/>
    <w:rsid w:val="269BE44C"/>
    <w:rsid w:val="26A84EA1"/>
    <w:rsid w:val="26AA4481"/>
    <w:rsid w:val="26AC652A"/>
    <w:rsid w:val="26B1ED16"/>
    <w:rsid w:val="26B72F66"/>
    <w:rsid w:val="26B912F3"/>
    <w:rsid w:val="26C5CC8E"/>
    <w:rsid w:val="26D05A86"/>
    <w:rsid w:val="26D783A8"/>
    <w:rsid w:val="26DAB4FC"/>
    <w:rsid w:val="26DF2341"/>
    <w:rsid w:val="26E0FE0F"/>
    <w:rsid w:val="26ED1C8B"/>
    <w:rsid w:val="26F122BE"/>
    <w:rsid w:val="26F25DA2"/>
    <w:rsid w:val="2720189E"/>
    <w:rsid w:val="2721B019"/>
    <w:rsid w:val="2721B039"/>
    <w:rsid w:val="27234D1E"/>
    <w:rsid w:val="272EE280"/>
    <w:rsid w:val="27368A6F"/>
    <w:rsid w:val="273AB7FD"/>
    <w:rsid w:val="273B17AB"/>
    <w:rsid w:val="273FE556"/>
    <w:rsid w:val="274C6D4A"/>
    <w:rsid w:val="27529EAA"/>
    <w:rsid w:val="277899CA"/>
    <w:rsid w:val="2778AC8B"/>
    <w:rsid w:val="277CE403"/>
    <w:rsid w:val="277E9CE5"/>
    <w:rsid w:val="27844DC3"/>
    <w:rsid w:val="27871F01"/>
    <w:rsid w:val="278756F7"/>
    <w:rsid w:val="278F186F"/>
    <w:rsid w:val="279697BD"/>
    <w:rsid w:val="2798E2E4"/>
    <w:rsid w:val="27A0DEBB"/>
    <w:rsid w:val="27A3F59A"/>
    <w:rsid w:val="27A57510"/>
    <w:rsid w:val="27ABBD77"/>
    <w:rsid w:val="27B27100"/>
    <w:rsid w:val="27B3B156"/>
    <w:rsid w:val="27B9AD79"/>
    <w:rsid w:val="27C42E4C"/>
    <w:rsid w:val="27CC6C3A"/>
    <w:rsid w:val="27D4A50B"/>
    <w:rsid w:val="27D64BED"/>
    <w:rsid w:val="27DB5B83"/>
    <w:rsid w:val="27EE62B4"/>
    <w:rsid w:val="27EF6895"/>
    <w:rsid w:val="27F50E88"/>
    <w:rsid w:val="27FDBD22"/>
    <w:rsid w:val="280539C6"/>
    <w:rsid w:val="280730C9"/>
    <w:rsid w:val="280ACA6B"/>
    <w:rsid w:val="28135871"/>
    <w:rsid w:val="282076DE"/>
    <w:rsid w:val="282D4C94"/>
    <w:rsid w:val="28372270"/>
    <w:rsid w:val="283BBC2F"/>
    <w:rsid w:val="28401A62"/>
    <w:rsid w:val="28441F02"/>
    <w:rsid w:val="2852A1D9"/>
    <w:rsid w:val="28536208"/>
    <w:rsid w:val="2855D32E"/>
    <w:rsid w:val="285C36C4"/>
    <w:rsid w:val="285CCE61"/>
    <w:rsid w:val="28630A36"/>
    <w:rsid w:val="2864B6AC"/>
    <w:rsid w:val="28656133"/>
    <w:rsid w:val="2868163D"/>
    <w:rsid w:val="286F5608"/>
    <w:rsid w:val="2871DBED"/>
    <w:rsid w:val="287A0A06"/>
    <w:rsid w:val="287EE17F"/>
    <w:rsid w:val="2885D98B"/>
    <w:rsid w:val="2894BD05"/>
    <w:rsid w:val="2898C74A"/>
    <w:rsid w:val="289E466D"/>
    <w:rsid w:val="289EB4A5"/>
    <w:rsid w:val="28AEA6B3"/>
    <w:rsid w:val="28AF3550"/>
    <w:rsid w:val="28AF67F7"/>
    <w:rsid w:val="28B2EE04"/>
    <w:rsid w:val="28B30958"/>
    <w:rsid w:val="28B4953B"/>
    <w:rsid w:val="28B57B27"/>
    <w:rsid w:val="28B627AD"/>
    <w:rsid w:val="28BBEEF1"/>
    <w:rsid w:val="28BD6045"/>
    <w:rsid w:val="28C37E5F"/>
    <w:rsid w:val="28CCDD86"/>
    <w:rsid w:val="28D545EC"/>
    <w:rsid w:val="28D62EAB"/>
    <w:rsid w:val="28DDDD7D"/>
    <w:rsid w:val="28E8E4EC"/>
    <w:rsid w:val="28EC6CC8"/>
    <w:rsid w:val="28ECAA70"/>
    <w:rsid w:val="28F80B7B"/>
    <w:rsid w:val="28FCD0B8"/>
    <w:rsid w:val="29004AFE"/>
    <w:rsid w:val="290D6EA1"/>
    <w:rsid w:val="29139956"/>
    <w:rsid w:val="2922A37E"/>
    <w:rsid w:val="292A456D"/>
    <w:rsid w:val="292B600C"/>
    <w:rsid w:val="292D307B"/>
    <w:rsid w:val="2938CDF4"/>
    <w:rsid w:val="2949EDE4"/>
    <w:rsid w:val="294E2554"/>
    <w:rsid w:val="29567672"/>
    <w:rsid w:val="295F1107"/>
    <w:rsid w:val="295F32E2"/>
    <w:rsid w:val="29621DEF"/>
    <w:rsid w:val="2966BC02"/>
    <w:rsid w:val="296A6EEB"/>
    <w:rsid w:val="29741786"/>
    <w:rsid w:val="2987763E"/>
    <w:rsid w:val="2989DAD5"/>
    <w:rsid w:val="298B9BF0"/>
    <w:rsid w:val="298F2FD1"/>
    <w:rsid w:val="2992AE11"/>
    <w:rsid w:val="2993D2D9"/>
    <w:rsid w:val="29979CDB"/>
    <w:rsid w:val="299945D9"/>
    <w:rsid w:val="299A6030"/>
    <w:rsid w:val="29B697FE"/>
    <w:rsid w:val="29C71403"/>
    <w:rsid w:val="29DA8605"/>
    <w:rsid w:val="29DCC613"/>
    <w:rsid w:val="29E6577D"/>
    <w:rsid w:val="29EE0104"/>
    <w:rsid w:val="29EE6902"/>
    <w:rsid w:val="29F41799"/>
    <w:rsid w:val="29F4B9C1"/>
    <w:rsid w:val="29F9615F"/>
    <w:rsid w:val="2A064F5D"/>
    <w:rsid w:val="2A07E7CE"/>
    <w:rsid w:val="2A0D6ACE"/>
    <w:rsid w:val="2A0E3EF6"/>
    <w:rsid w:val="2A193780"/>
    <w:rsid w:val="2A1D5249"/>
    <w:rsid w:val="2A1FD145"/>
    <w:rsid w:val="2A250F4F"/>
    <w:rsid w:val="2A2C0CDB"/>
    <w:rsid w:val="2A2C9E89"/>
    <w:rsid w:val="2A2D0CA5"/>
    <w:rsid w:val="2A382360"/>
    <w:rsid w:val="2A3BB032"/>
    <w:rsid w:val="2A3C5A0A"/>
    <w:rsid w:val="2A3C5D74"/>
    <w:rsid w:val="2A3EA3DE"/>
    <w:rsid w:val="2A3ECB2B"/>
    <w:rsid w:val="2A428628"/>
    <w:rsid w:val="2A482E9E"/>
    <w:rsid w:val="2A49EC7F"/>
    <w:rsid w:val="2A5AB2E5"/>
    <w:rsid w:val="2A5F677F"/>
    <w:rsid w:val="2A61255F"/>
    <w:rsid w:val="2A62058A"/>
    <w:rsid w:val="2A680216"/>
    <w:rsid w:val="2A6C5A63"/>
    <w:rsid w:val="2A6CF315"/>
    <w:rsid w:val="2A6E2666"/>
    <w:rsid w:val="2A6FB598"/>
    <w:rsid w:val="2A707D40"/>
    <w:rsid w:val="2A73EBEF"/>
    <w:rsid w:val="2A808831"/>
    <w:rsid w:val="2A867074"/>
    <w:rsid w:val="2A89AB26"/>
    <w:rsid w:val="2A8A9B41"/>
    <w:rsid w:val="2A8EC6B4"/>
    <w:rsid w:val="2A8FA8DE"/>
    <w:rsid w:val="2A92B75C"/>
    <w:rsid w:val="2A931EF7"/>
    <w:rsid w:val="2A94FD3A"/>
    <w:rsid w:val="2A9907FE"/>
    <w:rsid w:val="2A9B72A3"/>
    <w:rsid w:val="2A9ED2F9"/>
    <w:rsid w:val="2AA0B72F"/>
    <w:rsid w:val="2AA59246"/>
    <w:rsid w:val="2AA63EF5"/>
    <w:rsid w:val="2AA78AA8"/>
    <w:rsid w:val="2AADB137"/>
    <w:rsid w:val="2AB38890"/>
    <w:rsid w:val="2AB596C5"/>
    <w:rsid w:val="2ABE2B46"/>
    <w:rsid w:val="2AC0C70A"/>
    <w:rsid w:val="2AC7A1F0"/>
    <w:rsid w:val="2AD81B37"/>
    <w:rsid w:val="2ADDE544"/>
    <w:rsid w:val="2AEBBDC9"/>
    <w:rsid w:val="2AF60E70"/>
    <w:rsid w:val="2AFCFF5F"/>
    <w:rsid w:val="2B00D140"/>
    <w:rsid w:val="2B01596F"/>
    <w:rsid w:val="2B0369C0"/>
    <w:rsid w:val="2B08866B"/>
    <w:rsid w:val="2B0F9F39"/>
    <w:rsid w:val="2B1CD1FB"/>
    <w:rsid w:val="2B21CC13"/>
    <w:rsid w:val="2B224FF2"/>
    <w:rsid w:val="2B35163A"/>
    <w:rsid w:val="2B3BC1C5"/>
    <w:rsid w:val="2B426B2D"/>
    <w:rsid w:val="2B53265E"/>
    <w:rsid w:val="2B59956C"/>
    <w:rsid w:val="2B5C3DA2"/>
    <w:rsid w:val="2B63B073"/>
    <w:rsid w:val="2B733355"/>
    <w:rsid w:val="2B736ABB"/>
    <w:rsid w:val="2B83B10B"/>
    <w:rsid w:val="2B884769"/>
    <w:rsid w:val="2B89A02C"/>
    <w:rsid w:val="2B8C5F46"/>
    <w:rsid w:val="2B9C8D9B"/>
    <w:rsid w:val="2B9DF948"/>
    <w:rsid w:val="2BA3ADE6"/>
    <w:rsid w:val="2BA6A92B"/>
    <w:rsid w:val="2BA7DB13"/>
    <w:rsid w:val="2BB2EB75"/>
    <w:rsid w:val="2BC9CE51"/>
    <w:rsid w:val="2BCB88B9"/>
    <w:rsid w:val="2BCD12F1"/>
    <w:rsid w:val="2BD227C5"/>
    <w:rsid w:val="2BD43147"/>
    <w:rsid w:val="2BD67A47"/>
    <w:rsid w:val="2BDA27FE"/>
    <w:rsid w:val="2BE6D612"/>
    <w:rsid w:val="2BE6E552"/>
    <w:rsid w:val="2BF8D9B2"/>
    <w:rsid w:val="2BFD0B08"/>
    <w:rsid w:val="2BFE65C7"/>
    <w:rsid w:val="2C06A4AF"/>
    <w:rsid w:val="2C081C9D"/>
    <w:rsid w:val="2C098A4E"/>
    <w:rsid w:val="2C14D5C1"/>
    <w:rsid w:val="2C1D6895"/>
    <w:rsid w:val="2C242C6A"/>
    <w:rsid w:val="2C266A36"/>
    <w:rsid w:val="2C2B50F7"/>
    <w:rsid w:val="2C361E1C"/>
    <w:rsid w:val="2C38431C"/>
    <w:rsid w:val="2C404E08"/>
    <w:rsid w:val="2C5CF371"/>
    <w:rsid w:val="2C5F4727"/>
    <w:rsid w:val="2C687655"/>
    <w:rsid w:val="2C688EFA"/>
    <w:rsid w:val="2C6CDB65"/>
    <w:rsid w:val="2C7B7E05"/>
    <w:rsid w:val="2C7C6F21"/>
    <w:rsid w:val="2C7E3047"/>
    <w:rsid w:val="2C85E223"/>
    <w:rsid w:val="2C8D60C1"/>
    <w:rsid w:val="2C908CD5"/>
    <w:rsid w:val="2C9CEA33"/>
    <w:rsid w:val="2CA25890"/>
    <w:rsid w:val="2CBD00C9"/>
    <w:rsid w:val="2CBE1EFD"/>
    <w:rsid w:val="2CC9AA22"/>
    <w:rsid w:val="2CCD836C"/>
    <w:rsid w:val="2CD7673E"/>
    <w:rsid w:val="2CDB3756"/>
    <w:rsid w:val="2CE442BE"/>
    <w:rsid w:val="2CF1CF91"/>
    <w:rsid w:val="2CF78A1A"/>
    <w:rsid w:val="2CFABCEF"/>
    <w:rsid w:val="2D078030"/>
    <w:rsid w:val="2D0BA52D"/>
    <w:rsid w:val="2D108ED0"/>
    <w:rsid w:val="2D12FB8E"/>
    <w:rsid w:val="2D1E14DA"/>
    <w:rsid w:val="2D202D2A"/>
    <w:rsid w:val="2D2DA327"/>
    <w:rsid w:val="2D3112F6"/>
    <w:rsid w:val="2D342A0B"/>
    <w:rsid w:val="2D396EA2"/>
    <w:rsid w:val="2D47EE89"/>
    <w:rsid w:val="2D4B737B"/>
    <w:rsid w:val="2D4E358D"/>
    <w:rsid w:val="2D55136A"/>
    <w:rsid w:val="2D57C267"/>
    <w:rsid w:val="2D5A6E4B"/>
    <w:rsid w:val="2D5DAAB6"/>
    <w:rsid w:val="2D604E93"/>
    <w:rsid w:val="2D736B30"/>
    <w:rsid w:val="2D74A8CB"/>
    <w:rsid w:val="2D7F43CD"/>
    <w:rsid w:val="2D867A7B"/>
    <w:rsid w:val="2D92F827"/>
    <w:rsid w:val="2D943B84"/>
    <w:rsid w:val="2D945EF4"/>
    <w:rsid w:val="2D97AB69"/>
    <w:rsid w:val="2D996513"/>
    <w:rsid w:val="2D9BCA6C"/>
    <w:rsid w:val="2DA3609C"/>
    <w:rsid w:val="2DA87E47"/>
    <w:rsid w:val="2DAAFE25"/>
    <w:rsid w:val="2DAB0083"/>
    <w:rsid w:val="2DAE4FF4"/>
    <w:rsid w:val="2DB0437D"/>
    <w:rsid w:val="2DB9DE86"/>
    <w:rsid w:val="2DCCE1E0"/>
    <w:rsid w:val="2DDE609B"/>
    <w:rsid w:val="2DEA2CC1"/>
    <w:rsid w:val="2DFCCEBA"/>
    <w:rsid w:val="2E055E91"/>
    <w:rsid w:val="2E0D88F9"/>
    <w:rsid w:val="2E13D130"/>
    <w:rsid w:val="2E1AFC53"/>
    <w:rsid w:val="2E214B2B"/>
    <w:rsid w:val="2E3ACDF9"/>
    <w:rsid w:val="2E3AF41D"/>
    <w:rsid w:val="2E437797"/>
    <w:rsid w:val="2E44F980"/>
    <w:rsid w:val="2E4898B3"/>
    <w:rsid w:val="2E5AB36E"/>
    <w:rsid w:val="2E600F00"/>
    <w:rsid w:val="2E63633A"/>
    <w:rsid w:val="2E6CE25F"/>
    <w:rsid w:val="2E7177A2"/>
    <w:rsid w:val="2E75CA3D"/>
    <w:rsid w:val="2E80A87F"/>
    <w:rsid w:val="2E82EEEB"/>
    <w:rsid w:val="2E87066F"/>
    <w:rsid w:val="2E88EAA7"/>
    <w:rsid w:val="2E891B47"/>
    <w:rsid w:val="2E8E2E8C"/>
    <w:rsid w:val="2E9A3829"/>
    <w:rsid w:val="2E9BE044"/>
    <w:rsid w:val="2E9E1C4C"/>
    <w:rsid w:val="2EA00C0F"/>
    <w:rsid w:val="2EA2B29C"/>
    <w:rsid w:val="2EA6A97C"/>
    <w:rsid w:val="2EABAD9A"/>
    <w:rsid w:val="2EB5EA26"/>
    <w:rsid w:val="2EB92727"/>
    <w:rsid w:val="2EC2A38C"/>
    <w:rsid w:val="2EC2CCBD"/>
    <w:rsid w:val="2EC2CF8E"/>
    <w:rsid w:val="2ECAE93E"/>
    <w:rsid w:val="2ED4327D"/>
    <w:rsid w:val="2ED99858"/>
    <w:rsid w:val="2EDA869C"/>
    <w:rsid w:val="2EDAB7B6"/>
    <w:rsid w:val="2EDBBF6D"/>
    <w:rsid w:val="2EDFE0A4"/>
    <w:rsid w:val="2EE70D75"/>
    <w:rsid w:val="2EEA9C42"/>
    <w:rsid w:val="2EEED8DC"/>
    <w:rsid w:val="2EF82E70"/>
    <w:rsid w:val="2EF848D9"/>
    <w:rsid w:val="2EFECBFA"/>
    <w:rsid w:val="2F016F13"/>
    <w:rsid w:val="2F025EDF"/>
    <w:rsid w:val="2F031014"/>
    <w:rsid w:val="2F0394AF"/>
    <w:rsid w:val="2F094315"/>
    <w:rsid w:val="2F161FB0"/>
    <w:rsid w:val="2F220E30"/>
    <w:rsid w:val="2F26645A"/>
    <w:rsid w:val="2F2EF976"/>
    <w:rsid w:val="2F3F30FD"/>
    <w:rsid w:val="2F41A548"/>
    <w:rsid w:val="2F474279"/>
    <w:rsid w:val="2F4B4F3B"/>
    <w:rsid w:val="2F4C43CF"/>
    <w:rsid w:val="2F54EC1C"/>
    <w:rsid w:val="2F55AEE7"/>
    <w:rsid w:val="2F58DD30"/>
    <w:rsid w:val="2F64BBBF"/>
    <w:rsid w:val="2F6F4507"/>
    <w:rsid w:val="2F74F0B4"/>
    <w:rsid w:val="2F75CB5A"/>
    <w:rsid w:val="2F777A08"/>
    <w:rsid w:val="2F79125B"/>
    <w:rsid w:val="2F821E82"/>
    <w:rsid w:val="2F836053"/>
    <w:rsid w:val="2F885AB8"/>
    <w:rsid w:val="2F8A4A35"/>
    <w:rsid w:val="2F8AA555"/>
    <w:rsid w:val="2F8D2F70"/>
    <w:rsid w:val="2F942D71"/>
    <w:rsid w:val="2F97B13F"/>
    <w:rsid w:val="2F97CF9B"/>
    <w:rsid w:val="2F9A18AE"/>
    <w:rsid w:val="2FA99D71"/>
    <w:rsid w:val="2FB34919"/>
    <w:rsid w:val="2FB5D109"/>
    <w:rsid w:val="2FB759C5"/>
    <w:rsid w:val="2FC56284"/>
    <w:rsid w:val="2FC66920"/>
    <w:rsid w:val="2FD89FA5"/>
    <w:rsid w:val="2FDA7D16"/>
    <w:rsid w:val="2FDCAF96"/>
    <w:rsid w:val="2FE03B9A"/>
    <w:rsid w:val="2FE596AE"/>
    <w:rsid w:val="2FE5E23A"/>
    <w:rsid w:val="2FEF39AF"/>
    <w:rsid w:val="2FEFD524"/>
    <w:rsid w:val="2FF5C4B2"/>
    <w:rsid w:val="2FFF508C"/>
    <w:rsid w:val="300D6960"/>
    <w:rsid w:val="3011D874"/>
    <w:rsid w:val="30142013"/>
    <w:rsid w:val="30173B42"/>
    <w:rsid w:val="301B3C5A"/>
    <w:rsid w:val="3028A42E"/>
    <w:rsid w:val="302AD5A0"/>
    <w:rsid w:val="302EB7D7"/>
    <w:rsid w:val="302F2ADC"/>
    <w:rsid w:val="30398EC9"/>
    <w:rsid w:val="303AB32F"/>
    <w:rsid w:val="303D7917"/>
    <w:rsid w:val="3049C789"/>
    <w:rsid w:val="30517745"/>
    <w:rsid w:val="30519C53"/>
    <w:rsid w:val="3058408C"/>
    <w:rsid w:val="305FDC80"/>
    <w:rsid w:val="3074DB82"/>
    <w:rsid w:val="30804ADF"/>
    <w:rsid w:val="3089578C"/>
    <w:rsid w:val="308B4766"/>
    <w:rsid w:val="308C9D4E"/>
    <w:rsid w:val="308D0982"/>
    <w:rsid w:val="308E7715"/>
    <w:rsid w:val="30906012"/>
    <w:rsid w:val="30911F7A"/>
    <w:rsid w:val="30A3861D"/>
    <w:rsid w:val="30A47126"/>
    <w:rsid w:val="30A7FAE6"/>
    <w:rsid w:val="30B11499"/>
    <w:rsid w:val="30B6E48F"/>
    <w:rsid w:val="30B7ECDB"/>
    <w:rsid w:val="30B80493"/>
    <w:rsid w:val="30BA4735"/>
    <w:rsid w:val="30C234BB"/>
    <w:rsid w:val="30C5BB0B"/>
    <w:rsid w:val="30D0CD7D"/>
    <w:rsid w:val="30D4E69C"/>
    <w:rsid w:val="30D5E0AA"/>
    <w:rsid w:val="30F83D3E"/>
    <w:rsid w:val="30FC48F1"/>
    <w:rsid w:val="30FCF59B"/>
    <w:rsid w:val="3107E4A4"/>
    <w:rsid w:val="310AF773"/>
    <w:rsid w:val="311E575F"/>
    <w:rsid w:val="31215146"/>
    <w:rsid w:val="3127D35D"/>
    <w:rsid w:val="31292FDB"/>
    <w:rsid w:val="312B0F6B"/>
    <w:rsid w:val="31309FE2"/>
    <w:rsid w:val="31414EFD"/>
    <w:rsid w:val="3142C0AD"/>
    <w:rsid w:val="3146D28F"/>
    <w:rsid w:val="314CA746"/>
    <w:rsid w:val="3151A16A"/>
    <w:rsid w:val="3151C974"/>
    <w:rsid w:val="315659AD"/>
    <w:rsid w:val="315F8BD6"/>
    <w:rsid w:val="3160D50B"/>
    <w:rsid w:val="3161D0C4"/>
    <w:rsid w:val="317F3539"/>
    <w:rsid w:val="317FD6F8"/>
    <w:rsid w:val="31933A9F"/>
    <w:rsid w:val="3194C099"/>
    <w:rsid w:val="31957CF3"/>
    <w:rsid w:val="31979C1D"/>
    <w:rsid w:val="319FAD70"/>
    <w:rsid w:val="31A2B9FC"/>
    <w:rsid w:val="31A5DFE9"/>
    <w:rsid w:val="31A79881"/>
    <w:rsid w:val="31AB22EE"/>
    <w:rsid w:val="31B07F8C"/>
    <w:rsid w:val="31C06386"/>
    <w:rsid w:val="31CB1A84"/>
    <w:rsid w:val="31D0624F"/>
    <w:rsid w:val="31D9580B"/>
    <w:rsid w:val="31E7239E"/>
    <w:rsid w:val="31F0B270"/>
    <w:rsid w:val="31FA9E44"/>
    <w:rsid w:val="31FBACE1"/>
    <w:rsid w:val="32126E2E"/>
    <w:rsid w:val="32139F4F"/>
    <w:rsid w:val="3213C075"/>
    <w:rsid w:val="3216B785"/>
    <w:rsid w:val="32218F70"/>
    <w:rsid w:val="3235531B"/>
    <w:rsid w:val="3238BE29"/>
    <w:rsid w:val="32459D94"/>
    <w:rsid w:val="324D564C"/>
    <w:rsid w:val="324E5C2A"/>
    <w:rsid w:val="3255FB79"/>
    <w:rsid w:val="3258F5ED"/>
    <w:rsid w:val="3259EB9E"/>
    <w:rsid w:val="32685981"/>
    <w:rsid w:val="326940D8"/>
    <w:rsid w:val="3269AE02"/>
    <w:rsid w:val="3269EA27"/>
    <w:rsid w:val="326C4ABD"/>
    <w:rsid w:val="3276D1BF"/>
    <w:rsid w:val="32774C78"/>
    <w:rsid w:val="32777670"/>
    <w:rsid w:val="328020BB"/>
    <w:rsid w:val="32827513"/>
    <w:rsid w:val="3283099E"/>
    <w:rsid w:val="32997430"/>
    <w:rsid w:val="32A384B7"/>
    <w:rsid w:val="32A56FA4"/>
    <w:rsid w:val="32A82C38"/>
    <w:rsid w:val="32B26A04"/>
    <w:rsid w:val="32B6F029"/>
    <w:rsid w:val="32BCD3B7"/>
    <w:rsid w:val="32C286E3"/>
    <w:rsid w:val="32C2F1E0"/>
    <w:rsid w:val="32C32B04"/>
    <w:rsid w:val="32C4F162"/>
    <w:rsid w:val="32C6D985"/>
    <w:rsid w:val="32CD6FF2"/>
    <w:rsid w:val="32CF705D"/>
    <w:rsid w:val="32D2E684"/>
    <w:rsid w:val="32D62E33"/>
    <w:rsid w:val="32D7865A"/>
    <w:rsid w:val="32DE6203"/>
    <w:rsid w:val="32E0EA5D"/>
    <w:rsid w:val="32F5323D"/>
    <w:rsid w:val="32F9CA16"/>
    <w:rsid w:val="32FC4228"/>
    <w:rsid w:val="3301623F"/>
    <w:rsid w:val="33082CF6"/>
    <w:rsid w:val="33102308"/>
    <w:rsid w:val="3312C2F6"/>
    <w:rsid w:val="3316E8BA"/>
    <w:rsid w:val="331AF9CC"/>
    <w:rsid w:val="33232BEC"/>
    <w:rsid w:val="332343E2"/>
    <w:rsid w:val="332378A9"/>
    <w:rsid w:val="33241E86"/>
    <w:rsid w:val="33242973"/>
    <w:rsid w:val="3326AB94"/>
    <w:rsid w:val="3327A6C8"/>
    <w:rsid w:val="332AFBE6"/>
    <w:rsid w:val="332C430F"/>
    <w:rsid w:val="334320BA"/>
    <w:rsid w:val="33433198"/>
    <w:rsid w:val="3343CBD6"/>
    <w:rsid w:val="3345518E"/>
    <w:rsid w:val="33457FE1"/>
    <w:rsid w:val="334D562C"/>
    <w:rsid w:val="334F87FC"/>
    <w:rsid w:val="3355208D"/>
    <w:rsid w:val="33662356"/>
    <w:rsid w:val="3383DDF4"/>
    <w:rsid w:val="338C4846"/>
    <w:rsid w:val="3391A260"/>
    <w:rsid w:val="3395C6E7"/>
    <w:rsid w:val="339A46E3"/>
    <w:rsid w:val="33AE34FF"/>
    <w:rsid w:val="33B4D3F6"/>
    <w:rsid w:val="33BD2719"/>
    <w:rsid w:val="33BEC511"/>
    <w:rsid w:val="33C2781F"/>
    <w:rsid w:val="33C278A1"/>
    <w:rsid w:val="33C7CE2B"/>
    <w:rsid w:val="33C8A92D"/>
    <w:rsid w:val="33D4F7E0"/>
    <w:rsid w:val="33D67FE4"/>
    <w:rsid w:val="33DDECB5"/>
    <w:rsid w:val="33E00DF7"/>
    <w:rsid w:val="33F0CEC5"/>
    <w:rsid w:val="33F0E35B"/>
    <w:rsid w:val="33F55676"/>
    <w:rsid w:val="33F5BBFF"/>
    <w:rsid w:val="33F742E1"/>
    <w:rsid w:val="340031D5"/>
    <w:rsid w:val="3419C315"/>
    <w:rsid w:val="341C39A6"/>
    <w:rsid w:val="34229B92"/>
    <w:rsid w:val="3425B098"/>
    <w:rsid w:val="342EB376"/>
    <w:rsid w:val="34379908"/>
    <w:rsid w:val="34420377"/>
    <w:rsid w:val="34455E7D"/>
    <w:rsid w:val="34498FEF"/>
    <w:rsid w:val="344BA706"/>
    <w:rsid w:val="3455831A"/>
    <w:rsid w:val="345CE164"/>
    <w:rsid w:val="34640DA9"/>
    <w:rsid w:val="347365AC"/>
    <w:rsid w:val="34787337"/>
    <w:rsid w:val="347E12BA"/>
    <w:rsid w:val="348285E3"/>
    <w:rsid w:val="3498E026"/>
    <w:rsid w:val="34A0D0E4"/>
    <w:rsid w:val="34AE2E86"/>
    <w:rsid w:val="34AF825A"/>
    <w:rsid w:val="34B68C41"/>
    <w:rsid w:val="34B777BA"/>
    <w:rsid w:val="34BAB6D8"/>
    <w:rsid w:val="34BC3DE3"/>
    <w:rsid w:val="34BD76ED"/>
    <w:rsid w:val="34D1E970"/>
    <w:rsid w:val="34DBAB9C"/>
    <w:rsid w:val="34E10127"/>
    <w:rsid w:val="34E50BC1"/>
    <w:rsid w:val="34EEBA02"/>
    <w:rsid w:val="34F2E201"/>
    <w:rsid w:val="34FF7F3F"/>
    <w:rsid w:val="350139F7"/>
    <w:rsid w:val="3505EA19"/>
    <w:rsid w:val="35075F2B"/>
    <w:rsid w:val="3509BC39"/>
    <w:rsid w:val="35109123"/>
    <w:rsid w:val="35157614"/>
    <w:rsid w:val="351F308E"/>
    <w:rsid w:val="3522FABF"/>
    <w:rsid w:val="3524BC19"/>
    <w:rsid w:val="3527F550"/>
    <w:rsid w:val="3527F8D1"/>
    <w:rsid w:val="35285C15"/>
    <w:rsid w:val="352F06BD"/>
    <w:rsid w:val="3531E510"/>
    <w:rsid w:val="3535038D"/>
    <w:rsid w:val="354A0EF0"/>
    <w:rsid w:val="354ACCF9"/>
    <w:rsid w:val="35719DD0"/>
    <w:rsid w:val="357312C1"/>
    <w:rsid w:val="3573479C"/>
    <w:rsid w:val="3577901D"/>
    <w:rsid w:val="357CE2B1"/>
    <w:rsid w:val="358E1970"/>
    <w:rsid w:val="35987EC6"/>
    <w:rsid w:val="359E71FB"/>
    <w:rsid w:val="35AEE2E5"/>
    <w:rsid w:val="35AF3AD9"/>
    <w:rsid w:val="35B033A7"/>
    <w:rsid w:val="35BC16CF"/>
    <w:rsid w:val="35BD36B1"/>
    <w:rsid w:val="35BFA720"/>
    <w:rsid w:val="35C84DBB"/>
    <w:rsid w:val="35C8BB29"/>
    <w:rsid w:val="35CCDDF1"/>
    <w:rsid w:val="35D8FF72"/>
    <w:rsid w:val="35E255E0"/>
    <w:rsid w:val="35EC5360"/>
    <w:rsid w:val="35EC76E6"/>
    <w:rsid w:val="35ED7927"/>
    <w:rsid w:val="3604404E"/>
    <w:rsid w:val="360DF9D2"/>
    <w:rsid w:val="36175C37"/>
    <w:rsid w:val="361BF206"/>
    <w:rsid w:val="361E2FD2"/>
    <w:rsid w:val="3623D576"/>
    <w:rsid w:val="36295C68"/>
    <w:rsid w:val="3629F5E2"/>
    <w:rsid w:val="362A2FA6"/>
    <w:rsid w:val="362D7FF9"/>
    <w:rsid w:val="36309504"/>
    <w:rsid w:val="3633E2EA"/>
    <w:rsid w:val="3639334F"/>
    <w:rsid w:val="363D05EC"/>
    <w:rsid w:val="363EF19B"/>
    <w:rsid w:val="364273C1"/>
    <w:rsid w:val="36435A5A"/>
    <w:rsid w:val="3643E87E"/>
    <w:rsid w:val="364562EF"/>
    <w:rsid w:val="36468141"/>
    <w:rsid w:val="364FA6E7"/>
    <w:rsid w:val="3659D46E"/>
    <w:rsid w:val="365EE5F2"/>
    <w:rsid w:val="3670637F"/>
    <w:rsid w:val="3673320D"/>
    <w:rsid w:val="3676777C"/>
    <w:rsid w:val="3682D202"/>
    <w:rsid w:val="3685B533"/>
    <w:rsid w:val="36973F56"/>
    <w:rsid w:val="369AA646"/>
    <w:rsid w:val="369E8BA7"/>
    <w:rsid w:val="369FED39"/>
    <w:rsid w:val="36A09913"/>
    <w:rsid w:val="36A43E3F"/>
    <w:rsid w:val="36A8BAE8"/>
    <w:rsid w:val="36B95CE0"/>
    <w:rsid w:val="36BB01EB"/>
    <w:rsid w:val="36CB46D9"/>
    <w:rsid w:val="36CDD2E0"/>
    <w:rsid w:val="36D1FEF0"/>
    <w:rsid w:val="36D4A7C9"/>
    <w:rsid w:val="36E4B6EA"/>
    <w:rsid w:val="36E55E9E"/>
    <w:rsid w:val="36E68536"/>
    <w:rsid w:val="36E69E7F"/>
    <w:rsid w:val="36E7C45E"/>
    <w:rsid w:val="36FB387F"/>
    <w:rsid w:val="36FBF03A"/>
    <w:rsid w:val="36FDE430"/>
    <w:rsid w:val="37017213"/>
    <w:rsid w:val="370875A2"/>
    <w:rsid w:val="3713C675"/>
    <w:rsid w:val="371635C2"/>
    <w:rsid w:val="3719C09B"/>
    <w:rsid w:val="37229C18"/>
    <w:rsid w:val="3727D06F"/>
    <w:rsid w:val="3729329D"/>
    <w:rsid w:val="372D5CC1"/>
    <w:rsid w:val="37319D7E"/>
    <w:rsid w:val="3737CF09"/>
    <w:rsid w:val="3737E3F6"/>
    <w:rsid w:val="373E4BD6"/>
    <w:rsid w:val="374362D0"/>
    <w:rsid w:val="3745BF4E"/>
    <w:rsid w:val="37460269"/>
    <w:rsid w:val="37461F95"/>
    <w:rsid w:val="374A58E7"/>
    <w:rsid w:val="374ACEE8"/>
    <w:rsid w:val="374ADA98"/>
    <w:rsid w:val="37503355"/>
    <w:rsid w:val="375233A3"/>
    <w:rsid w:val="375391DE"/>
    <w:rsid w:val="375E7C9C"/>
    <w:rsid w:val="375EA87E"/>
    <w:rsid w:val="3760A4CA"/>
    <w:rsid w:val="3762D316"/>
    <w:rsid w:val="3767DC82"/>
    <w:rsid w:val="376ABF41"/>
    <w:rsid w:val="376CBA3B"/>
    <w:rsid w:val="3773C426"/>
    <w:rsid w:val="378211B2"/>
    <w:rsid w:val="37842430"/>
    <w:rsid w:val="3784CB19"/>
    <w:rsid w:val="378B6384"/>
    <w:rsid w:val="378E4B6B"/>
    <w:rsid w:val="378EE89B"/>
    <w:rsid w:val="3790AA2E"/>
    <w:rsid w:val="37A227B8"/>
    <w:rsid w:val="37A624F8"/>
    <w:rsid w:val="37B07B39"/>
    <w:rsid w:val="37BA3907"/>
    <w:rsid w:val="37C8D074"/>
    <w:rsid w:val="37CD7CFE"/>
    <w:rsid w:val="37D8B971"/>
    <w:rsid w:val="37DA5808"/>
    <w:rsid w:val="37DEE96B"/>
    <w:rsid w:val="37DFA612"/>
    <w:rsid w:val="37E36E17"/>
    <w:rsid w:val="37E7F9CF"/>
    <w:rsid w:val="380832F4"/>
    <w:rsid w:val="380A52D9"/>
    <w:rsid w:val="38181409"/>
    <w:rsid w:val="381FDC15"/>
    <w:rsid w:val="38215798"/>
    <w:rsid w:val="3824B4BE"/>
    <w:rsid w:val="382921C1"/>
    <w:rsid w:val="382D8C55"/>
    <w:rsid w:val="3836BD88"/>
    <w:rsid w:val="383B1EB1"/>
    <w:rsid w:val="383BBD9A"/>
    <w:rsid w:val="383F6CA5"/>
    <w:rsid w:val="384090A0"/>
    <w:rsid w:val="38433FF5"/>
    <w:rsid w:val="3849A7A7"/>
    <w:rsid w:val="3855CBCA"/>
    <w:rsid w:val="385BFC0C"/>
    <w:rsid w:val="385F03AC"/>
    <w:rsid w:val="385FA26C"/>
    <w:rsid w:val="3861E846"/>
    <w:rsid w:val="386201D9"/>
    <w:rsid w:val="38684B51"/>
    <w:rsid w:val="3873D79A"/>
    <w:rsid w:val="3875C137"/>
    <w:rsid w:val="387F35B9"/>
    <w:rsid w:val="3886C235"/>
    <w:rsid w:val="3890FD0D"/>
    <w:rsid w:val="3893FF21"/>
    <w:rsid w:val="38955DC3"/>
    <w:rsid w:val="389ABC29"/>
    <w:rsid w:val="38A01C86"/>
    <w:rsid w:val="38A614CE"/>
    <w:rsid w:val="38A7503E"/>
    <w:rsid w:val="38B8669E"/>
    <w:rsid w:val="38BA1D00"/>
    <w:rsid w:val="38BA8801"/>
    <w:rsid w:val="38CA47A6"/>
    <w:rsid w:val="38CEE8A9"/>
    <w:rsid w:val="38CF278C"/>
    <w:rsid w:val="38D8A535"/>
    <w:rsid w:val="38DF2E51"/>
    <w:rsid w:val="38E2C051"/>
    <w:rsid w:val="38E61343"/>
    <w:rsid w:val="38E90B2F"/>
    <w:rsid w:val="38F02EBB"/>
    <w:rsid w:val="39018896"/>
    <w:rsid w:val="39050BEA"/>
    <w:rsid w:val="3905B5C4"/>
    <w:rsid w:val="3906CC44"/>
    <w:rsid w:val="39082CB3"/>
    <w:rsid w:val="3911B0AF"/>
    <w:rsid w:val="39139C2E"/>
    <w:rsid w:val="39185CF4"/>
    <w:rsid w:val="391AD16F"/>
    <w:rsid w:val="39279307"/>
    <w:rsid w:val="392900C8"/>
    <w:rsid w:val="393396E4"/>
    <w:rsid w:val="39342AAC"/>
    <w:rsid w:val="3936EE15"/>
    <w:rsid w:val="393F7CC4"/>
    <w:rsid w:val="394A82A6"/>
    <w:rsid w:val="394FB279"/>
    <w:rsid w:val="3959C7ED"/>
    <w:rsid w:val="395A0226"/>
    <w:rsid w:val="395BA13E"/>
    <w:rsid w:val="3968BC28"/>
    <w:rsid w:val="397D46DB"/>
    <w:rsid w:val="398AD83A"/>
    <w:rsid w:val="3992AC6B"/>
    <w:rsid w:val="3992D3A9"/>
    <w:rsid w:val="39A6BD96"/>
    <w:rsid w:val="39B25CD4"/>
    <w:rsid w:val="39B30451"/>
    <w:rsid w:val="39BA72C4"/>
    <w:rsid w:val="39CFB1D0"/>
    <w:rsid w:val="39D4E9C5"/>
    <w:rsid w:val="39DF6E9C"/>
    <w:rsid w:val="39E26403"/>
    <w:rsid w:val="39E7C896"/>
    <w:rsid w:val="39E9A9BA"/>
    <w:rsid w:val="39EB1B5F"/>
    <w:rsid w:val="39EB7AFC"/>
    <w:rsid w:val="39EBCA38"/>
    <w:rsid w:val="39F05420"/>
    <w:rsid w:val="39F565AD"/>
    <w:rsid w:val="39FCE3C9"/>
    <w:rsid w:val="3A0AED1D"/>
    <w:rsid w:val="3A0C9DF8"/>
    <w:rsid w:val="3A129C1F"/>
    <w:rsid w:val="3A1816CA"/>
    <w:rsid w:val="3A18C117"/>
    <w:rsid w:val="3A19AFD3"/>
    <w:rsid w:val="3A1EAAF7"/>
    <w:rsid w:val="3A2156CD"/>
    <w:rsid w:val="3A24B0A5"/>
    <w:rsid w:val="3A275825"/>
    <w:rsid w:val="3A2D5B87"/>
    <w:rsid w:val="3A37AC80"/>
    <w:rsid w:val="3A3F6E27"/>
    <w:rsid w:val="3A518808"/>
    <w:rsid w:val="3A64FD83"/>
    <w:rsid w:val="3A672B22"/>
    <w:rsid w:val="3A6C2239"/>
    <w:rsid w:val="3A71E31E"/>
    <w:rsid w:val="3A73C52D"/>
    <w:rsid w:val="3A748E08"/>
    <w:rsid w:val="3A7BC8E2"/>
    <w:rsid w:val="3A7E46A3"/>
    <w:rsid w:val="3A811262"/>
    <w:rsid w:val="3A86F22D"/>
    <w:rsid w:val="3A8B8591"/>
    <w:rsid w:val="3A935550"/>
    <w:rsid w:val="3A94166E"/>
    <w:rsid w:val="3A95CA39"/>
    <w:rsid w:val="3A9DF3BE"/>
    <w:rsid w:val="3AA04F14"/>
    <w:rsid w:val="3AA2C69D"/>
    <w:rsid w:val="3AA7BCEB"/>
    <w:rsid w:val="3AAB372F"/>
    <w:rsid w:val="3AB9B921"/>
    <w:rsid w:val="3AC068DE"/>
    <w:rsid w:val="3AC1BDA2"/>
    <w:rsid w:val="3AC491E1"/>
    <w:rsid w:val="3AC5451B"/>
    <w:rsid w:val="3AC5B7A3"/>
    <w:rsid w:val="3AC84AF0"/>
    <w:rsid w:val="3ACB1B8A"/>
    <w:rsid w:val="3AD34C90"/>
    <w:rsid w:val="3AD4D535"/>
    <w:rsid w:val="3ADA58CE"/>
    <w:rsid w:val="3AE94141"/>
    <w:rsid w:val="3AEC5018"/>
    <w:rsid w:val="3AEF1D37"/>
    <w:rsid w:val="3AF30357"/>
    <w:rsid w:val="3B046620"/>
    <w:rsid w:val="3B147E6E"/>
    <w:rsid w:val="3B17BA5A"/>
    <w:rsid w:val="3B1D1E26"/>
    <w:rsid w:val="3B205D55"/>
    <w:rsid w:val="3B2DE9DE"/>
    <w:rsid w:val="3B2E7CCC"/>
    <w:rsid w:val="3B36A5F7"/>
    <w:rsid w:val="3B3B24E8"/>
    <w:rsid w:val="3B3F233B"/>
    <w:rsid w:val="3B45E6F8"/>
    <w:rsid w:val="3B4A0833"/>
    <w:rsid w:val="3B60DBA1"/>
    <w:rsid w:val="3B67939E"/>
    <w:rsid w:val="3B70BA26"/>
    <w:rsid w:val="3B70FF86"/>
    <w:rsid w:val="3B75B6F3"/>
    <w:rsid w:val="3B7B3C3A"/>
    <w:rsid w:val="3B8453F6"/>
    <w:rsid w:val="3B8AADC7"/>
    <w:rsid w:val="3B91A868"/>
    <w:rsid w:val="3B9291E0"/>
    <w:rsid w:val="3B977EB3"/>
    <w:rsid w:val="3B999DE7"/>
    <w:rsid w:val="3BA20E89"/>
    <w:rsid w:val="3BB368CE"/>
    <w:rsid w:val="3BC74E78"/>
    <w:rsid w:val="3BCA3166"/>
    <w:rsid w:val="3BCB828D"/>
    <w:rsid w:val="3BCC9AD2"/>
    <w:rsid w:val="3BD11B99"/>
    <w:rsid w:val="3BD7320A"/>
    <w:rsid w:val="3BDC2CCB"/>
    <w:rsid w:val="3BDCB698"/>
    <w:rsid w:val="3BDF744F"/>
    <w:rsid w:val="3BEF6EC7"/>
    <w:rsid w:val="3BF2A97F"/>
    <w:rsid w:val="3BF72A14"/>
    <w:rsid w:val="3BF856E0"/>
    <w:rsid w:val="3BF9E601"/>
    <w:rsid w:val="3BFA6989"/>
    <w:rsid w:val="3C00CDE4"/>
    <w:rsid w:val="3C04E762"/>
    <w:rsid w:val="3C0815B1"/>
    <w:rsid w:val="3C11C965"/>
    <w:rsid w:val="3C134E67"/>
    <w:rsid w:val="3C204529"/>
    <w:rsid w:val="3C2C7835"/>
    <w:rsid w:val="3C34068B"/>
    <w:rsid w:val="3C348C65"/>
    <w:rsid w:val="3C3E96FE"/>
    <w:rsid w:val="3C3F95D6"/>
    <w:rsid w:val="3C3FA45C"/>
    <w:rsid w:val="3C416930"/>
    <w:rsid w:val="3C43E5B8"/>
    <w:rsid w:val="3C451F2E"/>
    <w:rsid w:val="3C4B6DF8"/>
    <w:rsid w:val="3C558D01"/>
    <w:rsid w:val="3C570014"/>
    <w:rsid w:val="3C77AAB3"/>
    <w:rsid w:val="3C78A615"/>
    <w:rsid w:val="3C7DA17E"/>
    <w:rsid w:val="3C87C6C6"/>
    <w:rsid w:val="3CA587FF"/>
    <w:rsid w:val="3CAE3965"/>
    <w:rsid w:val="3CB2867B"/>
    <w:rsid w:val="3CB7679E"/>
    <w:rsid w:val="3CBEFE04"/>
    <w:rsid w:val="3CC13222"/>
    <w:rsid w:val="3CC661D3"/>
    <w:rsid w:val="3CCAC66D"/>
    <w:rsid w:val="3CCD83A9"/>
    <w:rsid w:val="3CCE29B2"/>
    <w:rsid w:val="3CD47190"/>
    <w:rsid w:val="3CD59FBA"/>
    <w:rsid w:val="3CDAE642"/>
    <w:rsid w:val="3CE44034"/>
    <w:rsid w:val="3CEB30AF"/>
    <w:rsid w:val="3CF3DD3F"/>
    <w:rsid w:val="3CF490D7"/>
    <w:rsid w:val="3CF4C8BB"/>
    <w:rsid w:val="3CFB6DF5"/>
    <w:rsid w:val="3D039C37"/>
    <w:rsid w:val="3D11951C"/>
    <w:rsid w:val="3D11E75C"/>
    <w:rsid w:val="3D132FF2"/>
    <w:rsid w:val="3D13FEE1"/>
    <w:rsid w:val="3D1A1717"/>
    <w:rsid w:val="3D1D7537"/>
    <w:rsid w:val="3D229417"/>
    <w:rsid w:val="3D29C01A"/>
    <w:rsid w:val="3D3DC36F"/>
    <w:rsid w:val="3D428DDF"/>
    <w:rsid w:val="3D472D02"/>
    <w:rsid w:val="3D4AE102"/>
    <w:rsid w:val="3D5116BF"/>
    <w:rsid w:val="3D5154E9"/>
    <w:rsid w:val="3D516CC7"/>
    <w:rsid w:val="3D592259"/>
    <w:rsid w:val="3D68FA17"/>
    <w:rsid w:val="3D6B3EE4"/>
    <w:rsid w:val="3D6E61CD"/>
    <w:rsid w:val="3D78458A"/>
    <w:rsid w:val="3D81A63A"/>
    <w:rsid w:val="3D82F42E"/>
    <w:rsid w:val="3D8862B2"/>
    <w:rsid w:val="3D8BBE00"/>
    <w:rsid w:val="3D8F73D0"/>
    <w:rsid w:val="3D9C38BC"/>
    <w:rsid w:val="3DA4DEA9"/>
    <w:rsid w:val="3DAEFD5B"/>
    <w:rsid w:val="3DBBCEE8"/>
    <w:rsid w:val="3DBC18CC"/>
    <w:rsid w:val="3DC4A257"/>
    <w:rsid w:val="3DC9E5F9"/>
    <w:rsid w:val="3DCA5E11"/>
    <w:rsid w:val="3DCA9117"/>
    <w:rsid w:val="3DD0209B"/>
    <w:rsid w:val="3DD53CE6"/>
    <w:rsid w:val="3DE28A73"/>
    <w:rsid w:val="3DF05978"/>
    <w:rsid w:val="3DF48888"/>
    <w:rsid w:val="3DF57E69"/>
    <w:rsid w:val="3DF6F848"/>
    <w:rsid w:val="3DF8DE76"/>
    <w:rsid w:val="3DFFD44E"/>
    <w:rsid w:val="3E07CB1D"/>
    <w:rsid w:val="3E089454"/>
    <w:rsid w:val="3E08F283"/>
    <w:rsid w:val="3E0E8E02"/>
    <w:rsid w:val="3E0F8015"/>
    <w:rsid w:val="3E146184"/>
    <w:rsid w:val="3E17A3A0"/>
    <w:rsid w:val="3E193FF0"/>
    <w:rsid w:val="3E23AC89"/>
    <w:rsid w:val="3E28B732"/>
    <w:rsid w:val="3E2A6A19"/>
    <w:rsid w:val="3E32EF22"/>
    <w:rsid w:val="3E38883B"/>
    <w:rsid w:val="3E52AF9B"/>
    <w:rsid w:val="3E591F1E"/>
    <w:rsid w:val="3E61EA9E"/>
    <w:rsid w:val="3E627C7F"/>
    <w:rsid w:val="3E641B65"/>
    <w:rsid w:val="3E641BF6"/>
    <w:rsid w:val="3E69FA13"/>
    <w:rsid w:val="3E6C2CEF"/>
    <w:rsid w:val="3E6E2858"/>
    <w:rsid w:val="3E7738DB"/>
    <w:rsid w:val="3E7F2B23"/>
    <w:rsid w:val="3E81BC07"/>
    <w:rsid w:val="3E8280C8"/>
    <w:rsid w:val="3E91586A"/>
    <w:rsid w:val="3E9190E2"/>
    <w:rsid w:val="3E91C7A1"/>
    <w:rsid w:val="3E9E80CB"/>
    <w:rsid w:val="3EA060C6"/>
    <w:rsid w:val="3EAAAE44"/>
    <w:rsid w:val="3EAC3D5F"/>
    <w:rsid w:val="3EBE6686"/>
    <w:rsid w:val="3EBEC085"/>
    <w:rsid w:val="3EC0A9DF"/>
    <w:rsid w:val="3EC0F9F0"/>
    <w:rsid w:val="3EC1D77A"/>
    <w:rsid w:val="3ECF3E5B"/>
    <w:rsid w:val="3ED0DC8A"/>
    <w:rsid w:val="3EE7F69E"/>
    <w:rsid w:val="3EF198B7"/>
    <w:rsid w:val="3F05B190"/>
    <w:rsid w:val="3F072EB3"/>
    <w:rsid w:val="3F139A47"/>
    <w:rsid w:val="3F1966EE"/>
    <w:rsid w:val="3F1DBF73"/>
    <w:rsid w:val="3F1E9E23"/>
    <w:rsid w:val="3F1EC48F"/>
    <w:rsid w:val="3F24A3B2"/>
    <w:rsid w:val="3F2C41F7"/>
    <w:rsid w:val="3F38091D"/>
    <w:rsid w:val="3F3E0091"/>
    <w:rsid w:val="3F437CCE"/>
    <w:rsid w:val="3F4EA465"/>
    <w:rsid w:val="3F4FB7DB"/>
    <w:rsid w:val="3F5D2DA0"/>
    <w:rsid w:val="3F612526"/>
    <w:rsid w:val="3F6BC47B"/>
    <w:rsid w:val="3F71A7E9"/>
    <w:rsid w:val="3F72EDB4"/>
    <w:rsid w:val="3F758B6F"/>
    <w:rsid w:val="3F8374A2"/>
    <w:rsid w:val="3F855738"/>
    <w:rsid w:val="3F8E6692"/>
    <w:rsid w:val="3F943055"/>
    <w:rsid w:val="3F9596FC"/>
    <w:rsid w:val="3F97294D"/>
    <w:rsid w:val="3F9BA4AF"/>
    <w:rsid w:val="3FA1D506"/>
    <w:rsid w:val="3FA39235"/>
    <w:rsid w:val="3FA66CCE"/>
    <w:rsid w:val="3FAB465D"/>
    <w:rsid w:val="3FB5B82C"/>
    <w:rsid w:val="3FBF4E79"/>
    <w:rsid w:val="3FBFCA38"/>
    <w:rsid w:val="3FC38CFC"/>
    <w:rsid w:val="3FC6F095"/>
    <w:rsid w:val="3FCF084D"/>
    <w:rsid w:val="3FDE07F8"/>
    <w:rsid w:val="3FE2592D"/>
    <w:rsid w:val="3FE4B6DD"/>
    <w:rsid w:val="3FE56253"/>
    <w:rsid w:val="3FE93ED2"/>
    <w:rsid w:val="3FF05914"/>
    <w:rsid w:val="3FF885B6"/>
    <w:rsid w:val="4007738F"/>
    <w:rsid w:val="4008FC8E"/>
    <w:rsid w:val="400BF02A"/>
    <w:rsid w:val="4013093C"/>
    <w:rsid w:val="401F713F"/>
    <w:rsid w:val="4026EAD6"/>
    <w:rsid w:val="4034FB85"/>
    <w:rsid w:val="40386208"/>
    <w:rsid w:val="403B7430"/>
    <w:rsid w:val="403FE2A5"/>
    <w:rsid w:val="404601BB"/>
    <w:rsid w:val="404D0D78"/>
    <w:rsid w:val="4052AF40"/>
    <w:rsid w:val="40565111"/>
    <w:rsid w:val="407298FE"/>
    <w:rsid w:val="407464A9"/>
    <w:rsid w:val="4082AA54"/>
    <w:rsid w:val="4083B1FD"/>
    <w:rsid w:val="4089DF50"/>
    <w:rsid w:val="408AE6F0"/>
    <w:rsid w:val="408C59F3"/>
    <w:rsid w:val="40AE6FB6"/>
    <w:rsid w:val="40B142DA"/>
    <w:rsid w:val="40B4D735"/>
    <w:rsid w:val="40BBA72C"/>
    <w:rsid w:val="40C261E5"/>
    <w:rsid w:val="40D13D58"/>
    <w:rsid w:val="40D388EC"/>
    <w:rsid w:val="40E093DD"/>
    <w:rsid w:val="40ECC9DE"/>
    <w:rsid w:val="40F69642"/>
    <w:rsid w:val="40FC1C54"/>
    <w:rsid w:val="410043BE"/>
    <w:rsid w:val="410386C1"/>
    <w:rsid w:val="4104E576"/>
    <w:rsid w:val="41053112"/>
    <w:rsid w:val="410CCC0F"/>
    <w:rsid w:val="41155ABD"/>
    <w:rsid w:val="411756DB"/>
    <w:rsid w:val="4124B01A"/>
    <w:rsid w:val="41377510"/>
    <w:rsid w:val="41389E94"/>
    <w:rsid w:val="414224EE"/>
    <w:rsid w:val="4155B8FC"/>
    <w:rsid w:val="415B27CC"/>
    <w:rsid w:val="415DD078"/>
    <w:rsid w:val="415EAB5D"/>
    <w:rsid w:val="415F495A"/>
    <w:rsid w:val="416A9795"/>
    <w:rsid w:val="416BDD33"/>
    <w:rsid w:val="416D9B92"/>
    <w:rsid w:val="416F4AB8"/>
    <w:rsid w:val="41904A0A"/>
    <w:rsid w:val="4192A60A"/>
    <w:rsid w:val="419B0637"/>
    <w:rsid w:val="41A5597B"/>
    <w:rsid w:val="41AC7B4D"/>
    <w:rsid w:val="41B56C26"/>
    <w:rsid w:val="41B60D54"/>
    <w:rsid w:val="41B64BED"/>
    <w:rsid w:val="41B695A4"/>
    <w:rsid w:val="41C6CA79"/>
    <w:rsid w:val="41D4DF00"/>
    <w:rsid w:val="41D6218D"/>
    <w:rsid w:val="41E5FC61"/>
    <w:rsid w:val="41EBC325"/>
    <w:rsid w:val="41EFB70E"/>
    <w:rsid w:val="41FACE8D"/>
    <w:rsid w:val="41FC3E2A"/>
    <w:rsid w:val="41FD392F"/>
    <w:rsid w:val="42078A8C"/>
    <w:rsid w:val="42086B70"/>
    <w:rsid w:val="4210A43A"/>
    <w:rsid w:val="4227DECE"/>
    <w:rsid w:val="422B4F67"/>
    <w:rsid w:val="422FFE2C"/>
    <w:rsid w:val="423E87D7"/>
    <w:rsid w:val="423EC280"/>
    <w:rsid w:val="42444BAF"/>
    <w:rsid w:val="4248916E"/>
    <w:rsid w:val="424B7C40"/>
    <w:rsid w:val="424DE082"/>
    <w:rsid w:val="42514E1F"/>
    <w:rsid w:val="42644E92"/>
    <w:rsid w:val="42676DE1"/>
    <w:rsid w:val="426C359C"/>
    <w:rsid w:val="427428E6"/>
    <w:rsid w:val="42788826"/>
    <w:rsid w:val="4289EF74"/>
    <w:rsid w:val="4299A109"/>
    <w:rsid w:val="42AEB28C"/>
    <w:rsid w:val="42B4F3EE"/>
    <w:rsid w:val="42BC2E72"/>
    <w:rsid w:val="42BE2EC0"/>
    <w:rsid w:val="42C0D4DB"/>
    <w:rsid w:val="42CE4100"/>
    <w:rsid w:val="42CFDFE7"/>
    <w:rsid w:val="42D34571"/>
    <w:rsid w:val="42D60A63"/>
    <w:rsid w:val="42D8D6E6"/>
    <w:rsid w:val="42DD0748"/>
    <w:rsid w:val="42E6AABE"/>
    <w:rsid w:val="42F407F9"/>
    <w:rsid w:val="42F481FB"/>
    <w:rsid w:val="42F5EFAF"/>
    <w:rsid w:val="42F71DAC"/>
    <w:rsid w:val="42F842B4"/>
    <w:rsid w:val="42FA313E"/>
    <w:rsid w:val="42FCA25E"/>
    <w:rsid w:val="42FF4F83"/>
    <w:rsid w:val="430B831B"/>
    <w:rsid w:val="430E6C9D"/>
    <w:rsid w:val="4311A218"/>
    <w:rsid w:val="4317417A"/>
    <w:rsid w:val="43192E25"/>
    <w:rsid w:val="431B2CD1"/>
    <w:rsid w:val="431C0328"/>
    <w:rsid w:val="4334FDE4"/>
    <w:rsid w:val="433BF983"/>
    <w:rsid w:val="433FD3EE"/>
    <w:rsid w:val="43407F4A"/>
    <w:rsid w:val="4341B4D8"/>
    <w:rsid w:val="434935F1"/>
    <w:rsid w:val="434E6229"/>
    <w:rsid w:val="435A0832"/>
    <w:rsid w:val="435C92FE"/>
    <w:rsid w:val="435F4D5F"/>
    <w:rsid w:val="43607277"/>
    <w:rsid w:val="43629561"/>
    <w:rsid w:val="4362A3AE"/>
    <w:rsid w:val="4362E92B"/>
    <w:rsid w:val="43678A86"/>
    <w:rsid w:val="4374D2C8"/>
    <w:rsid w:val="4379DDD5"/>
    <w:rsid w:val="438320EF"/>
    <w:rsid w:val="438A5002"/>
    <w:rsid w:val="438B916D"/>
    <w:rsid w:val="438CC087"/>
    <w:rsid w:val="438DB21D"/>
    <w:rsid w:val="4394817D"/>
    <w:rsid w:val="43948232"/>
    <w:rsid w:val="43A5447B"/>
    <w:rsid w:val="43AEC81B"/>
    <w:rsid w:val="43B406FB"/>
    <w:rsid w:val="43BA44D1"/>
    <w:rsid w:val="43BACB92"/>
    <w:rsid w:val="43C03A05"/>
    <w:rsid w:val="43C6819B"/>
    <w:rsid w:val="43D73B7E"/>
    <w:rsid w:val="43E4D436"/>
    <w:rsid w:val="43E7F899"/>
    <w:rsid w:val="43E83DAF"/>
    <w:rsid w:val="43F1E677"/>
    <w:rsid w:val="43F786CE"/>
    <w:rsid w:val="43F97580"/>
    <w:rsid w:val="43FAFD22"/>
    <w:rsid w:val="43FE70B9"/>
    <w:rsid w:val="4406B919"/>
    <w:rsid w:val="440BB82C"/>
    <w:rsid w:val="440BC1DA"/>
    <w:rsid w:val="440FF947"/>
    <w:rsid w:val="44124E7B"/>
    <w:rsid w:val="442A35F0"/>
    <w:rsid w:val="442B4474"/>
    <w:rsid w:val="443166C2"/>
    <w:rsid w:val="44342C3B"/>
    <w:rsid w:val="44366D25"/>
    <w:rsid w:val="443C0A87"/>
    <w:rsid w:val="4442B0D9"/>
    <w:rsid w:val="44467FA7"/>
    <w:rsid w:val="4457A945"/>
    <w:rsid w:val="445C50DC"/>
    <w:rsid w:val="44631251"/>
    <w:rsid w:val="446EFE74"/>
    <w:rsid w:val="4476F4C2"/>
    <w:rsid w:val="44771ABC"/>
    <w:rsid w:val="447CC963"/>
    <w:rsid w:val="44814730"/>
    <w:rsid w:val="4484D9C1"/>
    <w:rsid w:val="44896960"/>
    <w:rsid w:val="448BCC81"/>
    <w:rsid w:val="44980ABA"/>
    <w:rsid w:val="44988174"/>
    <w:rsid w:val="44A23857"/>
    <w:rsid w:val="44A95126"/>
    <w:rsid w:val="44AA75D5"/>
    <w:rsid w:val="44AB9D57"/>
    <w:rsid w:val="44B5134E"/>
    <w:rsid w:val="44B8143C"/>
    <w:rsid w:val="44CC685F"/>
    <w:rsid w:val="44CC90B5"/>
    <w:rsid w:val="44D100AF"/>
    <w:rsid w:val="44D1916C"/>
    <w:rsid w:val="44D3A899"/>
    <w:rsid w:val="44D3B1D6"/>
    <w:rsid w:val="44D4DB7D"/>
    <w:rsid w:val="44DE54BB"/>
    <w:rsid w:val="44E17F03"/>
    <w:rsid w:val="44F55838"/>
    <w:rsid w:val="44FC7BC6"/>
    <w:rsid w:val="450314F4"/>
    <w:rsid w:val="45036080"/>
    <w:rsid w:val="450AF47D"/>
    <w:rsid w:val="451A40A2"/>
    <w:rsid w:val="451BDCB0"/>
    <w:rsid w:val="45222840"/>
    <w:rsid w:val="452F8EA6"/>
    <w:rsid w:val="4531401A"/>
    <w:rsid w:val="45340E58"/>
    <w:rsid w:val="4546E73C"/>
    <w:rsid w:val="454C57B4"/>
    <w:rsid w:val="454D9FC4"/>
    <w:rsid w:val="455463EF"/>
    <w:rsid w:val="4554A479"/>
    <w:rsid w:val="455616FE"/>
    <w:rsid w:val="45646E1B"/>
    <w:rsid w:val="45660906"/>
    <w:rsid w:val="456B6A1A"/>
    <w:rsid w:val="45743BCD"/>
    <w:rsid w:val="458B294C"/>
    <w:rsid w:val="458B878D"/>
    <w:rsid w:val="459E2A0A"/>
    <w:rsid w:val="45B23B56"/>
    <w:rsid w:val="45BE68B5"/>
    <w:rsid w:val="45C0F462"/>
    <w:rsid w:val="45D22AC2"/>
    <w:rsid w:val="45D45D62"/>
    <w:rsid w:val="45D55276"/>
    <w:rsid w:val="45D886EF"/>
    <w:rsid w:val="45DF04B5"/>
    <w:rsid w:val="45E08111"/>
    <w:rsid w:val="45E301BB"/>
    <w:rsid w:val="45E4FC7A"/>
    <w:rsid w:val="45E69CD7"/>
    <w:rsid w:val="45E80A09"/>
    <w:rsid w:val="45EA497C"/>
    <w:rsid w:val="45EBF3B5"/>
    <w:rsid w:val="45F8213D"/>
    <w:rsid w:val="460A5F55"/>
    <w:rsid w:val="460DF70C"/>
    <w:rsid w:val="4616BB19"/>
    <w:rsid w:val="46196184"/>
    <w:rsid w:val="461F268F"/>
    <w:rsid w:val="461FDE8F"/>
    <w:rsid w:val="462602B0"/>
    <w:rsid w:val="46277EF8"/>
    <w:rsid w:val="463237A7"/>
    <w:rsid w:val="46344CC6"/>
    <w:rsid w:val="46350A6A"/>
    <w:rsid w:val="4647A44A"/>
    <w:rsid w:val="464F0817"/>
    <w:rsid w:val="46503AEB"/>
    <w:rsid w:val="4654A96F"/>
    <w:rsid w:val="465D2A08"/>
    <w:rsid w:val="465E519C"/>
    <w:rsid w:val="46679CCA"/>
    <w:rsid w:val="466C9CB8"/>
    <w:rsid w:val="4677E3ED"/>
    <w:rsid w:val="467D5D86"/>
    <w:rsid w:val="46866B2A"/>
    <w:rsid w:val="468878C9"/>
    <w:rsid w:val="468E319E"/>
    <w:rsid w:val="469D5422"/>
    <w:rsid w:val="469F2B48"/>
    <w:rsid w:val="46A48754"/>
    <w:rsid w:val="46A858B8"/>
    <w:rsid w:val="46B5EE8A"/>
    <w:rsid w:val="46DCB009"/>
    <w:rsid w:val="46DF2F1C"/>
    <w:rsid w:val="46E1DA82"/>
    <w:rsid w:val="46E4E250"/>
    <w:rsid w:val="46E72A12"/>
    <w:rsid w:val="46E98E04"/>
    <w:rsid w:val="46F58F57"/>
    <w:rsid w:val="46F7CF7F"/>
    <w:rsid w:val="46F8D09D"/>
    <w:rsid w:val="470176B5"/>
    <w:rsid w:val="470D3E5C"/>
    <w:rsid w:val="471278DF"/>
    <w:rsid w:val="4715033F"/>
    <w:rsid w:val="4715549C"/>
    <w:rsid w:val="4716B3B5"/>
    <w:rsid w:val="471D82C9"/>
    <w:rsid w:val="47218447"/>
    <w:rsid w:val="472AB262"/>
    <w:rsid w:val="472B0F06"/>
    <w:rsid w:val="474B0888"/>
    <w:rsid w:val="474EEBF2"/>
    <w:rsid w:val="4751667B"/>
    <w:rsid w:val="4764BC83"/>
    <w:rsid w:val="4772A228"/>
    <w:rsid w:val="478B24B8"/>
    <w:rsid w:val="4794DBC8"/>
    <w:rsid w:val="47A47421"/>
    <w:rsid w:val="47A771CE"/>
    <w:rsid w:val="47A9C76D"/>
    <w:rsid w:val="47B03054"/>
    <w:rsid w:val="47B48411"/>
    <w:rsid w:val="47B4F804"/>
    <w:rsid w:val="47C2F6F9"/>
    <w:rsid w:val="47C43648"/>
    <w:rsid w:val="47CCFC26"/>
    <w:rsid w:val="47CD11FC"/>
    <w:rsid w:val="47CD56BA"/>
    <w:rsid w:val="47D03E22"/>
    <w:rsid w:val="47D11958"/>
    <w:rsid w:val="47D1B53D"/>
    <w:rsid w:val="47D61D85"/>
    <w:rsid w:val="47D9D919"/>
    <w:rsid w:val="47E416FB"/>
    <w:rsid w:val="47E5C539"/>
    <w:rsid w:val="47E5EBA5"/>
    <w:rsid w:val="47EF9165"/>
    <w:rsid w:val="47F351E7"/>
    <w:rsid w:val="47FAEA11"/>
    <w:rsid w:val="48077F0F"/>
    <w:rsid w:val="4807D2C2"/>
    <w:rsid w:val="480F7BD6"/>
    <w:rsid w:val="480FACDC"/>
    <w:rsid w:val="4817DBAC"/>
    <w:rsid w:val="4845481F"/>
    <w:rsid w:val="48485A3E"/>
    <w:rsid w:val="48485C2A"/>
    <w:rsid w:val="48520AAF"/>
    <w:rsid w:val="485445F0"/>
    <w:rsid w:val="48549A03"/>
    <w:rsid w:val="4859E8A0"/>
    <w:rsid w:val="4861EB19"/>
    <w:rsid w:val="48656E11"/>
    <w:rsid w:val="486A1011"/>
    <w:rsid w:val="486A5083"/>
    <w:rsid w:val="486B87E4"/>
    <w:rsid w:val="48701D2A"/>
    <w:rsid w:val="4885C5DC"/>
    <w:rsid w:val="4896610B"/>
    <w:rsid w:val="48980096"/>
    <w:rsid w:val="48A1247C"/>
    <w:rsid w:val="48B3B271"/>
    <w:rsid w:val="48B4DDAF"/>
    <w:rsid w:val="48B698E2"/>
    <w:rsid w:val="48B85B84"/>
    <w:rsid w:val="48B8BA20"/>
    <w:rsid w:val="48BB9619"/>
    <w:rsid w:val="48C82FE0"/>
    <w:rsid w:val="48DB00AF"/>
    <w:rsid w:val="48DECD83"/>
    <w:rsid w:val="48DEEB63"/>
    <w:rsid w:val="48E77752"/>
    <w:rsid w:val="48EEF1F4"/>
    <w:rsid w:val="48F2FC7B"/>
    <w:rsid w:val="48F3411A"/>
    <w:rsid w:val="48FAB678"/>
    <w:rsid w:val="48FBEDF0"/>
    <w:rsid w:val="48FF79DB"/>
    <w:rsid w:val="4904CBB3"/>
    <w:rsid w:val="490BA39B"/>
    <w:rsid w:val="490DF498"/>
    <w:rsid w:val="491FFDA7"/>
    <w:rsid w:val="4928895F"/>
    <w:rsid w:val="4928AACB"/>
    <w:rsid w:val="493BEE77"/>
    <w:rsid w:val="493FF3C3"/>
    <w:rsid w:val="49400801"/>
    <w:rsid w:val="49432B39"/>
    <w:rsid w:val="49474F0C"/>
    <w:rsid w:val="494925AE"/>
    <w:rsid w:val="494DE67D"/>
    <w:rsid w:val="4954A7C7"/>
    <w:rsid w:val="4957024F"/>
    <w:rsid w:val="49614118"/>
    <w:rsid w:val="4965F0A2"/>
    <w:rsid w:val="4968E25D"/>
    <w:rsid w:val="49694CD3"/>
    <w:rsid w:val="496E9107"/>
    <w:rsid w:val="496F10CD"/>
    <w:rsid w:val="49888471"/>
    <w:rsid w:val="498FCD40"/>
    <w:rsid w:val="4996FD9E"/>
    <w:rsid w:val="49A84CA0"/>
    <w:rsid w:val="49AAC1CE"/>
    <w:rsid w:val="49B299CF"/>
    <w:rsid w:val="49BDA3AD"/>
    <w:rsid w:val="49C40E0D"/>
    <w:rsid w:val="49D1F521"/>
    <w:rsid w:val="49D4207B"/>
    <w:rsid w:val="49E29A0C"/>
    <w:rsid w:val="49F418CF"/>
    <w:rsid w:val="49F99186"/>
    <w:rsid w:val="4A0261EE"/>
    <w:rsid w:val="4A0343C6"/>
    <w:rsid w:val="4A0DD7F1"/>
    <w:rsid w:val="4A0F1AAE"/>
    <w:rsid w:val="4A187464"/>
    <w:rsid w:val="4A266ECB"/>
    <w:rsid w:val="4A28430B"/>
    <w:rsid w:val="4A2C7176"/>
    <w:rsid w:val="4A2EDF76"/>
    <w:rsid w:val="4A301447"/>
    <w:rsid w:val="4A36EADB"/>
    <w:rsid w:val="4A3B1011"/>
    <w:rsid w:val="4A3C15D2"/>
    <w:rsid w:val="4A4326F8"/>
    <w:rsid w:val="4A47EE29"/>
    <w:rsid w:val="4A4E7A9E"/>
    <w:rsid w:val="4A5AAE35"/>
    <w:rsid w:val="4A66028C"/>
    <w:rsid w:val="4A69125E"/>
    <w:rsid w:val="4A6A24EC"/>
    <w:rsid w:val="4A6BB68E"/>
    <w:rsid w:val="4A780609"/>
    <w:rsid w:val="4A7BDC06"/>
    <w:rsid w:val="4A7F564D"/>
    <w:rsid w:val="4A822586"/>
    <w:rsid w:val="4A8D9608"/>
    <w:rsid w:val="4A8FA97C"/>
    <w:rsid w:val="4A92C47F"/>
    <w:rsid w:val="4A94121D"/>
    <w:rsid w:val="4AA8E3A7"/>
    <w:rsid w:val="4AB26A03"/>
    <w:rsid w:val="4ABC8C4E"/>
    <w:rsid w:val="4AC99F83"/>
    <w:rsid w:val="4AC9F2D5"/>
    <w:rsid w:val="4ACB5A0A"/>
    <w:rsid w:val="4ACDE1CD"/>
    <w:rsid w:val="4AD09FD5"/>
    <w:rsid w:val="4AD74C03"/>
    <w:rsid w:val="4AD848D5"/>
    <w:rsid w:val="4ADDE5F5"/>
    <w:rsid w:val="4AE9BCA1"/>
    <w:rsid w:val="4AECCEE2"/>
    <w:rsid w:val="4AF9855F"/>
    <w:rsid w:val="4AFBD70A"/>
    <w:rsid w:val="4AFCC3B3"/>
    <w:rsid w:val="4B09B29D"/>
    <w:rsid w:val="4B11BAF4"/>
    <w:rsid w:val="4B153097"/>
    <w:rsid w:val="4B16F0CE"/>
    <w:rsid w:val="4B188C75"/>
    <w:rsid w:val="4B208620"/>
    <w:rsid w:val="4B21D200"/>
    <w:rsid w:val="4B243DF4"/>
    <w:rsid w:val="4B29611A"/>
    <w:rsid w:val="4B2F9068"/>
    <w:rsid w:val="4B33DEFF"/>
    <w:rsid w:val="4B388891"/>
    <w:rsid w:val="4B3D0B7D"/>
    <w:rsid w:val="4B421543"/>
    <w:rsid w:val="4B53326C"/>
    <w:rsid w:val="4B56ED34"/>
    <w:rsid w:val="4B602903"/>
    <w:rsid w:val="4B6A0C36"/>
    <w:rsid w:val="4B6ECD0F"/>
    <w:rsid w:val="4B6F9BB2"/>
    <w:rsid w:val="4B734BDB"/>
    <w:rsid w:val="4B7513F9"/>
    <w:rsid w:val="4B7F93C7"/>
    <w:rsid w:val="4B80150C"/>
    <w:rsid w:val="4B873601"/>
    <w:rsid w:val="4B8A2E34"/>
    <w:rsid w:val="4B95446B"/>
    <w:rsid w:val="4BA02FFD"/>
    <w:rsid w:val="4BA8038E"/>
    <w:rsid w:val="4BAF359A"/>
    <w:rsid w:val="4BB9446F"/>
    <w:rsid w:val="4BC1D20C"/>
    <w:rsid w:val="4BCF15B3"/>
    <w:rsid w:val="4BDA1685"/>
    <w:rsid w:val="4BDBA4D9"/>
    <w:rsid w:val="4BE1B380"/>
    <w:rsid w:val="4BE24F9E"/>
    <w:rsid w:val="4BE9C769"/>
    <w:rsid w:val="4BEB0FD5"/>
    <w:rsid w:val="4BF215BD"/>
    <w:rsid w:val="4BF875B1"/>
    <w:rsid w:val="4C168C25"/>
    <w:rsid w:val="4C16CF83"/>
    <w:rsid w:val="4C28A30D"/>
    <w:rsid w:val="4C28C714"/>
    <w:rsid w:val="4C2E40D6"/>
    <w:rsid w:val="4C32D48A"/>
    <w:rsid w:val="4C3776FC"/>
    <w:rsid w:val="4C418624"/>
    <w:rsid w:val="4C4F5329"/>
    <w:rsid w:val="4C5A6BE8"/>
    <w:rsid w:val="4C629BE3"/>
    <w:rsid w:val="4C757D3F"/>
    <w:rsid w:val="4C783CCB"/>
    <w:rsid w:val="4C7912D4"/>
    <w:rsid w:val="4C805B02"/>
    <w:rsid w:val="4C82153D"/>
    <w:rsid w:val="4C883C60"/>
    <w:rsid w:val="4C886E37"/>
    <w:rsid w:val="4C92DA42"/>
    <w:rsid w:val="4CA4F6B7"/>
    <w:rsid w:val="4CA6A705"/>
    <w:rsid w:val="4CAFA0F1"/>
    <w:rsid w:val="4CB96981"/>
    <w:rsid w:val="4CC20744"/>
    <w:rsid w:val="4CC68623"/>
    <w:rsid w:val="4CC9C71C"/>
    <w:rsid w:val="4CCA00A1"/>
    <w:rsid w:val="4CD92DAF"/>
    <w:rsid w:val="4CF429AB"/>
    <w:rsid w:val="4CFD766F"/>
    <w:rsid w:val="4D02E661"/>
    <w:rsid w:val="4D050C34"/>
    <w:rsid w:val="4D17C161"/>
    <w:rsid w:val="4D1CF8E9"/>
    <w:rsid w:val="4D1E3802"/>
    <w:rsid w:val="4D201476"/>
    <w:rsid w:val="4D23C217"/>
    <w:rsid w:val="4D27F783"/>
    <w:rsid w:val="4D2F14CE"/>
    <w:rsid w:val="4D35078D"/>
    <w:rsid w:val="4D3C754C"/>
    <w:rsid w:val="4D43EAA6"/>
    <w:rsid w:val="4D4578B3"/>
    <w:rsid w:val="4D4BB2A3"/>
    <w:rsid w:val="4D4F9307"/>
    <w:rsid w:val="4D505683"/>
    <w:rsid w:val="4D5195E2"/>
    <w:rsid w:val="4D565A2A"/>
    <w:rsid w:val="4D57626F"/>
    <w:rsid w:val="4D5AC8C1"/>
    <w:rsid w:val="4D5C166C"/>
    <w:rsid w:val="4D5CB91C"/>
    <w:rsid w:val="4D6192AC"/>
    <w:rsid w:val="4D63D59B"/>
    <w:rsid w:val="4D64AC9A"/>
    <w:rsid w:val="4D667435"/>
    <w:rsid w:val="4D671103"/>
    <w:rsid w:val="4D67DDA5"/>
    <w:rsid w:val="4D6FF765"/>
    <w:rsid w:val="4D70BF96"/>
    <w:rsid w:val="4D72B0D3"/>
    <w:rsid w:val="4D77BB7C"/>
    <w:rsid w:val="4D79995D"/>
    <w:rsid w:val="4D799E24"/>
    <w:rsid w:val="4D7BF18A"/>
    <w:rsid w:val="4D87883B"/>
    <w:rsid w:val="4D8F0789"/>
    <w:rsid w:val="4D9942BC"/>
    <w:rsid w:val="4D9A47DB"/>
    <w:rsid w:val="4D9ADF5D"/>
    <w:rsid w:val="4DC00214"/>
    <w:rsid w:val="4DE0E4B2"/>
    <w:rsid w:val="4DEA0AC5"/>
    <w:rsid w:val="4DF56549"/>
    <w:rsid w:val="4DFEE168"/>
    <w:rsid w:val="4E0045DC"/>
    <w:rsid w:val="4E00CB54"/>
    <w:rsid w:val="4E136B0E"/>
    <w:rsid w:val="4E14B72B"/>
    <w:rsid w:val="4E248EDC"/>
    <w:rsid w:val="4E29BCE9"/>
    <w:rsid w:val="4E32C95B"/>
    <w:rsid w:val="4E37BBBB"/>
    <w:rsid w:val="4E478205"/>
    <w:rsid w:val="4E4C7E07"/>
    <w:rsid w:val="4E530016"/>
    <w:rsid w:val="4E55EBD6"/>
    <w:rsid w:val="4E5B5384"/>
    <w:rsid w:val="4E6AB426"/>
    <w:rsid w:val="4E6B7FC1"/>
    <w:rsid w:val="4E6CA1CC"/>
    <w:rsid w:val="4E6CB4A9"/>
    <w:rsid w:val="4E770D49"/>
    <w:rsid w:val="4E7C4A5E"/>
    <w:rsid w:val="4E89BED3"/>
    <w:rsid w:val="4E8E9328"/>
    <w:rsid w:val="4E924B8D"/>
    <w:rsid w:val="4E92FF7A"/>
    <w:rsid w:val="4EA1657D"/>
    <w:rsid w:val="4EA369BE"/>
    <w:rsid w:val="4EA65D65"/>
    <w:rsid w:val="4EA76042"/>
    <w:rsid w:val="4EA8F28D"/>
    <w:rsid w:val="4EAB8F25"/>
    <w:rsid w:val="4EAC3135"/>
    <w:rsid w:val="4EB391C2"/>
    <w:rsid w:val="4EBDB701"/>
    <w:rsid w:val="4EBFB4BA"/>
    <w:rsid w:val="4EC6ECD7"/>
    <w:rsid w:val="4ECB5F35"/>
    <w:rsid w:val="4ED389FD"/>
    <w:rsid w:val="4EEB6368"/>
    <w:rsid w:val="4EEFC355"/>
    <w:rsid w:val="4EF39FAD"/>
    <w:rsid w:val="4EF92403"/>
    <w:rsid w:val="4F090409"/>
    <w:rsid w:val="4F0F1B41"/>
    <w:rsid w:val="4F1478AE"/>
    <w:rsid w:val="4F1E4462"/>
    <w:rsid w:val="4F2442B5"/>
    <w:rsid w:val="4F3394DC"/>
    <w:rsid w:val="4F45CF2C"/>
    <w:rsid w:val="4F4A3D34"/>
    <w:rsid w:val="4F4E2CE7"/>
    <w:rsid w:val="4F579A7A"/>
    <w:rsid w:val="4F57A4A5"/>
    <w:rsid w:val="4F61758C"/>
    <w:rsid w:val="4F61C83F"/>
    <w:rsid w:val="4F6A52D3"/>
    <w:rsid w:val="4F6AED19"/>
    <w:rsid w:val="4F741A9A"/>
    <w:rsid w:val="4F7F97AF"/>
    <w:rsid w:val="4F930898"/>
    <w:rsid w:val="4FA35E63"/>
    <w:rsid w:val="4FB46ECA"/>
    <w:rsid w:val="4FB89AE8"/>
    <w:rsid w:val="4FB89E24"/>
    <w:rsid w:val="4FBD9D5F"/>
    <w:rsid w:val="4FBEF428"/>
    <w:rsid w:val="4FC03F23"/>
    <w:rsid w:val="4FC5D6B0"/>
    <w:rsid w:val="4FC8123F"/>
    <w:rsid w:val="4FDCF396"/>
    <w:rsid w:val="4FE2FFF4"/>
    <w:rsid w:val="4FE4EAFE"/>
    <w:rsid w:val="4FEC255C"/>
    <w:rsid w:val="4FF18B0A"/>
    <w:rsid w:val="4FF61439"/>
    <w:rsid w:val="4FF8D680"/>
    <w:rsid w:val="4FF933A5"/>
    <w:rsid w:val="50054A8F"/>
    <w:rsid w:val="50067708"/>
    <w:rsid w:val="500A1E4B"/>
    <w:rsid w:val="500D59E8"/>
    <w:rsid w:val="500E96ED"/>
    <w:rsid w:val="500F30C3"/>
    <w:rsid w:val="5011908C"/>
    <w:rsid w:val="5019F559"/>
    <w:rsid w:val="501C57A1"/>
    <w:rsid w:val="501DFC17"/>
    <w:rsid w:val="5021F658"/>
    <w:rsid w:val="5022667F"/>
    <w:rsid w:val="50258FAC"/>
    <w:rsid w:val="502B2F44"/>
    <w:rsid w:val="50310DD3"/>
    <w:rsid w:val="50311A8C"/>
    <w:rsid w:val="5034D316"/>
    <w:rsid w:val="503C5B17"/>
    <w:rsid w:val="503EA7CC"/>
    <w:rsid w:val="50455029"/>
    <w:rsid w:val="504AD9E7"/>
    <w:rsid w:val="5051EA4B"/>
    <w:rsid w:val="50542134"/>
    <w:rsid w:val="5058627C"/>
    <w:rsid w:val="50619072"/>
    <w:rsid w:val="50655D0B"/>
    <w:rsid w:val="506649CF"/>
    <w:rsid w:val="5079A82B"/>
    <w:rsid w:val="5082A6BD"/>
    <w:rsid w:val="5087E421"/>
    <w:rsid w:val="508900AC"/>
    <w:rsid w:val="50953BB4"/>
    <w:rsid w:val="50C6CE04"/>
    <w:rsid w:val="50CBE6D4"/>
    <w:rsid w:val="50CDF567"/>
    <w:rsid w:val="50CE08E3"/>
    <w:rsid w:val="50D701D1"/>
    <w:rsid w:val="50E0992D"/>
    <w:rsid w:val="50E7171B"/>
    <w:rsid w:val="50ED352F"/>
    <w:rsid w:val="50F93514"/>
    <w:rsid w:val="50FC1430"/>
    <w:rsid w:val="50FE61EE"/>
    <w:rsid w:val="51036744"/>
    <w:rsid w:val="51129A76"/>
    <w:rsid w:val="511BA192"/>
    <w:rsid w:val="511D03F0"/>
    <w:rsid w:val="511DD614"/>
    <w:rsid w:val="511E0DE8"/>
    <w:rsid w:val="511EA268"/>
    <w:rsid w:val="511EEE5B"/>
    <w:rsid w:val="512DCBF6"/>
    <w:rsid w:val="5132F8E9"/>
    <w:rsid w:val="51347831"/>
    <w:rsid w:val="51405B8E"/>
    <w:rsid w:val="51423DFA"/>
    <w:rsid w:val="514B0267"/>
    <w:rsid w:val="514BB8F6"/>
    <w:rsid w:val="5153F6B7"/>
    <w:rsid w:val="51583260"/>
    <w:rsid w:val="515F5C5B"/>
    <w:rsid w:val="516E743F"/>
    <w:rsid w:val="516F44E7"/>
    <w:rsid w:val="517BB69C"/>
    <w:rsid w:val="517EF87D"/>
    <w:rsid w:val="5180BB5F"/>
    <w:rsid w:val="5180DF5C"/>
    <w:rsid w:val="5181C790"/>
    <w:rsid w:val="518D5B6B"/>
    <w:rsid w:val="51919A81"/>
    <w:rsid w:val="5194D5EC"/>
    <w:rsid w:val="519FA9DE"/>
    <w:rsid w:val="51AF39C4"/>
    <w:rsid w:val="51B0DB7F"/>
    <w:rsid w:val="51C27B8A"/>
    <w:rsid w:val="51C2F49C"/>
    <w:rsid w:val="51C4A97A"/>
    <w:rsid w:val="51C812EE"/>
    <w:rsid w:val="51C916E5"/>
    <w:rsid w:val="51CEC140"/>
    <w:rsid w:val="51CF64F9"/>
    <w:rsid w:val="51D5E8A2"/>
    <w:rsid w:val="51E17797"/>
    <w:rsid w:val="51E2ABE0"/>
    <w:rsid w:val="51F350C4"/>
    <w:rsid w:val="51F80C31"/>
    <w:rsid w:val="51FD158C"/>
    <w:rsid w:val="520205D4"/>
    <w:rsid w:val="5202C681"/>
    <w:rsid w:val="520C90F1"/>
    <w:rsid w:val="520FFF2A"/>
    <w:rsid w:val="52120524"/>
    <w:rsid w:val="5214E59F"/>
    <w:rsid w:val="521BA693"/>
    <w:rsid w:val="52251097"/>
    <w:rsid w:val="522C3114"/>
    <w:rsid w:val="523151A5"/>
    <w:rsid w:val="52319595"/>
    <w:rsid w:val="523BDA92"/>
    <w:rsid w:val="523CB36D"/>
    <w:rsid w:val="523F39C9"/>
    <w:rsid w:val="5240A4CB"/>
    <w:rsid w:val="524BB58C"/>
    <w:rsid w:val="524C5C2C"/>
    <w:rsid w:val="525A3AC1"/>
    <w:rsid w:val="525F31C4"/>
    <w:rsid w:val="5260711A"/>
    <w:rsid w:val="52663593"/>
    <w:rsid w:val="526DFDFE"/>
    <w:rsid w:val="5275251E"/>
    <w:rsid w:val="527AF5CF"/>
    <w:rsid w:val="527CB254"/>
    <w:rsid w:val="52829C79"/>
    <w:rsid w:val="5287A765"/>
    <w:rsid w:val="528BFDE3"/>
    <w:rsid w:val="5298B244"/>
    <w:rsid w:val="52A3C005"/>
    <w:rsid w:val="52B189AC"/>
    <w:rsid w:val="52B303F1"/>
    <w:rsid w:val="52B3D57E"/>
    <w:rsid w:val="52B5E15D"/>
    <w:rsid w:val="52BBAFD3"/>
    <w:rsid w:val="52BE6FFA"/>
    <w:rsid w:val="52BFBD18"/>
    <w:rsid w:val="52C6E28E"/>
    <w:rsid w:val="52C766CE"/>
    <w:rsid w:val="52C79382"/>
    <w:rsid w:val="52D29AE7"/>
    <w:rsid w:val="52D6A445"/>
    <w:rsid w:val="52D83514"/>
    <w:rsid w:val="52DCC60A"/>
    <w:rsid w:val="52DD13D4"/>
    <w:rsid w:val="52DD5F3F"/>
    <w:rsid w:val="52E08808"/>
    <w:rsid w:val="52E13BFF"/>
    <w:rsid w:val="52E40351"/>
    <w:rsid w:val="52E9C58A"/>
    <w:rsid w:val="52EF3F95"/>
    <w:rsid w:val="5306DEDD"/>
    <w:rsid w:val="530A5247"/>
    <w:rsid w:val="5318406C"/>
    <w:rsid w:val="53187EBC"/>
    <w:rsid w:val="5322D1FB"/>
    <w:rsid w:val="532DA928"/>
    <w:rsid w:val="533C2E5D"/>
    <w:rsid w:val="5346D185"/>
    <w:rsid w:val="5348E28F"/>
    <w:rsid w:val="5351F419"/>
    <w:rsid w:val="535DACF5"/>
    <w:rsid w:val="535F59BB"/>
    <w:rsid w:val="53631390"/>
    <w:rsid w:val="5364154D"/>
    <w:rsid w:val="5364FB4A"/>
    <w:rsid w:val="53705FF7"/>
    <w:rsid w:val="537C6752"/>
    <w:rsid w:val="537E7C41"/>
    <w:rsid w:val="5392B8F9"/>
    <w:rsid w:val="53A09F68"/>
    <w:rsid w:val="53A2596C"/>
    <w:rsid w:val="53A4F45F"/>
    <w:rsid w:val="53A7352D"/>
    <w:rsid w:val="53AF1848"/>
    <w:rsid w:val="53B0A7E0"/>
    <w:rsid w:val="53B56BF7"/>
    <w:rsid w:val="53BA477F"/>
    <w:rsid w:val="53BF0ECD"/>
    <w:rsid w:val="53BF84E3"/>
    <w:rsid w:val="53C26C71"/>
    <w:rsid w:val="53C5F47F"/>
    <w:rsid w:val="53CC3EFC"/>
    <w:rsid w:val="53CEA7F8"/>
    <w:rsid w:val="53D201A3"/>
    <w:rsid w:val="53DB25DD"/>
    <w:rsid w:val="53E08CA1"/>
    <w:rsid w:val="53ECDEBB"/>
    <w:rsid w:val="53F1A2CC"/>
    <w:rsid w:val="53F336F7"/>
    <w:rsid w:val="53FC417B"/>
    <w:rsid w:val="540676EF"/>
    <w:rsid w:val="54085EDE"/>
    <w:rsid w:val="5418F56A"/>
    <w:rsid w:val="541B6E3D"/>
    <w:rsid w:val="541CBAA3"/>
    <w:rsid w:val="5425190F"/>
    <w:rsid w:val="5429FE9B"/>
    <w:rsid w:val="54301225"/>
    <w:rsid w:val="5433B4F2"/>
    <w:rsid w:val="5439F451"/>
    <w:rsid w:val="5446EEA6"/>
    <w:rsid w:val="5450C085"/>
    <w:rsid w:val="54542B9D"/>
    <w:rsid w:val="5455B6F5"/>
    <w:rsid w:val="546640DF"/>
    <w:rsid w:val="54674E1C"/>
    <w:rsid w:val="547E2093"/>
    <w:rsid w:val="5494958A"/>
    <w:rsid w:val="54A28DC3"/>
    <w:rsid w:val="54A293EE"/>
    <w:rsid w:val="54A3FADA"/>
    <w:rsid w:val="54AA3963"/>
    <w:rsid w:val="54AD7BFB"/>
    <w:rsid w:val="54B13988"/>
    <w:rsid w:val="54B4BDB8"/>
    <w:rsid w:val="54BEF55D"/>
    <w:rsid w:val="54C97989"/>
    <w:rsid w:val="54CFA0B9"/>
    <w:rsid w:val="54D3F44F"/>
    <w:rsid w:val="54D4A200"/>
    <w:rsid w:val="54E7E7EF"/>
    <w:rsid w:val="54F17F83"/>
    <w:rsid w:val="54F366E6"/>
    <w:rsid w:val="54FBE740"/>
    <w:rsid w:val="54FC1C6F"/>
    <w:rsid w:val="55006E6C"/>
    <w:rsid w:val="5507D902"/>
    <w:rsid w:val="5512B56A"/>
    <w:rsid w:val="5517BFAD"/>
    <w:rsid w:val="5519E2A2"/>
    <w:rsid w:val="552270E1"/>
    <w:rsid w:val="5522D346"/>
    <w:rsid w:val="5524BFBD"/>
    <w:rsid w:val="552543EF"/>
    <w:rsid w:val="55264A4E"/>
    <w:rsid w:val="552D13A2"/>
    <w:rsid w:val="55322F37"/>
    <w:rsid w:val="5537EFBA"/>
    <w:rsid w:val="5539BAF2"/>
    <w:rsid w:val="55434972"/>
    <w:rsid w:val="5552E34F"/>
    <w:rsid w:val="5554435B"/>
    <w:rsid w:val="55547216"/>
    <w:rsid w:val="55597489"/>
    <w:rsid w:val="555B5544"/>
    <w:rsid w:val="555C71CF"/>
    <w:rsid w:val="556B55AB"/>
    <w:rsid w:val="557B33CB"/>
    <w:rsid w:val="5584D175"/>
    <w:rsid w:val="558D51AF"/>
    <w:rsid w:val="5594B9CE"/>
    <w:rsid w:val="559524A7"/>
    <w:rsid w:val="5596F205"/>
    <w:rsid w:val="559DA44C"/>
    <w:rsid w:val="55A023E6"/>
    <w:rsid w:val="55ACC5E0"/>
    <w:rsid w:val="55AF8FB0"/>
    <w:rsid w:val="55B6F5A7"/>
    <w:rsid w:val="55B7E166"/>
    <w:rsid w:val="55BA42FF"/>
    <w:rsid w:val="55BA4BBD"/>
    <w:rsid w:val="55C55BF1"/>
    <w:rsid w:val="55C68179"/>
    <w:rsid w:val="55C7D1A2"/>
    <w:rsid w:val="55CB5AA2"/>
    <w:rsid w:val="55D5C4B2"/>
    <w:rsid w:val="55D6B705"/>
    <w:rsid w:val="55D72F7C"/>
    <w:rsid w:val="55DA3CFE"/>
    <w:rsid w:val="55DB384F"/>
    <w:rsid w:val="55DBD9DB"/>
    <w:rsid w:val="55EABB76"/>
    <w:rsid w:val="55F083C4"/>
    <w:rsid w:val="55F2E676"/>
    <w:rsid w:val="560AD864"/>
    <w:rsid w:val="5620B132"/>
    <w:rsid w:val="5624275F"/>
    <w:rsid w:val="56294EBF"/>
    <w:rsid w:val="5632B50E"/>
    <w:rsid w:val="5636C881"/>
    <w:rsid w:val="563EBA24"/>
    <w:rsid w:val="56400D2B"/>
    <w:rsid w:val="56443F2D"/>
    <w:rsid w:val="56459C9A"/>
    <w:rsid w:val="5646F71F"/>
    <w:rsid w:val="5647AEDC"/>
    <w:rsid w:val="565353D6"/>
    <w:rsid w:val="565665D9"/>
    <w:rsid w:val="5656DCB8"/>
    <w:rsid w:val="565A2D58"/>
    <w:rsid w:val="565DAB13"/>
    <w:rsid w:val="5660CC8E"/>
    <w:rsid w:val="566549EA"/>
    <w:rsid w:val="5670D494"/>
    <w:rsid w:val="56762BAD"/>
    <w:rsid w:val="567691A6"/>
    <w:rsid w:val="567966D2"/>
    <w:rsid w:val="567C7114"/>
    <w:rsid w:val="5688F99F"/>
    <w:rsid w:val="568E3744"/>
    <w:rsid w:val="56A12D35"/>
    <w:rsid w:val="56A4DABE"/>
    <w:rsid w:val="56A55425"/>
    <w:rsid w:val="56A9068A"/>
    <w:rsid w:val="56ABEA2E"/>
    <w:rsid w:val="56B174CA"/>
    <w:rsid w:val="56B4FF71"/>
    <w:rsid w:val="56B61D03"/>
    <w:rsid w:val="56B90747"/>
    <w:rsid w:val="56B910CF"/>
    <w:rsid w:val="56BAA669"/>
    <w:rsid w:val="56BC31D7"/>
    <w:rsid w:val="56BD2ED1"/>
    <w:rsid w:val="56BEA3A7"/>
    <w:rsid w:val="56CAE653"/>
    <w:rsid w:val="56D58B53"/>
    <w:rsid w:val="56DB865E"/>
    <w:rsid w:val="56DDB574"/>
    <w:rsid w:val="56E8A301"/>
    <w:rsid w:val="56FB2C9A"/>
    <w:rsid w:val="56FB96BB"/>
    <w:rsid w:val="570A3C59"/>
    <w:rsid w:val="571046BB"/>
    <w:rsid w:val="57153FDA"/>
    <w:rsid w:val="57170DAC"/>
    <w:rsid w:val="5720689C"/>
    <w:rsid w:val="57295737"/>
    <w:rsid w:val="572BE14C"/>
    <w:rsid w:val="572C1FBD"/>
    <w:rsid w:val="5737B8B4"/>
    <w:rsid w:val="5738DED0"/>
    <w:rsid w:val="5741B0F6"/>
    <w:rsid w:val="5742AEB6"/>
    <w:rsid w:val="57464B3B"/>
    <w:rsid w:val="57492087"/>
    <w:rsid w:val="575C55B0"/>
    <w:rsid w:val="575CB9D1"/>
    <w:rsid w:val="575F6752"/>
    <w:rsid w:val="5760922D"/>
    <w:rsid w:val="576A23AE"/>
    <w:rsid w:val="57719513"/>
    <w:rsid w:val="5773B840"/>
    <w:rsid w:val="57879874"/>
    <w:rsid w:val="5790ED0B"/>
    <w:rsid w:val="5791E11D"/>
    <w:rsid w:val="5792F367"/>
    <w:rsid w:val="57979950"/>
    <w:rsid w:val="57A5DDDC"/>
    <w:rsid w:val="57B30513"/>
    <w:rsid w:val="57B5E094"/>
    <w:rsid w:val="57B8C463"/>
    <w:rsid w:val="57C1425C"/>
    <w:rsid w:val="57C4ED90"/>
    <w:rsid w:val="57CA40C0"/>
    <w:rsid w:val="57CAB353"/>
    <w:rsid w:val="57CF77C2"/>
    <w:rsid w:val="57DA6276"/>
    <w:rsid w:val="57DAE75A"/>
    <w:rsid w:val="57DF79CE"/>
    <w:rsid w:val="57DFF1F2"/>
    <w:rsid w:val="57EB5BF7"/>
    <w:rsid w:val="57F6DC86"/>
    <w:rsid w:val="57F7EA69"/>
    <w:rsid w:val="5804460A"/>
    <w:rsid w:val="580C6B13"/>
    <w:rsid w:val="580E2C33"/>
    <w:rsid w:val="581A42C8"/>
    <w:rsid w:val="58248FF7"/>
    <w:rsid w:val="582AA722"/>
    <w:rsid w:val="58343EEB"/>
    <w:rsid w:val="5835567F"/>
    <w:rsid w:val="58385869"/>
    <w:rsid w:val="583C5F08"/>
    <w:rsid w:val="5845FDC9"/>
    <w:rsid w:val="58511E0B"/>
    <w:rsid w:val="58534E8C"/>
    <w:rsid w:val="58545BA1"/>
    <w:rsid w:val="58559B4F"/>
    <w:rsid w:val="5856681F"/>
    <w:rsid w:val="58591292"/>
    <w:rsid w:val="585A7408"/>
    <w:rsid w:val="58616E89"/>
    <w:rsid w:val="58686931"/>
    <w:rsid w:val="586BE5D2"/>
    <w:rsid w:val="586BEAB5"/>
    <w:rsid w:val="58716A99"/>
    <w:rsid w:val="589CFF80"/>
    <w:rsid w:val="589F5535"/>
    <w:rsid w:val="58A05801"/>
    <w:rsid w:val="58A3A06A"/>
    <w:rsid w:val="58A428A3"/>
    <w:rsid w:val="58A5FB6B"/>
    <w:rsid w:val="58B5C05B"/>
    <w:rsid w:val="58BB5555"/>
    <w:rsid w:val="58BEF798"/>
    <w:rsid w:val="58C53227"/>
    <w:rsid w:val="58CEDBC3"/>
    <w:rsid w:val="58D19485"/>
    <w:rsid w:val="58D78E86"/>
    <w:rsid w:val="58DEA0F3"/>
    <w:rsid w:val="58E66E8B"/>
    <w:rsid w:val="58F2A2AB"/>
    <w:rsid w:val="58FAD575"/>
    <w:rsid w:val="58FCFCB3"/>
    <w:rsid w:val="5902DED5"/>
    <w:rsid w:val="5903D917"/>
    <w:rsid w:val="59119BBE"/>
    <w:rsid w:val="591A6562"/>
    <w:rsid w:val="591ADDE1"/>
    <w:rsid w:val="591F8ED5"/>
    <w:rsid w:val="5921C269"/>
    <w:rsid w:val="592663C5"/>
    <w:rsid w:val="592BBA09"/>
    <w:rsid w:val="592EE06E"/>
    <w:rsid w:val="5931695E"/>
    <w:rsid w:val="5934B547"/>
    <w:rsid w:val="59368C99"/>
    <w:rsid w:val="594C3F46"/>
    <w:rsid w:val="595638FC"/>
    <w:rsid w:val="595DB14C"/>
    <w:rsid w:val="595F1D08"/>
    <w:rsid w:val="5960206B"/>
    <w:rsid w:val="59661121"/>
    <w:rsid w:val="5974C8E0"/>
    <w:rsid w:val="597AB84D"/>
    <w:rsid w:val="597B6CAF"/>
    <w:rsid w:val="598800C9"/>
    <w:rsid w:val="599B2595"/>
    <w:rsid w:val="599CEA9A"/>
    <w:rsid w:val="599DBC22"/>
    <w:rsid w:val="59BA2974"/>
    <w:rsid w:val="59BD1774"/>
    <w:rsid w:val="59BDAFB0"/>
    <w:rsid w:val="59C34C82"/>
    <w:rsid w:val="59C55D50"/>
    <w:rsid w:val="59C57D23"/>
    <w:rsid w:val="59C80152"/>
    <w:rsid w:val="59D30F98"/>
    <w:rsid w:val="59D4593F"/>
    <w:rsid w:val="59D7FCD2"/>
    <w:rsid w:val="59DE0A48"/>
    <w:rsid w:val="59E5457A"/>
    <w:rsid w:val="59E6A257"/>
    <w:rsid w:val="59F391D5"/>
    <w:rsid w:val="59F64469"/>
    <w:rsid w:val="59FFADFF"/>
    <w:rsid w:val="5A0D2C15"/>
    <w:rsid w:val="5A0F9BE1"/>
    <w:rsid w:val="5A0FA482"/>
    <w:rsid w:val="5A134706"/>
    <w:rsid w:val="5A16BA95"/>
    <w:rsid w:val="5A1DD4FB"/>
    <w:rsid w:val="5A1F6ACC"/>
    <w:rsid w:val="5A20D24F"/>
    <w:rsid w:val="5A222B17"/>
    <w:rsid w:val="5A2E4CFD"/>
    <w:rsid w:val="5A37122E"/>
    <w:rsid w:val="5A398C86"/>
    <w:rsid w:val="5A3B4A3F"/>
    <w:rsid w:val="5A430B18"/>
    <w:rsid w:val="5A472967"/>
    <w:rsid w:val="5A4C4C50"/>
    <w:rsid w:val="5A4D11F6"/>
    <w:rsid w:val="5A50B9B7"/>
    <w:rsid w:val="5A50C509"/>
    <w:rsid w:val="5A5C2B5C"/>
    <w:rsid w:val="5A62F06E"/>
    <w:rsid w:val="5A662168"/>
    <w:rsid w:val="5A67878F"/>
    <w:rsid w:val="5A69F33D"/>
    <w:rsid w:val="5A700836"/>
    <w:rsid w:val="5A7B471A"/>
    <w:rsid w:val="5A7C54CF"/>
    <w:rsid w:val="5A7D6280"/>
    <w:rsid w:val="5A7D6997"/>
    <w:rsid w:val="5A7F5357"/>
    <w:rsid w:val="5A839AB2"/>
    <w:rsid w:val="5A844C11"/>
    <w:rsid w:val="5A882535"/>
    <w:rsid w:val="5A89CE19"/>
    <w:rsid w:val="5A8CC4CE"/>
    <w:rsid w:val="5A98CD14"/>
    <w:rsid w:val="5A9F9DF6"/>
    <w:rsid w:val="5AA1FBC3"/>
    <w:rsid w:val="5AA7AEFA"/>
    <w:rsid w:val="5AAD9D4E"/>
    <w:rsid w:val="5AAEB4A0"/>
    <w:rsid w:val="5AB0A9C2"/>
    <w:rsid w:val="5AB94383"/>
    <w:rsid w:val="5AB9707E"/>
    <w:rsid w:val="5AC7F38E"/>
    <w:rsid w:val="5AC88DCD"/>
    <w:rsid w:val="5ACB8B5C"/>
    <w:rsid w:val="5ACDB8DC"/>
    <w:rsid w:val="5ACE74BE"/>
    <w:rsid w:val="5AD23E0C"/>
    <w:rsid w:val="5ADE7025"/>
    <w:rsid w:val="5ADEF7ED"/>
    <w:rsid w:val="5AE1B62A"/>
    <w:rsid w:val="5AE365F5"/>
    <w:rsid w:val="5AE60DC0"/>
    <w:rsid w:val="5AEBFA06"/>
    <w:rsid w:val="5AF2A4AC"/>
    <w:rsid w:val="5AFBB1A4"/>
    <w:rsid w:val="5AFC670A"/>
    <w:rsid w:val="5AFE13F8"/>
    <w:rsid w:val="5B007D25"/>
    <w:rsid w:val="5B01E6E3"/>
    <w:rsid w:val="5B0C5C13"/>
    <w:rsid w:val="5B0E7BA5"/>
    <w:rsid w:val="5B0F2C5A"/>
    <w:rsid w:val="5B1EC71C"/>
    <w:rsid w:val="5B1F9840"/>
    <w:rsid w:val="5B2D71D4"/>
    <w:rsid w:val="5B357B88"/>
    <w:rsid w:val="5B4FFB7C"/>
    <w:rsid w:val="5B51FC47"/>
    <w:rsid w:val="5B5BD1AB"/>
    <w:rsid w:val="5B5C30B9"/>
    <w:rsid w:val="5B5C4934"/>
    <w:rsid w:val="5B5F42A5"/>
    <w:rsid w:val="5B63C091"/>
    <w:rsid w:val="5B6C5BC1"/>
    <w:rsid w:val="5B6D9ED1"/>
    <w:rsid w:val="5B6FFBC9"/>
    <w:rsid w:val="5B80C666"/>
    <w:rsid w:val="5B830611"/>
    <w:rsid w:val="5B87DCF6"/>
    <w:rsid w:val="5BAB5502"/>
    <w:rsid w:val="5BAE63FF"/>
    <w:rsid w:val="5BAFF826"/>
    <w:rsid w:val="5BB88CCB"/>
    <w:rsid w:val="5BBB12D3"/>
    <w:rsid w:val="5BBB34D4"/>
    <w:rsid w:val="5BC19B73"/>
    <w:rsid w:val="5BC30FD4"/>
    <w:rsid w:val="5BC827A8"/>
    <w:rsid w:val="5BCFBF9D"/>
    <w:rsid w:val="5BD04B73"/>
    <w:rsid w:val="5BD87111"/>
    <w:rsid w:val="5BD9840E"/>
    <w:rsid w:val="5BE132C0"/>
    <w:rsid w:val="5BEC956A"/>
    <w:rsid w:val="5BF0281A"/>
    <w:rsid w:val="5BFA47CA"/>
    <w:rsid w:val="5C027954"/>
    <w:rsid w:val="5C02B3E5"/>
    <w:rsid w:val="5C0A6664"/>
    <w:rsid w:val="5C0FF71A"/>
    <w:rsid w:val="5C1B4E1D"/>
    <w:rsid w:val="5C2200DD"/>
    <w:rsid w:val="5C252E00"/>
    <w:rsid w:val="5C28887B"/>
    <w:rsid w:val="5C2F36F0"/>
    <w:rsid w:val="5C3049B4"/>
    <w:rsid w:val="5C349D75"/>
    <w:rsid w:val="5C36746A"/>
    <w:rsid w:val="5C38C49D"/>
    <w:rsid w:val="5C3CC9B5"/>
    <w:rsid w:val="5C48A3DB"/>
    <w:rsid w:val="5C5589D9"/>
    <w:rsid w:val="5C5B381B"/>
    <w:rsid w:val="5C5DD2F2"/>
    <w:rsid w:val="5C679EDB"/>
    <w:rsid w:val="5C708475"/>
    <w:rsid w:val="5C7601A6"/>
    <w:rsid w:val="5C7F280E"/>
    <w:rsid w:val="5CA60A05"/>
    <w:rsid w:val="5CB6A276"/>
    <w:rsid w:val="5CC80418"/>
    <w:rsid w:val="5CCFB9BB"/>
    <w:rsid w:val="5CD07031"/>
    <w:rsid w:val="5CD48B6E"/>
    <w:rsid w:val="5CD52448"/>
    <w:rsid w:val="5CD8866B"/>
    <w:rsid w:val="5CE0C72F"/>
    <w:rsid w:val="5CE3080D"/>
    <w:rsid w:val="5CE6230E"/>
    <w:rsid w:val="5CE7EE89"/>
    <w:rsid w:val="5CE86656"/>
    <w:rsid w:val="5CEEC364"/>
    <w:rsid w:val="5CEF3E89"/>
    <w:rsid w:val="5CF3C5D0"/>
    <w:rsid w:val="5CFEB810"/>
    <w:rsid w:val="5D009BC7"/>
    <w:rsid w:val="5D04E2CA"/>
    <w:rsid w:val="5D126F22"/>
    <w:rsid w:val="5D191C71"/>
    <w:rsid w:val="5D1A3202"/>
    <w:rsid w:val="5D1ABFFD"/>
    <w:rsid w:val="5D1AF4A8"/>
    <w:rsid w:val="5D1C40BF"/>
    <w:rsid w:val="5D1C5705"/>
    <w:rsid w:val="5D201869"/>
    <w:rsid w:val="5D2028DA"/>
    <w:rsid w:val="5D35525A"/>
    <w:rsid w:val="5D397BB5"/>
    <w:rsid w:val="5D3B34EE"/>
    <w:rsid w:val="5D3ED7A2"/>
    <w:rsid w:val="5D40E951"/>
    <w:rsid w:val="5D45BC9F"/>
    <w:rsid w:val="5D4888AB"/>
    <w:rsid w:val="5D5059D9"/>
    <w:rsid w:val="5D52801C"/>
    <w:rsid w:val="5D56E214"/>
    <w:rsid w:val="5D6470F6"/>
    <w:rsid w:val="5D650DA9"/>
    <w:rsid w:val="5D6DF6F0"/>
    <w:rsid w:val="5D72D39D"/>
    <w:rsid w:val="5D797DDD"/>
    <w:rsid w:val="5D7D43B4"/>
    <w:rsid w:val="5D800410"/>
    <w:rsid w:val="5D8778C5"/>
    <w:rsid w:val="5D8865CB"/>
    <w:rsid w:val="5D8AAA43"/>
    <w:rsid w:val="5D8AC426"/>
    <w:rsid w:val="5D92235B"/>
    <w:rsid w:val="5D9D1E48"/>
    <w:rsid w:val="5DA29636"/>
    <w:rsid w:val="5DA8FE22"/>
    <w:rsid w:val="5DACC158"/>
    <w:rsid w:val="5DBD4B9C"/>
    <w:rsid w:val="5DBF42C3"/>
    <w:rsid w:val="5DC7B5C5"/>
    <w:rsid w:val="5DC7CED1"/>
    <w:rsid w:val="5DC7EEB4"/>
    <w:rsid w:val="5DD0B878"/>
    <w:rsid w:val="5DD1141C"/>
    <w:rsid w:val="5DDAE985"/>
    <w:rsid w:val="5DDF8AE1"/>
    <w:rsid w:val="5DE602CF"/>
    <w:rsid w:val="5DE84A84"/>
    <w:rsid w:val="5DECA370"/>
    <w:rsid w:val="5DF06DD3"/>
    <w:rsid w:val="5DF29338"/>
    <w:rsid w:val="5DF75A5E"/>
    <w:rsid w:val="5DF9DC7F"/>
    <w:rsid w:val="5E00126A"/>
    <w:rsid w:val="5E01A2FD"/>
    <w:rsid w:val="5E0BBD14"/>
    <w:rsid w:val="5E1BC664"/>
    <w:rsid w:val="5E28BCBB"/>
    <w:rsid w:val="5E29D3B4"/>
    <w:rsid w:val="5E2E6FBA"/>
    <w:rsid w:val="5E36C492"/>
    <w:rsid w:val="5E464C61"/>
    <w:rsid w:val="5E464EC2"/>
    <w:rsid w:val="5E4B5855"/>
    <w:rsid w:val="5E4F933D"/>
    <w:rsid w:val="5E502E9F"/>
    <w:rsid w:val="5E5803C9"/>
    <w:rsid w:val="5E6133B8"/>
    <w:rsid w:val="5E672BED"/>
    <w:rsid w:val="5E69A3F3"/>
    <w:rsid w:val="5E735275"/>
    <w:rsid w:val="5E778240"/>
    <w:rsid w:val="5E7F2441"/>
    <w:rsid w:val="5E842013"/>
    <w:rsid w:val="5E8B0EEA"/>
    <w:rsid w:val="5E8E8D2A"/>
    <w:rsid w:val="5E953403"/>
    <w:rsid w:val="5E9A2854"/>
    <w:rsid w:val="5E9C6A26"/>
    <w:rsid w:val="5E9F47C0"/>
    <w:rsid w:val="5E9F6269"/>
    <w:rsid w:val="5EAB6DF5"/>
    <w:rsid w:val="5EB247AA"/>
    <w:rsid w:val="5EC1E2C2"/>
    <w:rsid w:val="5EC4F24A"/>
    <w:rsid w:val="5EC85416"/>
    <w:rsid w:val="5ECB73E6"/>
    <w:rsid w:val="5EE6BDAE"/>
    <w:rsid w:val="5EE7B402"/>
    <w:rsid w:val="5EEA2BB8"/>
    <w:rsid w:val="5EECAAE1"/>
    <w:rsid w:val="5EF79497"/>
    <w:rsid w:val="5EFD3B30"/>
    <w:rsid w:val="5F02B2C7"/>
    <w:rsid w:val="5F09B043"/>
    <w:rsid w:val="5F0E94C3"/>
    <w:rsid w:val="5F16C2D4"/>
    <w:rsid w:val="5F172EB2"/>
    <w:rsid w:val="5F1748D9"/>
    <w:rsid w:val="5F191415"/>
    <w:rsid w:val="5F20F2B4"/>
    <w:rsid w:val="5F2B28E9"/>
    <w:rsid w:val="5F300E2F"/>
    <w:rsid w:val="5F3072E0"/>
    <w:rsid w:val="5F5613D1"/>
    <w:rsid w:val="5F57B07B"/>
    <w:rsid w:val="5F5EFC89"/>
    <w:rsid w:val="5F6344FA"/>
    <w:rsid w:val="5F6518F5"/>
    <w:rsid w:val="5F66E319"/>
    <w:rsid w:val="5F6E9680"/>
    <w:rsid w:val="5F701B29"/>
    <w:rsid w:val="5F71F237"/>
    <w:rsid w:val="5F86CD1C"/>
    <w:rsid w:val="5F921E87"/>
    <w:rsid w:val="5F9AF81F"/>
    <w:rsid w:val="5F9BD84D"/>
    <w:rsid w:val="5FA0D56C"/>
    <w:rsid w:val="5FA6A2E4"/>
    <w:rsid w:val="5FB47683"/>
    <w:rsid w:val="5FB93E98"/>
    <w:rsid w:val="5FBD6192"/>
    <w:rsid w:val="5FBD7CB5"/>
    <w:rsid w:val="5FC7D28E"/>
    <w:rsid w:val="5FDB0D90"/>
    <w:rsid w:val="5FE14337"/>
    <w:rsid w:val="5FE79706"/>
    <w:rsid w:val="5FEEF376"/>
    <w:rsid w:val="5FFF0CAB"/>
    <w:rsid w:val="60003B19"/>
    <w:rsid w:val="6002FC4E"/>
    <w:rsid w:val="600BF181"/>
    <w:rsid w:val="600F9C5A"/>
    <w:rsid w:val="6016FC75"/>
    <w:rsid w:val="6017835D"/>
    <w:rsid w:val="6018FDFE"/>
    <w:rsid w:val="601F069C"/>
    <w:rsid w:val="60208F87"/>
    <w:rsid w:val="6026837D"/>
    <w:rsid w:val="6029C53D"/>
    <w:rsid w:val="602FE29F"/>
    <w:rsid w:val="603C0DA8"/>
    <w:rsid w:val="6042B95A"/>
    <w:rsid w:val="60431FEE"/>
    <w:rsid w:val="6044CD16"/>
    <w:rsid w:val="6046F894"/>
    <w:rsid w:val="60489A84"/>
    <w:rsid w:val="605B6646"/>
    <w:rsid w:val="60624341"/>
    <w:rsid w:val="607A0AE9"/>
    <w:rsid w:val="607D19EA"/>
    <w:rsid w:val="608268A4"/>
    <w:rsid w:val="608C69D5"/>
    <w:rsid w:val="608EB43F"/>
    <w:rsid w:val="608F47BC"/>
    <w:rsid w:val="6096831F"/>
    <w:rsid w:val="60969473"/>
    <w:rsid w:val="609731EE"/>
    <w:rsid w:val="609AEB9F"/>
    <w:rsid w:val="609F42CC"/>
    <w:rsid w:val="60A37B1A"/>
    <w:rsid w:val="60AA745F"/>
    <w:rsid w:val="60B05DD4"/>
    <w:rsid w:val="60B116F1"/>
    <w:rsid w:val="60B36846"/>
    <w:rsid w:val="60B4E476"/>
    <w:rsid w:val="60B7F41E"/>
    <w:rsid w:val="60C18A17"/>
    <w:rsid w:val="60C968A6"/>
    <w:rsid w:val="60D231F2"/>
    <w:rsid w:val="60D3386D"/>
    <w:rsid w:val="60D6DA3F"/>
    <w:rsid w:val="60DC3D6B"/>
    <w:rsid w:val="60DDCA91"/>
    <w:rsid w:val="60E0C41D"/>
    <w:rsid w:val="60F14A77"/>
    <w:rsid w:val="60FBA5D1"/>
    <w:rsid w:val="611041E7"/>
    <w:rsid w:val="61108C9F"/>
    <w:rsid w:val="61168CEA"/>
    <w:rsid w:val="611D217B"/>
    <w:rsid w:val="611F366E"/>
    <w:rsid w:val="6127BF04"/>
    <w:rsid w:val="6131E516"/>
    <w:rsid w:val="61372791"/>
    <w:rsid w:val="613E86C2"/>
    <w:rsid w:val="61419B3F"/>
    <w:rsid w:val="6142BFA6"/>
    <w:rsid w:val="6148055D"/>
    <w:rsid w:val="614E8FEC"/>
    <w:rsid w:val="61655C9C"/>
    <w:rsid w:val="616B6362"/>
    <w:rsid w:val="616CD587"/>
    <w:rsid w:val="617298DE"/>
    <w:rsid w:val="6178FAF9"/>
    <w:rsid w:val="617E6660"/>
    <w:rsid w:val="618E3A43"/>
    <w:rsid w:val="619969E8"/>
    <w:rsid w:val="6199B186"/>
    <w:rsid w:val="61A7FC91"/>
    <w:rsid w:val="61B13BEC"/>
    <w:rsid w:val="61BFAFA3"/>
    <w:rsid w:val="61C2E2B7"/>
    <w:rsid w:val="61C91242"/>
    <w:rsid w:val="61D72BBC"/>
    <w:rsid w:val="61EFF452"/>
    <w:rsid w:val="61F41D45"/>
    <w:rsid w:val="61FB94D2"/>
    <w:rsid w:val="6200653C"/>
    <w:rsid w:val="6204F1D8"/>
    <w:rsid w:val="620CA544"/>
    <w:rsid w:val="62145A74"/>
    <w:rsid w:val="62192737"/>
    <w:rsid w:val="621B90F9"/>
    <w:rsid w:val="6221CC7A"/>
    <w:rsid w:val="6225B7E9"/>
    <w:rsid w:val="622F87B6"/>
    <w:rsid w:val="62449A08"/>
    <w:rsid w:val="624EC2B8"/>
    <w:rsid w:val="625091EC"/>
    <w:rsid w:val="625213DE"/>
    <w:rsid w:val="6254EE62"/>
    <w:rsid w:val="62613D22"/>
    <w:rsid w:val="626E96FE"/>
    <w:rsid w:val="62766CEB"/>
    <w:rsid w:val="62767D30"/>
    <w:rsid w:val="6278928E"/>
    <w:rsid w:val="6278B65B"/>
    <w:rsid w:val="628AB5A6"/>
    <w:rsid w:val="62A00BD3"/>
    <w:rsid w:val="62A194FC"/>
    <w:rsid w:val="62A78A11"/>
    <w:rsid w:val="62B32C54"/>
    <w:rsid w:val="62B54BA6"/>
    <w:rsid w:val="62C1C19F"/>
    <w:rsid w:val="62C2A162"/>
    <w:rsid w:val="62DA3F71"/>
    <w:rsid w:val="62DCBD1E"/>
    <w:rsid w:val="62E93934"/>
    <w:rsid w:val="62EF7BB2"/>
    <w:rsid w:val="62F57835"/>
    <w:rsid w:val="62F72D27"/>
    <w:rsid w:val="63002FE1"/>
    <w:rsid w:val="630D8748"/>
    <w:rsid w:val="630F4156"/>
    <w:rsid w:val="6312121E"/>
    <w:rsid w:val="63180E96"/>
    <w:rsid w:val="631DFE97"/>
    <w:rsid w:val="6323E2C9"/>
    <w:rsid w:val="6324CEB2"/>
    <w:rsid w:val="632F7882"/>
    <w:rsid w:val="632FBFF7"/>
    <w:rsid w:val="633A9D10"/>
    <w:rsid w:val="633B8658"/>
    <w:rsid w:val="633D42B7"/>
    <w:rsid w:val="6341761B"/>
    <w:rsid w:val="63473D1C"/>
    <w:rsid w:val="634969EA"/>
    <w:rsid w:val="6362BC90"/>
    <w:rsid w:val="63632BAA"/>
    <w:rsid w:val="63641578"/>
    <w:rsid w:val="636584E7"/>
    <w:rsid w:val="636B280A"/>
    <w:rsid w:val="636D4377"/>
    <w:rsid w:val="636F0060"/>
    <w:rsid w:val="6372B8E3"/>
    <w:rsid w:val="637E798F"/>
    <w:rsid w:val="639D26AF"/>
    <w:rsid w:val="63A1A530"/>
    <w:rsid w:val="63A2EF4B"/>
    <w:rsid w:val="63CE37F7"/>
    <w:rsid w:val="63D039AE"/>
    <w:rsid w:val="63D465C2"/>
    <w:rsid w:val="63DDCCC5"/>
    <w:rsid w:val="63E21775"/>
    <w:rsid w:val="63F109AE"/>
    <w:rsid w:val="63F463D7"/>
    <w:rsid w:val="63F682D2"/>
    <w:rsid w:val="6401726B"/>
    <w:rsid w:val="64038916"/>
    <w:rsid w:val="6404B978"/>
    <w:rsid w:val="64050E50"/>
    <w:rsid w:val="640631AD"/>
    <w:rsid w:val="6409648D"/>
    <w:rsid w:val="640A9DAD"/>
    <w:rsid w:val="640C57D9"/>
    <w:rsid w:val="6414550E"/>
    <w:rsid w:val="641FCF57"/>
    <w:rsid w:val="642B55CB"/>
    <w:rsid w:val="64324F96"/>
    <w:rsid w:val="643867BE"/>
    <w:rsid w:val="64421225"/>
    <w:rsid w:val="64467D65"/>
    <w:rsid w:val="64581599"/>
    <w:rsid w:val="645E4F8F"/>
    <w:rsid w:val="646BB9A3"/>
    <w:rsid w:val="6480C19E"/>
    <w:rsid w:val="64846179"/>
    <w:rsid w:val="64870EEB"/>
    <w:rsid w:val="648DDAEB"/>
    <w:rsid w:val="6498EFE9"/>
    <w:rsid w:val="649CFAFE"/>
    <w:rsid w:val="649D2065"/>
    <w:rsid w:val="64B37B9B"/>
    <w:rsid w:val="64C09F13"/>
    <w:rsid w:val="64C4CA40"/>
    <w:rsid w:val="64C55865"/>
    <w:rsid w:val="64C5988D"/>
    <w:rsid w:val="64C96BA0"/>
    <w:rsid w:val="64CCDFEF"/>
    <w:rsid w:val="64CDE596"/>
    <w:rsid w:val="64CF012D"/>
    <w:rsid w:val="64D0BF7A"/>
    <w:rsid w:val="64D8F7A2"/>
    <w:rsid w:val="64DE1D88"/>
    <w:rsid w:val="64E265E8"/>
    <w:rsid w:val="64E313DF"/>
    <w:rsid w:val="64E49E1C"/>
    <w:rsid w:val="64EC8B9E"/>
    <w:rsid w:val="64ED3BE7"/>
    <w:rsid w:val="64F945AB"/>
    <w:rsid w:val="6500B304"/>
    <w:rsid w:val="650733AE"/>
    <w:rsid w:val="650B1AF7"/>
    <w:rsid w:val="65141DA1"/>
    <w:rsid w:val="65161C38"/>
    <w:rsid w:val="651E8CEB"/>
    <w:rsid w:val="6523AE28"/>
    <w:rsid w:val="65286916"/>
    <w:rsid w:val="652CB1C6"/>
    <w:rsid w:val="6537AB68"/>
    <w:rsid w:val="653805FE"/>
    <w:rsid w:val="65412D20"/>
    <w:rsid w:val="654B4EFB"/>
    <w:rsid w:val="654D7C0C"/>
    <w:rsid w:val="657F7848"/>
    <w:rsid w:val="6592657F"/>
    <w:rsid w:val="659FA3F8"/>
    <w:rsid w:val="65A1DC22"/>
    <w:rsid w:val="65A2020E"/>
    <w:rsid w:val="65A44619"/>
    <w:rsid w:val="65A611EA"/>
    <w:rsid w:val="65A65C41"/>
    <w:rsid w:val="65B0EBA9"/>
    <w:rsid w:val="65B5327A"/>
    <w:rsid w:val="65B600BE"/>
    <w:rsid w:val="65C52906"/>
    <w:rsid w:val="65D01A9A"/>
    <w:rsid w:val="65D803B8"/>
    <w:rsid w:val="65E40DDC"/>
    <w:rsid w:val="65E7C39D"/>
    <w:rsid w:val="65E80B47"/>
    <w:rsid w:val="65EB8CDB"/>
    <w:rsid w:val="65EE3838"/>
    <w:rsid w:val="660E04B2"/>
    <w:rsid w:val="6613AC11"/>
    <w:rsid w:val="6619EF6F"/>
    <w:rsid w:val="661C94A0"/>
    <w:rsid w:val="661EE79D"/>
    <w:rsid w:val="66237576"/>
    <w:rsid w:val="6634EA0F"/>
    <w:rsid w:val="66442BD5"/>
    <w:rsid w:val="666DCFC6"/>
    <w:rsid w:val="6673457F"/>
    <w:rsid w:val="667ABCEC"/>
    <w:rsid w:val="667DEC13"/>
    <w:rsid w:val="6682E79F"/>
    <w:rsid w:val="6684498C"/>
    <w:rsid w:val="66874363"/>
    <w:rsid w:val="668AEF1B"/>
    <w:rsid w:val="668CBA2C"/>
    <w:rsid w:val="66917090"/>
    <w:rsid w:val="669220C9"/>
    <w:rsid w:val="66970690"/>
    <w:rsid w:val="6697DD11"/>
    <w:rsid w:val="669CD5C3"/>
    <w:rsid w:val="669E258B"/>
    <w:rsid w:val="66A10A97"/>
    <w:rsid w:val="66A3F643"/>
    <w:rsid w:val="66B3F067"/>
    <w:rsid w:val="66B67FDA"/>
    <w:rsid w:val="66C175BC"/>
    <w:rsid w:val="66C78324"/>
    <w:rsid w:val="66D8895A"/>
    <w:rsid w:val="66DE5212"/>
    <w:rsid w:val="66DEA845"/>
    <w:rsid w:val="66E527CD"/>
    <w:rsid w:val="66E67E47"/>
    <w:rsid w:val="66EA4876"/>
    <w:rsid w:val="66EAB3F2"/>
    <w:rsid w:val="66F39CA3"/>
    <w:rsid w:val="66FA3C89"/>
    <w:rsid w:val="66FAFFA1"/>
    <w:rsid w:val="6700A4EA"/>
    <w:rsid w:val="6702CA04"/>
    <w:rsid w:val="6706D6CE"/>
    <w:rsid w:val="6708A971"/>
    <w:rsid w:val="6719CD47"/>
    <w:rsid w:val="672712E6"/>
    <w:rsid w:val="6729898D"/>
    <w:rsid w:val="672EBC48"/>
    <w:rsid w:val="673B84C5"/>
    <w:rsid w:val="674AA48D"/>
    <w:rsid w:val="674BC6E8"/>
    <w:rsid w:val="674EE126"/>
    <w:rsid w:val="674FE3E6"/>
    <w:rsid w:val="6756AD14"/>
    <w:rsid w:val="6765355C"/>
    <w:rsid w:val="6765FBDA"/>
    <w:rsid w:val="676AD5FF"/>
    <w:rsid w:val="67888427"/>
    <w:rsid w:val="678BA92F"/>
    <w:rsid w:val="679375F2"/>
    <w:rsid w:val="67A23009"/>
    <w:rsid w:val="67A6130B"/>
    <w:rsid w:val="67ADBEF2"/>
    <w:rsid w:val="67BCAC7E"/>
    <w:rsid w:val="67BF682B"/>
    <w:rsid w:val="67BFEDCD"/>
    <w:rsid w:val="67C84957"/>
    <w:rsid w:val="67CBEE4B"/>
    <w:rsid w:val="67D765B4"/>
    <w:rsid w:val="67E16AA6"/>
    <w:rsid w:val="67E190B3"/>
    <w:rsid w:val="67E4960A"/>
    <w:rsid w:val="67E8C585"/>
    <w:rsid w:val="67EE0937"/>
    <w:rsid w:val="6803847E"/>
    <w:rsid w:val="68041713"/>
    <w:rsid w:val="6805EA27"/>
    <w:rsid w:val="6807C0CD"/>
    <w:rsid w:val="68099122"/>
    <w:rsid w:val="680F5D2D"/>
    <w:rsid w:val="6812CBE1"/>
    <w:rsid w:val="681D4FA9"/>
    <w:rsid w:val="68227B0B"/>
    <w:rsid w:val="682379D6"/>
    <w:rsid w:val="6832ECE1"/>
    <w:rsid w:val="68371760"/>
    <w:rsid w:val="68388049"/>
    <w:rsid w:val="6851EAB2"/>
    <w:rsid w:val="685358A3"/>
    <w:rsid w:val="68546FFA"/>
    <w:rsid w:val="685FF334"/>
    <w:rsid w:val="68600450"/>
    <w:rsid w:val="6869C760"/>
    <w:rsid w:val="6873058F"/>
    <w:rsid w:val="6876C17B"/>
    <w:rsid w:val="68771769"/>
    <w:rsid w:val="687AFB92"/>
    <w:rsid w:val="688EFA7E"/>
    <w:rsid w:val="68984306"/>
    <w:rsid w:val="6899AEE4"/>
    <w:rsid w:val="689AE761"/>
    <w:rsid w:val="68A5810D"/>
    <w:rsid w:val="68ABADD2"/>
    <w:rsid w:val="68B58644"/>
    <w:rsid w:val="68BFF65B"/>
    <w:rsid w:val="68C31D1B"/>
    <w:rsid w:val="68D072E9"/>
    <w:rsid w:val="68D22AAD"/>
    <w:rsid w:val="68D24142"/>
    <w:rsid w:val="68D5EBE5"/>
    <w:rsid w:val="68DB7E68"/>
    <w:rsid w:val="68DD5CBA"/>
    <w:rsid w:val="68DE72DD"/>
    <w:rsid w:val="68DF2C81"/>
    <w:rsid w:val="68DF6A5A"/>
    <w:rsid w:val="68ED18E1"/>
    <w:rsid w:val="68F1058E"/>
    <w:rsid w:val="68F61366"/>
    <w:rsid w:val="6904392C"/>
    <w:rsid w:val="691EBDD6"/>
    <w:rsid w:val="6924647B"/>
    <w:rsid w:val="692DE842"/>
    <w:rsid w:val="692E8F4D"/>
    <w:rsid w:val="69306F54"/>
    <w:rsid w:val="693AFE7A"/>
    <w:rsid w:val="6943A492"/>
    <w:rsid w:val="69441655"/>
    <w:rsid w:val="694B448F"/>
    <w:rsid w:val="694EFD65"/>
    <w:rsid w:val="695EF780"/>
    <w:rsid w:val="695F491B"/>
    <w:rsid w:val="6971F2CE"/>
    <w:rsid w:val="69882727"/>
    <w:rsid w:val="698A236E"/>
    <w:rsid w:val="698A80F5"/>
    <w:rsid w:val="698A9D3F"/>
    <w:rsid w:val="698B998B"/>
    <w:rsid w:val="69987726"/>
    <w:rsid w:val="6999308B"/>
    <w:rsid w:val="699CDCC3"/>
    <w:rsid w:val="69A28D2C"/>
    <w:rsid w:val="69A786C2"/>
    <w:rsid w:val="69B67EA0"/>
    <w:rsid w:val="69BFF8A3"/>
    <w:rsid w:val="69C6585A"/>
    <w:rsid w:val="69C7E409"/>
    <w:rsid w:val="69CF5648"/>
    <w:rsid w:val="69E860DF"/>
    <w:rsid w:val="69ECD5BB"/>
    <w:rsid w:val="69F2870A"/>
    <w:rsid w:val="69FF23E6"/>
    <w:rsid w:val="6A028DBF"/>
    <w:rsid w:val="6A04E395"/>
    <w:rsid w:val="6A0529D4"/>
    <w:rsid w:val="6A0AD3D3"/>
    <w:rsid w:val="6A0C48D0"/>
    <w:rsid w:val="6A29F6F7"/>
    <w:rsid w:val="6A3BA682"/>
    <w:rsid w:val="6A3CCEDC"/>
    <w:rsid w:val="6A42DC3A"/>
    <w:rsid w:val="6A43E45A"/>
    <w:rsid w:val="6A448B05"/>
    <w:rsid w:val="6A44B8EF"/>
    <w:rsid w:val="6A47E955"/>
    <w:rsid w:val="6A5156A5"/>
    <w:rsid w:val="6A577937"/>
    <w:rsid w:val="6A59D970"/>
    <w:rsid w:val="6A5E7B81"/>
    <w:rsid w:val="6A61BD7C"/>
    <w:rsid w:val="6A66C808"/>
    <w:rsid w:val="6A78A1F8"/>
    <w:rsid w:val="6A7F8288"/>
    <w:rsid w:val="6A827EE6"/>
    <w:rsid w:val="6A898ABB"/>
    <w:rsid w:val="6A8A6699"/>
    <w:rsid w:val="6A8BAB67"/>
    <w:rsid w:val="6A8F179A"/>
    <w:rsid w:val="6AA1C2FF"/>
    <w:rsid w:val="6AA1DEFE"/>
    <w:rsid w:val="6AB2B690"/>
    <w:rsid w:val="6AB6F453"/>
    <w:rsid w:val="6ABDAF46"/>
    <w:rsid w:val="6ACE81AA"/>
    <w:rsid w:val="6ACEC4C1"/>
    <w:rsid w:val="6AD6700C"/>
    <w:rsid w:val="6ADE1225"/>
    <w:rsid w:val="6ADF74F3"/>
    <w:rsid w:val="6AE39F97"/>
    <w:rsid w:val="6AF177AB"/>
    <w:rsid w:val="6AF6ECB7"/>
    <w:rsid w:val="6AF99C7B"/>
    <w:rsid w:val="6AFC7234"/>
    <w:rsid w:val="6AFC8175"/>
    <w:rsid w:val="6B05890A"/>
    <w:rsid w:val="6B0EF79C"/>
    <w:rsid w:val="6B15894A"/>
    <w:rsid w:val="6B166500"/>
    <w:rsid w:val="6B29B695"/>
    <w:rsid w:val="6B3B9E10"/>
    <w:rsid w:val="6B43CCDD"/>
    <w:rsid w:val="6B48411E"/>
    <w:rsid w:val="6B50D638"/>
    <w:rsid w:val="6B5111C3"/>
    <w:rsid w:val="6B54CBD4"/>
    <w:rsid w:val="6B55E60E"/>
    <w:rsid w:val="6B5E462B"/>
    <w:rsid w:val="6B5F5C4A"/>
    <w:rsid w:val="6B6FD9D3"/>
    <w:rsid w:val="6B814DF6"/>
    <w:rsid w:val="6B892B2D"/>
    <w:rsid w:val="6B8BEC91"/>
    <w:rsid w:val="6B9621BB"/>
    <w:rsid w:val="6B962CFA"/>
    <w:rsid w:val="6B97F216"/>
    <w:rsid w:val="6BBE17FF"/>
    <w:rsid w:val="6BC28C51"/>
    <w:rsid w:val="6BC7734D"/>
    <w:rsid w:val="6BD5BCAE"/>
    <w:rsid w:val="6BDAAF67"/>
    <w:rsid w:val="6BDD64DF"/>
    <w:rsid w:val="6BE146E3"/>
    <w:rsid w:val="6C018CEA"/>
    <w:rsid w:val="6C03740A"/>
    <w:rsid w:val="6C163554"/>
    <w:rsid w:val="6C1E70E8"/>
    <w:rsid w:val="6C1F988D"/>
    <w:rsid w:val="6C251754"/>
    <w:rsid w:val="6C259630"/>
    <w:rsid w:val="6C2DC467"/>
    <w:rsid w:val="6C3A5A57"/>
    <w:rsid w:val="6C44396F"/>
    <w:rsid w:val="6C46F005"/>
    <w:rsid w:val="6C46F020"/>
    <w:rsid w:val="6C4BC794"/>
    <w:rsid w:val="6C4C4D79"/>
    <w:rsid w:val="6C4E5432"/>
    <w:rsid w:val="6C549D01"/>
    <w:rsid w:val="6C55675F"/>
    <w:rsid w:val="6C629048"/>
    <w:rsid w:val="6C6E3B9F"/>
    <w:rsid w:val="6C72AB26"/>
    <w:rsid w:val="6C792EF4"/>
    <w:rsid w:val="6C79E286"/>
    <w:rsid w:val="6C7B4554"/>
    <w:rsid w:val="6C7B87FF"/>
    <w:rsid w:val="6C7C351C"/>
    <w:rsid w:val="6C87A3EC"/>
    <w:rsid w:val="6C8E2921"/>
    <w:rsid w:val="6C8EC72A"/>
    <w:rsid w:val="6C8F3AFE"/>
    <w:rsid w:val="6C92AC8B"/>
    <w:rsid w:val="6C93699E"/>
    <w:rsid w:val="6C95FDDF"/>
    <w:rsid w:val="6C99BAD6"/>
    <w:rsid w:val="6CA72ECD"/>
    <w:rsid w:val="6CACF1B1"/>
    <w:rsid w:val="6CB1CD39"/>
    <w:rsid w:val="6CB92D16"/>
    <w:rsid w:val="6CC8F24B"/>
    <w:rsid w:val="6CCAF9B3"/>
    <w:rsid w:val="6CD0B6F2"/>
    <w:rsid w:val="6CD49005"/>
    <w:rsid w:val="6CE1D806"/>
    <w:rsid w:val="6CE2D353"/>
    <w:rsid w:val="6CE89E83"/>
    <w:rsid w:val="6CED9149"/>
    <w:rsid w:val="6CF29CBE"/>
    <w:rsid w:val="6CF864C3"/>
    <w:rsid w:val="6CF95D3D"/>
    <w:rsid w:val="6CFF158C"/>
    <w:rsid w:val="6CFFED71"/>
    <w:rsid w:val="6D004474"/>
    <w:rsid w:val="6D0C30D2"/>
    <w:rsid w:val="6D14DA45"/>
    <w:rsid w:val="6D1F9D94"/>
    <w:rsid w:val="6D23704A"/>
    <w:rsid w:val="6D239E89"/>
    <w:rsid w:val="6D2A1DE3"/>
    <w:rsid w:val="6D38FA86"/>
    <w:rsid w:val="6D418F5D"/>
    <w:rsid w:val="6D427495"/>
    <w:rsid w:val="6D43B114"/>
    <w:rsid w:val="6D48F8DF"/>
    <w:rsid w:val="6D4F84DB"/>
    <w:rsid w:val="6D558D59"/>
    <w:rsid w:val="6D5E945C"/>
    <w:rsid w:val="6D607D1D"/>
    <w:rsid w:val="6D60EB03"/>
    <w:rsid w:val="6D631062"/>
    <w:rsid w:val="6D641EFA"/>
    <w:rsid w:val="6D6AFEE6"/>
    <w:rsid w:val="6D6BD0A6"/>
    <w:rsid w:val="6D74059E"/>
    <w:rsid w:val="6D780788"/>
    <w:rsid w:val="6D7A38C1"/>
    <w:rsid w:val="6D7C3946"/>
    <w:rsid w:val="6D7C825D"/>
    <w:rsid w:val="6D8A929B"/>
    <w:rsid w:val="6D8CF3EF"/>
    <w:rsid w:val="6D997547"/>
    <w:rsid w:val="6DA3CA4A"/>
    <w:rsid w:val="6DB7DF92"/>
    <w:rsid w:val="6DBEEE35"/>
    <w:rsid w:val="6DC06EE5"/>
    <w:rsid w:val="6DC14C00"/>
    <w:rsid w:val="6DC3CEE8"/>
    <w:rsid w:val="6DD32760"/>
    <w:rsid w:val="6DD9F4CF"/>
    <w:rsid w:val="6DDB6CE5"/>
    <w:rsid w:val="6DDD8437"/>
    <w:rsid w:val="6DE0C151"/>
    <w:rsid w:val="6DE60543"/>
    <w:rsid w:val="6DE8CF71"/>
    <w:rsid w:val="6DEE7C6B"/>
    <w:rsid w:val="6DFC2699"/>
    <w:rsid w:val="6DFEE7E7"/>
    <w:rsid w:val="6E024EE3"/>
    <w:rsid w:val="6E04D07F"/>
    <w:rsid w:val="6E05D273"/>
    <w:rsid w:val="6E0667BA"/>
    <w:rsid w:val="6E09B1D1"/>
    <w:rsid w:val="6E0B6FCC"/>
    <w:rsid w:val="6E0E51BE"/>
    <w:rsid w:val="6E0E7B87"/>
    <w:rsid w:val="6E13D900"/>
    <w:rsid w:val="6E1D4215"/>
    <w:rsid w:val="6E30D417"/>
    <w:rsid w:val="6E334BF8"/>
    <w:rsid w:val="6E3697AB"/>
    <w:rsid w:val="6E3C0057"/>
    <w:rsid w:val="6E3FCC7F"/>
    <w:rsid w:val="6E453A8C"/>
    <w:rsid w:val="6E46542B"/>
    <w:rsid w:val="6E5619DD"/>
    <w:rsid w:val="6E5B7ECE"/>
    <w:rsid w:val="6E600C24"/>
    <w:rsid w:val="6E6305A1"/>
    <w:rsid w:val="6E715CBD"/>
    <w:rsid w:val="6E770998"/>
    <w:rsid w:val="6E78C1EE"/>
    <w:rsid w:val="6E7992FD"/>
    <w:rsid w:val="6E7A5F1B"/>
    <w:rsid w:val="6E7BE695"/>
    <w:rsid w:val="6E7F442B"/>
    <w:rsid w:val="6E8815C0"/>
    <w:rsid w:val="6E889910"/>
    <w:rsid w:val="6E8EB348"/>
    <w:rsid w:val="6E8F419C"/>
    <w:rsid w:val="6E905F34"/>
    <w:rsid w:val="6E94B5FA"/>
    <w:rsid w:val="6EA80DDB"/>
    <w:rsid w:val="6EAC2493"/>
    <w:rsid w:val="6EAE7FC4"/>
    <w:rsid w:val="6EB15459"/>
    <w:rsid w:val="6EC166C1"/>
    <w:rsid w:val="6ECA98D2"/>
    <w:rsid w:val="6ECAB24D"/>
    <w:rsid w:val="6ECEF567"/>
    <w:rsid w:val="6EEFFAAF"/>
    <w:rsid w:val="6EFD25BD"/>
    <w:rsid w:val="6F05C661"/>
    <w:rsid w:val="6F070170"/>
    <w:rsid w:val="6F08A2DE"/>
    <w:rsid w:val="6F0CE67F"/>
    <w:rsid w:val="6F0D8FD4"/>
    <w:rsid w:val="6F10F38F"/>
    <w:rsid w:val="6F118213"/>
    <w:rsid w:val="6F135A64"/>
    <w:rsid w:val="6F2048DA"/>
    <w:rsid w:val="6F21B424"/>
    <w:rsid w:val="6F27D8A1"/>
    <w:rsid w:val="6F313D42"/>
    <w:rsid w:val="6F39D867"/>
    <w:rsid w:val="6F409676"/>
    <w:rsid w:val="6F43608A"/>
    <w:rsid w:val="6F5F7169"/>
    <w:rsid w:val="6F71B278"/>
    <w:rsid w:val="6F7670B8"/>
    <w:rsid w:val="6F77483A"/>
    <w:rsid w:val="6F78DB46"/>
    <w:rsid w:val="6F7B71FF"/>
    <w:rsid w:val="6F85CD41"/>
    <w:rsid w:val="6F8B847B"/>
    <w:rsid w:val="6F9188F1"/>
    <w:rsid w:val="6F94F5A7"/>
    <w:rsid w:val="6F973F1B"/>
    <w:rsid w:val="6FA5DC61"/>
    <w:rsid w:val="6FA913C8"/>
    <w:rsid w:val="6FAE8035"/>
    <w:rsid w:val="6FB21557"/>
    <w:rsid w:val="6FB42605"/>
    <w:rsid w:val="6FB91276"/>
    <w:rsid w:val="6FBB2A3E"/>
    <w:rsid w:val="6FBB5479"/>
    <w:rsid w:val="6FBC54E4"/>
    <w:rsid w:val="6FBD536C"/>
    <w:rsid w:val="6FBEBD8A"/>
    <w:rsid w:val="6FC82200"/>
    <w:rsid w:val="6FC8D98B"/>
    <w:rsid w:val="6FCF9060"/>
    <w:rsid w:val="6FDAAF0D"/>
    <w:rsid w:val="6FE88324"/>
    <w:rsid w:val="6FEFC44C"/>
    <w:rsid w:val="6FF00A66"/>
    <w:rsid w:val="70069800"/>
    <w:rsid w:val="7009C940"/>
    <w:rsid w:val="7019CEB1"/>
    <w:rsid w:val="701ACA1A"/>
    <w:rsid w:val="7025C024"/>
    <w:rsid w:val="7029DAE4"/>
    <w:rsid w:val="702E1CE9"/>
    <w:rsid w:val="702F22DA"/>
    <w:rsid w:val="702F858F"/>
    <w:rsid w:val="7039DA26"/>
    <w:rsid w:val="703C61BE"/>
    <w:rsid w:val="704BF7CA"/>
    <w:rsid w:val="704C963B"/>
    <w:rsid w:val="705F5AE1"/>
    <w:rsid w:val="7061E6CA"/>
    <w:rsid w:val="706D0328"/>
    <w:rsid w:val="706FE414"/>
    <w:rsid w:val="70714C10"/>
    <w:rsid w:val="7075463B"/>
    <w:rsid w:val="7078C54D"/>
    <w:rsid w:val="7080F17B"/>
    <w:rsid w:val="7088F548"/>
    <w:rsid w:val="708BC4E1"/>
    <w:rsid w:val="70919BEB"/>
    <w:rsid w:val="709213AF"/>
    <w:rsid w:val="70A079F4"/>
    <w:rsid w:val="70A2FBCF"/>
    <w:rsid w:val="70A64FDA"/>
    <w:rsid w:val="70A66A10"/>
    <w:rsid w:val="70BBB501"/>
    <w:rsid w:val="70C005F0"/>
    <w:rsid w:val="70C2EE61"/>
    <w:rsid w:val="70CBC9C1"/>
    <w:rsid w:val="70D5135C"/>
    <w:rsid w:val="70D9B73F"/>
    <w:rsid w:val="70DBED42"/>
    <w:rsid w:val="70E972CE"/>
    <w:rsid w:val="70EBB408"/>
    <w:rsid w:val="70EF8EC6"/>
    <w:rsid w:val="70F9D575"/>
    <w:rsid w:val="70FCABCC"/>
    <w:rsid w:val="710737DF"/>
    <w:rsid w:val="7113C86D"/>
    <w:rsid w:val="7125CD4B"/>
    <w:rsid w:val="7129BAB1"/>
    <w:rsid w:val="712EB629"/>
    <w:rsid w:val="713979E2"/>
    <w:rsid w:val="713986A0"/>
    <w:rsid w:val="7139BF1F"/>
    <w:rsid w:val="7148B417"/>
    <w:rsid w:val="714AF6B1"/>
    <w:rsid w:val="71521881"/>
    <w:rsid w:val="71522938"/>
    <w:rsid w:val="71542CCE"/>
    <w:rsid w:val="71685ECF"/>
    <w:rsid w:val="71756D91"/>
    <w:rsid w:val="717B16FD"/>
    <w:rsid w:val="717ED8F8"/>
    <w:rsid w:val="71859681"/>
    <w:rsid w:val="7185995B"/>
    <w:rsid w:val="71914A20"/>
    <w:rsid w:val="719DC605"/>
    <w:rsid w:val="719E2977"/>
    <w:rsid w:val="719F221B"/>
    <w:rsid w:val="71A51C4B"/>
    <w:rsid w:val="71A5776C"/>
    <w:rsid w:val="71B62092"/>
    <w:rsid w:val="71BDDB3E"/>
    <w:rsid w:val="71C41629"/>
    <w:rsid w:val="71C82913"/>
    <w:rsid w:val="71CB9260"/>
    <w:rsid w:val="71D7D5DE"/>
    <w:rsid w:val="71E10C59"/>
    <w:rsid w:val="71EDCA02"/>
    <w:rsid w:val="71F86CB1"/>
    <w:rsid w:val="71FAB4A3"/>
    <w:rsid w:val="7208B57B"/>
    <w:rsid w:val="7208D389"/>
    <w:rsid w:val="720FD4ED"/>
    <w:rsid w:val="722D86F9"/>
    <w:rsid w:val="723E10E7"/>
    <w:rsid w:val="723FBA1A"/>
    <w:rsid w:val="72447E5C"/>
    <w:rsid w:val="72493618"/>
    <w:rsid w:val="724E3038"/>
    <w:rsid w:val="7257E99C"/>
    <w:rsid w:val="725F3BC2"/>
    <w:rsid w:val="72642494"/>
    <w:rsid w:val="72681570"/>
    <w:rsid w:val="7273FF24"/>
    <w:rsid w:val="727446CB"/>
    <w:rsid w:val="72964D66"/>
    <w:rsid w:val="729B52A4"/>
    <w:rsid w:val="729D800F"/>
    <w:rsid w:val="72A19787"/>
    <w:rsid w:val="72B9CE1A"/>
    <w:rsid w:val="72BC34DE"/>
    <w:rsid w:val="72BE3497"/>
    <w:rsid w:val="72C4B02F"/>
    <w:rsid w:val="72C5C679"/>
    <w:rsid w:val="72D51A6C"/>
    <w:rsid w:val="72D87F46"/>
    <w:rsid w:val="72E0BCE2"/>
    <w:rsid w:val="72E91B52"/>
    <w:rsid w:val="72FCB442"/>
    <w:rsid w:val="73042F30"/>
    <w:rsid w:val="730494EF"/>
    <w:rsid w:val="73126A44"/>
    <w:rsid w:val="7312AA3A"/>
    <w:rsid w:val="73186918"/>
    <w:rsid w:val="731B1197"/>
    <w:rsid w:val="73355FD5"/>
    <w:rsid w:val="7337AF9E"/>
    <w:rsid w:val="733D0C4E"/>
    <w:rsid w:val="73409BB4"/>
    <w:rsid w:val="7343AA70"/>
    <w:rsid w:val="734C8935"/>
    <w:rsid w:val="735239EB"/>
    <w:rsid w:val="7355299F"/>
    <w:rsid w:val="735A9B94"/>
    <w:rsid w:val="7368365C"/>
    <w:rsid w:val="7368B208"/>
    <w:rsid w:val="736D1503"/>
    <w:rsid w:val="736EDC51"/>
    <w:rsid w:val="73774575"/>
    <w:rsid w:val="737A159E"/>
    <w:rsid w:val="7382F3F3"/>
    <w:rsid w:val="7384C57C"/>
    <w:rsid w:val="738C7C71"/>
    <w:rsid w:val="73919707"/>
    <w:rsid w:val="7399CDCF"/>
    <w:rsid w:val="739C8204"/>
    <w:rsid w:val="739DA9DE"/>
    <w:rsid w:val="73A784D6"/>
    <w:rsid w:val="73ADD164"/>
    <w:rsid w:val="73AE89C2"/>
    <w:rsid w:val="73B4678D"/>
    <w:rsid w:val="73B9630F"/>
    <w:rsid w:val="73C48165"/>
    <w:rsid w:val="73D14FE6"/>
    <w:rsid w:val="73D9E148"/>
    <w:rsid w:val="73E026A3"/>
    <w:rsid w:val="73E8A474"/>
    <w:rsid w:val="73EC3495"/>
    <w:rsid w:val="73EF739B"/>
    <w:rsid w:val="73F032E1"/>
    <w:rsid w:val="73F2EC3F"/>
    <w:rsid w:val="73FDB1C7"/>
    <w:rsid w:val="740385DB"/>
    <w:rsid w:val="74060428"/>
    <w:rsid w:val="740BE333"/>
    <w:rsid w:val="741150D9"/>
    <w:rsid w:val="741560CB"/>
    <w:rsid w:val="74302367"/>
    <w:rsid w:val="7432743F"/>
    <w:rsid w:val="7432B10C"/>
    <w:rsid w:val="74407ADE"/>
    <w:rsid w:val="74442F63"/>
    <w:rsid w:val="74462285"/>
    <w:rsid w:val="7449604B"/>
    <w:rsid w:val="7449C846"/>
    <w:rsid w:val="744F6EED"/>
    <w:rsid w:val="7457A828"/>
    <w:rsid w:val="74632C41"/>
    <w:rsid w:val="746D8487"/>
    <w:rsid w:val="746E296B"/>
    <w:rsid w:val="747355A3"/>
    <w:rsid w:val="747DE4A3"/>
    <w:rsid w:val="748CFC7A"/>
    <w:rsid w:val="748E90F0"/>
    <w:rsid w:val="74961B1F"/>
    <w:rsid w:val="74A77E4A"/>
    <w:rsid w:val="74A83970"/>
    <w:rsid w:val="74AC0650"/>
    <w:rsid w:val="74AF437C"/>
    <w:rsid w:val="74BAA47B"/>
    <w:rsid w:val="74C19F81"/>
    <w:rsid w:val="74D34BF5"/>
    <w:rsid w:val="74D68373"/>
    <w:rsid w:val="74D74F05"/>
    <w:rsid w:val="74E0765E"/>
    <w:rsid w:val="74E0CA5A"/>
    <w:rsid w:val="74E23F8C"/>
    <w:rsid w:val="74EB7093"/>
    <w:rsid w:val="74F0C207"/>
    <w:rsid w:val="74F36674"/>
    <w:rsid w:val="74F3C854"/>
    <w:rsid w:val="7509F6F5"/>
    <w:rsid w:val="750D18BD"/>
    <w:rsid w:val="750F07DF"/>
    <w:rsid w:val="75148A1B"/>
    <w:rsid w:val="751C5F8C"/>
    <w:rsid w:val="751CE02E"/>
    <w:rsid w:val="75220331"/>
    <w:rsid w:val="7522DDFF"/>
    <w:rsid w:val="752E1A5B"/>
    <w:rsid w:val="75300D73"/>
    <w:rsid w:val="75313447"/>
    <w:rsid w:val="753320D4"/>
    <w:rsid w:val="753CF946"/>
    <w:rsid w:val="753D42AE"/>
    <w:rsid w:val="754A068F"/>
    <w:rsid w:val="754D3279"/>
    <w:rsid w:val="754D8FAF"/>
    <w:rsid w:val="755037EE"/>
    <w:rsid w:val="7552D11A"/>
    <w:rsid w:val="7564601D"/>
    <w:rsid w:val="756EBBBF"/>
    <w:rsid w:val="7584E78D"/>
    <w:rsid w:val="758878F3"/>
    <w:rsid w:val="758978B5"/>
    <w:rsid w:val="75941ECC"/>
    <w:rsid w:val="759818A2"/>
    <w:rsid w:val="75AADFCC"/>
    <w:rsid w:val="75BA0170"/>
    <w:rsid w:val="75C51F8F"/>
    <w:rsid w:val="75C58F12"/>
    <w:rsid w:val="75CA3FED"/>
    <w:rsid w:val="75DCC98F"/>
    <w:rsid w:val="75E11C11"/>
    <w:rsid w:val="75E1A82B"/>
    <w:rsid w:val="75E408BD"/>
    <w:rsid w:val="75E8C55A"/>
    <w:rsid w:val="75E9D63C"/>
    <w:rsid w:val="75F7DE6B"/>
    <w:rsid w:val="75F8EB20"/>
    <w:rsid w:val="75FB59B3"/>
    <w:rsid w:val="7602C9A8"/>
    <w:rsid w:val="7603F087"/>
    <w:rsid w:val="76158A7E"/>
    <w:rsid w:val="7621C0B6"/>
    <w:rsid w:val="7629335D"/>
    <w:rsid w:val="762EC521"/>
    <w:rsid w:val="762F1277"/>
    <w:rsid w:val="764681BE"/>
    <w:rsid w:val="765DD6EC"/>
    <w:rsid w:val="7668CF24"/>
    <w:rsid w:val="766B9633"/>
    <w:rsid w:val="766BB3E0"/>
    <w:rsid w:val="7676739D"/>
    <w:rsid w:val="767B4B32"/>
    <w:rsid w:val="768AA12B"/>
    <w:rsid w:val="769A29AB"/>
    <w:rsid w:val="76A26A32"/>
    <w:rsid w:val="76A7F298"/>
    <w:rsid w:val="76A8CB2B"/>
    <w:rsid w:val="76A8E91E"/>
    <w:rsid w:val="76B54146"/>
    <w:rsid w:val="76BC213F"/>
    <w:rsid w:val="76C73D3E"/>
    <w:rsid w:val="76C89E70"/>
    <w:rsid w:val="76C9E107"/>
    <w:rsid w:val="76CD18F1"/>
    <w:rsid w:val="76D30EFD"/>
    <w:rsid w:val="76D58B75"/>
    <w:rsid w:val="76DEC05D"/>
    <w:rsid w:val="76E3F0C0"/>
    <w:rsid w:val="76E86535"/>
    <w:rsid w:val="76ECB48A"/>
    <w:rsid w:val="76ECF896"/>
    <w:rsid w:val="76EF19BB"/>
    <w:rsid w:val="76FBA239"/>
    <w:rsid w:val="770C87E3"/>
    <w:rsid w:val="770F0FF0"/>
    <w:rsid w:val="77142266"/>
    <w:rsid w:val="7716067D"/>
    <w:rsid w:val="77186D20"/>
    <w:rsid w:val="771CB45A"/>
    <w:rsid w:val="771CDC61"/>
    <w:rsid w:val="7723E175"/>
    <w:rsid w:val="77241012"/>
    <w:rsid w:val="772503F7"/>
    <w:rsid w:val="773E22B2"/>
    <w:rsid w:val="7767ECA8"/>
    <w:rsid w:val="77694156"/>
    <w:rsid w:val="777115E9"/>
    <w:rsid w:val="7773CC67"/>
    <w:rsid w:val="777D727E"/>
    <w:rsid w:val="778DA60B"/>
    <w:rsid w:val="77974809"/>
    <w:rsid w:val="779C44F4"/>
    <w:rsid w:val="77A365A8"/>
    <w:rsid w:val="77A5CA2D"/>
    <w:rsid w:val="77A71107"/>
    <w:rsid w:val="77A90E52"/>
    <w:rsid w:val="77AEFA41"/>
    <w:rsid w:val="77B19122"/>
    <w:rsid w:val="77BC6398"/>
    <w:rsid w:val="77C494BF"/>
    <w:rsid w:val="77C555F6"/>
    <w:rsid w:val="77D4F21F"/>
    <w:rsid w:val="77D8B135"/>
    <w:rsid w:val="77E05746"/>
    <w:rsid w:val="77E9BDFB"/>
    <w:rsid w:val="77F24300"/>
    <w:rsid w:val="780D6B41"/>
    <w:rsid w:val="780E639F"/>
    <w:rsid w:val="781243FE"/>
    <w:rsid w:val="78182BAC"/>
    <w:rsid w:val="78194CB0"/>
    <w:rsid w:val="781BB5D3"/>
    <w:rsid w:val="7822367A"/>
    <w:rsid w:val="7826718C"/>
    <w:rsid w:val="7827CA5B"/>
    <w:rsid w:val="782DF052"/>
    <w:rsid w:val="7837E7F4"/>
    <w:rsid w:val="783F0E42"/>
    <w:rsid w:val="78426872"/>
    <w:rsid w:val="784B9C20"/>
    <w:rsid w:val="784D5074"/>
    <w:rsid w:val="78560BFD"/>
    <w:rsid w:val="78574781"/>
    <w:rsid w:val="785D488C"/>
    <w:rsid w:val="7868C53B"/>
    <w:rsid w:val="7872814A"/>
    <w:rsid w:val="787822C0"/>
    <w:rsid w:val="7878D359"/>
    <w:rsid w:val="787E506F"/>
    <w:rsid w:val="78830D25"/>
    <w:rsid w:val="7887D8B0"/>
    <w:rsid w:val="788BCA09"/>
    <w:rsid w:val="788E03EB"/>
    <w:rsid w:val="7890E87D"/>
    <w:rsid w:val="78A8E878"/>
    <w:rsid w:val="78AD8959"/>
    <w:rsid w:val="78B3AB35"/>
    <w:rsid w:val="78B946CD"/>
    <w:rsid w:val="78B94CFE"/>
    <w:rsid w:val="78BFBD0A"/>
    <w:rsid w:val="78C995D6"/>
    <w:rsid w:val="78D8DD19"/>
    <w:rsid w:val="78E039A2"/>
    <w:rsid w:val="78E2181B"/>
    <w:rsid w:val="78E36B3E"/>
    <w:rsid w:val="78E5ADB0"/>
    <w:rsid w:val="78EFF8CB"/>
    <w:rsid w:val="78F922ED"/>
    <w:rsid w:val="78FFC9A1"/>
    <w:rsid w:val="7911EF8B"/>
    <w:rsid w:val="7915EB44"/>
    <w:rsid w:val="7917446C"/>
    <w:rsid w:val="791BA0E3"/>
    <w:rsid w:val="791E18FE"/>
    <w:rsid w:val="7921A627"/>
    <w:rsid w:val="793E2161"/>
    <w:rsid w:val="793E35F7"/>
    <w:rsid w:val="79451FB7"/>
    <w:rsid w:val="79507A26"/>
    <w:rsid w:val="79570C46"/>
    <w:rsid w:val="795A71BA"/>
    <w:rsid w:val="79660F29"/>
    <w:rsid w:val="79707C28"/>
    <w:rsid w:val="7985271B"/>
    <w:rsid w:val="7988056A"/>
    <w:rsid w:val="7990630E"/>
    <w:rsid w:val="799105AC"/>
    <w:rsid w:val="7993433B"/>
    <w:rsid w:val="7998A86D"/>
    <w:rsid w:val="799BAE23"/>
    <w:rsid w:val="79A389C5"/>
    <w:rsid w:val="79A5B4F9"/>
    <w:rsid w:val="79A6EDB9"/>
    <w:rsid w:val="79AA3400"/>
    <w:rsid w:val="79AF62D9"/>
    <w:rsid w:val="79BED5DE"/>
    <w:rsid w:val="79BEE1B6"/>
    <w:rsid w:val="79C81386"/>
    <w:rsid w:val="79CC1451"/>
    <w:rsid w:val="79EF4430"/>
    <w:rsid w:val="79FB10F4"/>
    <w:rsid w:val="7A012E11"/>
    <w:rsid w:val="7A071952"/>
    <w:rsid w:val="7A13E56E"/>
    <w:rsid w:val="7A27BBE7"/>
    <w:rsid w:val="7A298DC7"/>
    <w:rsid w:val="7A299B00"/>
    <w:rsid w:val="7A36F6C7"/>
    <w:rsid w:val="7A4826AD"/>
    <w:rsid w:val="7A4B0156"/>
    <w:rsid w:val="7A4E7655"/>
    <w:rsid w:val="7A4F68C2"/>
    <w:rsid w:val="7A53968F"/>
    <w:rsid w:val="7A6E2665"/>
    <w:rsid w:val="7A72D92C"/>
    <w:rsid w:val="7A7F3B9F"/>
    <w:rsid w:val="7A81B5B0"/>
    <w:rsid w:val="7A85292E"/>
    <w:rsid w:val="7A85A049"/>
    <w:rsid w:val="7A881EF3"/>
    <w:rsid w:val="7A902295"/>
    <w:rsid w:val="7A9A9CF4"/>
    <w:rsid w:val="7A9ADE0D"/>
    <w:rsid w:val="7A9BAEC5"/>
    <w:rsid w:val="7AA0ECCC"/>
    <w:rsid w:val="7AA39227"/>
    <w:rsid w:val="7AA73D00"/>
    <w:rsid w:val="7AAB3590"/>
    <w:rsid w:val="7AB14204"/>
    <w:rsid w:val="7AB22035"/>
    <w:rsid w:val="7ACBEEA6"/>
    <w:rsid w:val="7AD4F6DA"/>
    <w:rsid w:val="7AD77725"/>
    <w:rsid w:val="7ADEB5F2"/>
    <w:rsid w:val="7AE29727"/>
    <w:rsid w:val="7AE2F87A"/>
    <w:rsid w:val="7AE47B07"/>
    <w:rsid w:val="7AF2368E"/>
    <w:rsid w:val="7AF74189"/>
    <w:rsid w:val="7AFD1EBE"/>
    <w:rsid w:val="7B125AA7"/>
    <w:rsid w:val="7B14A4C7"/>
    <w:rsid w:val="7B220B05"/>
    <w:rsid w:val="7B254661"/>
    <w:rsid w:val="7B25C90A"/>
    <w:rsid w:val="7B26ECB3"/>
    <w:rsid w:val="7B2A6302"/>
    <w:rsid w:val="7B34AAA6"/>
    <w:rsid w:val="7B34ADA1"/>
    <w:rsid w:val="7B352F27"/>
    <w:rsid w:val="7B3858B3"/>
    <w:rsid w:val="7B389CFC"/>
    <w:rsid w:val="7B4EE706"/>
    <w:rsid w:val="7B54D8B8"/>
    <w:rsid w:val="7B5FE667"/>
    <w:rsid w:val="7B622876"/>
    <w:rsid w:val="7B6378A5"/>
    <w:rsid w:val="7B67B9EB"/>
    <w:rsid w:val="7B67E4B2"/>
    <w:rsid w:val="7B6BB882"/>
    <w:rsid w:val="7B73E3C3"/>
    <w:rsid w:val="7B76083B"/>
    <w:rsid w:val="7B77487E"/>
    <w:rsid w:val="7B77D128"/>
    <w:rsid w:val="7B79DA1F"/>
    <w:rsid w:val="7B7C8A23"/>
    <w:rsid w:val="7B83A75D"/>
    <w:rsid w:val="7B83F75E"/>
    <w:rsid w:val="7B86CA5B"/>
    <w:rsid w:val="7B8872F3"/>
    <w:rsid w:val="7B89A993"/>
    <w:rsid w:val="7B8E57D1"/>
    <w:rsid w:val="7BA34BB6"/>
    <w:rsid w:val="7BAB8983"/>
    <w:rsid w:val="7BAC5530"/>
    <w:rsid w:val="7BB4ADDD"/>
    <w:rsid w:val="7BBB6D1F"/>
    <w:rsid w:val="7BBF7972"/>
    <w:rsid w:val="7BBFF596"/>
    <w:rsid w:val="7BC42C13"/>
    <w:rsid w:val="7BC70E43"/>
    <w:rsid w:val="7BCBD4A9"/>
    <w:rsid w:val="7BCFFC11"/>
    <w:rsid w:val="7BD463CD"/>
    <w:rsid w:val="7BE5524F"/>
    <w:rsid w:val="7BE7E78A"/>
    <w:rsid w:val="7BF0F6E7"/>
    <w:rsid w:val="7BF16D4A"/>
    <w:rsid w:val="7BF94A3A"/>
    <w:rsid w:val="7BFBA1A0"/>
    <w:rsid w:val="7BFD88E3"/>
    <w:rsid w:val="7BFF7865"/>
    <w:rsid w:val="7C01DFB0"/>
    <w:rsid w:val="7C0DD52F"/>
    <w:rsid w:val="7C150F79"/>
    <w:rsid w:val="7C1DE04A"/>
    <w:rsid w:val="7C2FEBDB"/>
    <w:rsid w:val="7C30F648"/>
    <w:rsid w:val="7C31307A"/>
    <w:rsid w:val="7C321B1C"/>
    <w:rsid w:val="7C400151"/>
    <w:rsid w:val="7C47D15B"/>
    <w:rsid w:val="7C59C0F1"/>
    <w:rsid w:val="7C5A5052"/>
    <w:rsid w:val="7C5A57D5"/>
    <w:rsid w:val="7C5DBCE1"/>
    <w:rsid w:val="7C5F92B5"/>
    <w:rsid w:val="7C629A83"/>
    <w:rsid w:val="7C652C5C"/>
    <w:rsid w:val="7C65A861"/>
    <w:rsid w:val="7C6D84E8"/>
    <w:rsid w:val="7C75CB15"/>
    <w:rsid w:val="7C76250B"/>
    <w:rsid w:val="7C82D81F"/>
    <w:rsid w:val="7C8B5318"/>
    <w:rsid w:val="7C8DF32E"/>
    <w:rsid w:val="7C925440"/>
    <w:rsid w:val="7C954D43"/>
    <w:rsid w:val="7C9CD134"/>
    <w:rsid w:val="7CA34870"/>
    <w:rsid w:val="7CA3D8B4"/>
    <w:rsid w:val="7CA67715"/>
    <w:rsid w:val="7CB0053D"/>
    <w:rsid w:val="7CB732CF"/>
    <w:rsid w:val="7CBBF66F"/>
    <w:rsid w:val="7CCF6AFB"/>
    <w:rsid w:val="7CD13064"/>
    <w:rsid w:val="7CD152F4"/>
    <w:rsid w:val="7CD257A3"/>
    <w:rsid w:val="7CD42914"/>
    <w:rsid w:val="7CD5EBC4"/>
    <w:rsid w:val="7CD96678"/>
    <w:rsid w:val="7CDBD089"/>
    <w:rsid w:val="7CDF14AD"/>
    <w:rsid w:val="7CE318B5"/>
    <w:rsid w:val="7CE7039B"/>
    <w:rsid w:val="7CF26563"/>
    <w:rsid w:val="7CF2878E"/>
    <w:rsid w:val="7CFC9D0C"/>
    <w:rsid w:val="7D0B564C"/>
    <w:rsid w:val="7D0CB14F"/>
    <w:rsid w:val="7D137873"/>
    <w:rsid w:val="7D1B5BB8"/>
    <w:rsid w:val="7D1E560A"/>
    <w:rsid w:val="7D1F77BE"/>
    <w:rsid w:val="7D26A138"/>
    <w:rsid w:val="7D2AB50F"/>
    <w:rsid w:val="7D2EC3E0"/>
    <w:rsid w:val="7D3001C2"/>
    <w:rsid w:val="7D324A1F"/>
    <w:rsid w:val="7D416673"/>
    <w:rsid w:val="7D477ED1"/>
    <w:rsid w:val="7D4AC371"/>
    <w:rsid w:val="7D4B8630"/>
    <w:rsid w:val="7D535C4D"/>
    <w:rsid w:val="7D539830"/>
    <w:rsid w:val="7D593E87"/>
    <w:rsid w:val="7D5F7AB5"/>
    <w:rsid w:val="7D62246D"/>
    <w:rsid w:val="7D63C9D3"/>
    <w:rsid w:val="7D64DF57"/>
    <w:rsid w:val="7D65F485"/>
    <w:rsid w:val="7D6B475C"/>
    <w:rsid w:val="7D773781"/>
    <w:rsid w:val="7D80505E"/>
    <w:rsid w:val="7D87B001"/>
    <w:rsid w:val="7D8FF185"/>
    <w:rsid w:val="7D95C098"/>
    <w:rsid w:val="7D99AF78"/>
    <w:rsid w:val="7D9ED469"/>
    <w:rsid w:val="7DAD4F73"/>
    <w:rsid w:val="7DB6D86E"/>
    <w:rsid w:val="7DBFB530"/>
    <w:rsid w:val="7DC26364"/>
    <w:rsid w:val="7DCE9F4D"/>
    <w:rsid w:val="7DEAC0FA"/>
    <w:rsid w:val="7DEB0F58"/>
    <w:rsid w:val="7DF10493"/>
    <w:rsid w:val="7DFB6316"/>
    <w:rsid w:val="7DFB9972"/>
    <w:rsid w:val="7DFD1E71"/>
    <w:rsid w:val="7DFD9563"/>
    <w:rsid w:val="7E025FFA"/>
    <w:rsid w:val="7E02CD39"/>
    <w:rsid w:val="7E08C100"/>
    <w:rsid w:val="7E10515C"/>
    <w:rsid w:val="7E12499A"/>
    <w:rsid w:val="7E129D32"/>
    <w:rsid w:val="7E175592"/>
    <w:rsid w:val="7E1AD6E5"/>
    <w:rsid w:val="7E1FD8BC"/>
    <w:rsid w:val="7E283371"/>
    <w:rsid w:val="7E2DCD47"/>
    <w:rsid w:val="7E352639"/>
    <w:rsid w:val="7E44487E"/>
    <w:rsid w:val="7E480AD2"/>
    <w:rsid w:val="7E4CE19E"/>
    <w:rsid w:val="7E57BCAA"/>
    <w:rsid w:val="7E640767"/>
    <w:rsid w:val="7E730B29"/>
    <w:rsid w:val="7E74E5A3"/>
    <w:rsid w:val="7E85B462"/>
    <w:rsid w:val="7E8A0C9D"/>
    <w:rsid w:val="7E91E4B1"/>
    <w:rsid w:val="7E985369"/>
    <w:rsid w:val="7E9E2749"/>
    <w:rsid w:val="7EA677FB"/>
    <w:rsid w:val="7EAFD717"/>
    <w:rsid w:val="7EB556B8"/>
    <w:rsid w:val="7EB67563"/>
    <w:rsid w:val="7EBC7C56"/>
    <w:rsid w:val="7EC14BA5"/>
    <w:rsid w:val="7EC4033B"/>
    <w:rsid w:val="7EC4B9F7"/>
    <w:rsid w:val="7EC6A775"/>
    <w:rsid w:val="7ED04855"/>
    <w:rsid w:val="7EE4AE39"/>
    <w:rsid w:val="7EF38B97"/>
    <w:rsid w:val="7EF3AA5B"/>
    <w:rsid w:val="7EF71A34"/>
    <w:rsid w:val="7EF991DE"/>
    <w:rsid w:val="7EFBDB90"/>
    <w:rsid w:val="7EFC8416"/>
    <w:rsid w:val="7F0B0FE8"/>
    <w:rsid w:val="7F17329E"/>
    <w:rsid w:val="7F1A45BF"/>
    <w:rsid w:val="7F20CE95"/>
    <w:rsid w:val="7F227F30"/>
    <w:rsid w:val="7F24ADBA"/>
    <w:rsid w:val="7F29C81F"/>
    <w:rsid w:val="7F2BEE2F"/>
    <w:rsid w:val="7F35CC96"/>
    <w:rsid w:val="7F39A4CF"/>
    <w:rsid w:val="7F3B2D81"/>
    <w:rsid w:val="7F52A8CF"/>
    <w:rsid w:val="7F52CA88"/>
    <w:rsid w:val="7F56C343"/>
    <w:rsid w:val="7F5DD3CF"/>
    <w:rsid w:val="7F5ED9C6"/>
    <w:rsid w:val="7F610C46"/>
    <w:rsid w:val="7F68B0C3"/>
    <w:rsid w:val="7F6ED420"/>
    <w:rsid w:val="7F722C0C"/>
    <w:rsid w:val="7F7DAD47"/>
    <w:rsid w:val="7F8F0D56"/>
    <w:rsid w:val="7F8FBD9E"/>
    <w:rsid w:val="7F949957"/>
    <w:rsid w:val="7F9651CA"/>
    <w:rsid w:val="7F9B2237"/>
    <w:rsid w:val="7F9CA217"/>
    <w:rsid w:val="7FA17FE6"/>
    <w:rsid w:val="7FA3BD87"/>
    <w:rsid w:val="7FAAA982"/>
    <w:rsid w:val="7FB46FDE"/>
    <w:rsid w:val="7FBFD128"/>
    <w:rsid w:val="7FC6BD42"/>
    <w:rsid w:val="7FC85D38"/>
    <w:rsid w:val="7FCFA6A4"/>
    <w:rsid w:val="7FD67868"/>
    <w:rsid w:val="7FD72701"/>
    <w:rsid w:val="7FD74D0B"/>
    <w:rsid w:val="7FD8C4AA"/>
    <w:rsid w:val="7FE08BBB"/>
    <w:rsid w:val="7FE8B1FF"/>
    <w:rsid w:val="7FEB009B"/>
    <w:rsid w:val="7FEF0332"/>
    <w:rsid w:val="7FF05AC3"/>
    <w:rsid w:val="7FFB2FEB"/>
    <w:rsid w:val="7FFBC7BE"/>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B380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4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F7670B8"/>
    <w:rPr>
      <w:rFonts w:ascii="Calibri" w:hAnsi="Calibri"/>
      <w:sz w:val="22"/>
      <w:szCs w:val="22"/>
      <w:lang w:val="en-US"/>
    </w:rPr>
  </w:style>
  <w:style w:type="paragraph" w:styleId="Heading1">
    <w:name w:val="heading 1"/>
    <w:basedOn w:val="Title"/>
    <w:next w:val="Corpotesto1"/>
    <w:link w:val="Heading1Char"/>
    <w:uiPriority w:val="9"/>
    <w:rsid w:val="7257E99C"/>
    <w:pPr>
      <w:keepNext/>
      <w:widowControl w:val="0"/>
      <w:numPr>
        <w:numId w:val="35"/>
      </w:numPr>
      <w:spacing w:before="240"/>
      <w:jc w:val="left"/>
      <w:outlineLvl w:val="0"/>
    </w:pPr>
    <w:rPr>
      <w:rFonts w:cs="Calibri"/>
    </w:rPr>
  </w:style>
  <w:style w:type="paragraph" w:styleId="Heading2">
    <w:name w:val="heading 2"/>
    <w:basedOn w:val="Normal"/>
    <w:next w:val="Normal"/>
    <w:uiPriority w:val="9"/>
    <w:qFormat/>
    <w:rsid w:val="7257E99C"/>
    <w:pPr>
      <w:numPr>
        <w:ilvl w:val="1"/>
        <w:numId w:val="35"/>
      </w:numPr>
      <w:spacing w:before="240" w:after="120"/>
      <w:outlineLvl w:val="1"/>
    </w:pPr>
    <w:rPr>
      <w:rFonts w:cs="Calibri (Titoli)"/>
      <w:color w:val="303D67"/>
      <w:sz w:val="28"/>
      <w:szCs w:val="28"/>
      <w:lang w:eastAsia="de-DE"/>
    </w:rPr>
  </w:style>
  <w:style w:type="paragraph" w:styleId="Heading3">
    <w:name w:val="heading 3"/>
    <w:basedOn w:val="Heading2"/>
    <w:next w:val="Corpotesto1"/>
    <w:uiPriority w:val="1"/>
    <w:qFormat/>
    <w:rsid w:val="7257E99C"/>
    <w:pPr>
      <w:outlineLvl w:val="2"/>
    </w:pPr>
    <w:rPr>
      <w:i/>
      <w:iCs/>
    </w:rPr>
  </w:style>
  <w:style w:type="paragraph" w:styleId="Heading4">
    <w:name w:val="heading 4"/>
    <w:basedOn w:val="Corpotesto1"/>
    <w:next w:val="Corpotesto1"/>
    <w:uiPriority w:val="1"/>
    <w:qFormat/>
    <w:rsid w:val="7257E99C"/>
    <w:pPr>
      <w:keepNext/>
      <w:numPr>
        <w:ilvl w:val="3"/>
        <w:numId w:val="35"/>
      </w:numPr>
      <w:spacing w:before="240"/>
      <w:outlineLvl w:val="3"/>
    </w:pPr>
    <w:rPr>
      <w:color w:val="303D67"/>
    </w:rPr>
  </w:style>
  <w:style w:type="paragraph" w:styleId="Heading5">
    <w:name w:val="heading 5"/>
    <w:basedOn w:val="Normal"/>
    <w:next w:val="Normal"/>
    <w:uiPriority w:val="1"/>
    <w:qFormat/>
    <w:rsid w:val="6F7670B8"/>
    <w:pPr>
      <w:numPr>
        <w:ilvl w:val="4"/>
        <w:numId w:val="35"/>
      </w:numPr>
      <w:spacing w:before="240" w:after="120"/>
      <w:outlineLvl w:val="4"/>
    </w:pPr>
    <w:rPr>
      <w:color w:val="303D67"/>
    </w:rPr>
  </w:style>
  <w:style w:type="paragraph" w:styleId="Heading6">
    <w:name w:val="heading 6"/>
    <w:basedOn w:val="Normal"/>
    <w:next w:val="Normal"/>
    <w:uiPriority w:val="1"/>
    <w:qFormat/>
    <w:rsid w:val="6F7670B8"/>
    <w:pPr>
      <w:numPr>
        <w:ilvl w:val="5"/>
        <w:numId w:val="35"/>
      </w:numPr>
      <w:spacing w:before="240"/>
      <w:outlineLvl w:val="5"/>
    </w:pPr>
    <w:rPr>
      <w:i/>
      <w:iCs/>
      <w:color w:val="303D67"/>
    </w:rPr>
  </w:style>
  <w:style w:type="paragraph" w:styleId="Heading7">
    <w:name w:val="heading 7"/>
    <w:basedOn w:val="Normal"/>
    <w:next w:val="Normal"/>
    <w:uiPriority w:val="1"/>
    <w:qFormat/>
    <w:rsid w:val="6F7670B8"/>
    <w:pPr>
      <w:numPr>
        <w:ilvl w:val="6"/>
        <w:numId w:val="35"/>
      </w:numPr>
      <w:spacing w:before="240"/>
      <w:outlineLvl w:val="6"/>
    </w:pPr>
  </w:style>
  <w:style w:type="paragraph" w:styleId="Heading8">
    <w:name w:val="heading 8"/>
    <w:basedOn w:val="Normal"/>
    <w:next w:val="Normal"/>
    <w:uiPriority w:val="1"/>
    <w:qFormat/>
    <w:rsid w:val="6F7670B8"/>
    <w:pPr>
      <w:numPr>
        <w:ilvl w:val="7"/>
        <w:numId w:val="35"/>
      </w:numPr>
      <w:spacing w:before="240"/>
      <w:outlineLvl w:val="7"/>
    </w:pPr>
    <w:rPr>
      <w:i/>
      <w:iCs/>
    </w:rPr>
  </w:style>
  <w:style w:type="paragraph" w:styleId="Heading9">
    <w:name w:val="heading 9"/>
    <w:basedOn w:val="Normal"/>
    <w:next w:val="Normal"/>
    <w:uiPriority w:val="1"/>
    <w:qFormat/>
    <w:rsid w:val="6F7670B8"/>
    <w:pPr>
      <w:numPr>
        <w:ilvl w:val="8"/>
        <w:numId w:val="35"/>
      </w:numPr>
      <w:spacing w:line="240" w:lineRule="atLeast"/>
      <w:outlineLvl w:val="8"/>
    </w:pPr>
    <w:rPr>
      <w:sz w:val="2"/>
      <w:szCs w:val="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WRule">
    <w:name w:val="DoW_Rule"/>
    <w:basedOn w:val="Corpotesto1"/>
    <w:uiPriority w:val="1"/>
    <w:rsid w:val="7257E99C"/>
    <w:pPr>
      <w:numPr>
        <w:numId w:val="30"/>
      </w:numPr>
    </w:pPr>
  </w:style>
  <w:style w:type="paragraph" w:customStyle="1" w:styleId="HeadLine">
    <w:name w:val="HeadLine"/>
    <w:basedOn w:val="Normal"/>
    <w:uiPriority w:val="1"/>
    <w:rsid w:val="6F7670B8"/>
    <w:pPr>
      <w:spacing w:before="60"/>
      <w:ind w:firstLine="397"/>
    </w:pPr>
    <w:rPr>
      <w:b/>
      <w:bCs/>
      <w:i/>
      <w:iCs/>
    </w:rPr>
  </w:style>
  <w:style w:type="paragraph" w:styleId="BodyText2">
    <w:name w:val="Body Text 2"/>
    <w:basedOn w:val="Normal"/>
    <w:uiPriority w:val="1"/>
    <w:rsid w:val="6F7670B8"/>
    <w:pPr>
      <w:ind w:left="360"/>
    </w:pPr>
    <w:rPr>
      <w:rFonts w:ascii="ZapfHumnst BT" w:hAnsi="ZapfHumnst BT"/>
    </w:rPr>
  </w:style>
  <w:style w:type="character" w:styleId="Hyperlink">
    <w:name w:val="Hyperlink"/>
    <w:uiPriority w:val="99"/>
    <w:rPr>
      <w:color w:val="0000FF"/>
      <w:u w:val="single"/>
    </w:rPr>
  </w:style>
  <w:style w:type="paragraph" w:styleId="Footer">
    <w:name w:val="footer"/>
    <w:basedOn w:val="Normal"/>
    <w:link w:val="FooterChar"/>
    <w:uiPriority w:val="99"/>
    <w:rsid w:val="6F7670B8"/>
    <w:pPr>
      <w:tabs>
        <w:tab w:val="center" w:pos="4320"/>
        <w:tab w:val="right" w:pos="8640"/>
      </w:tabs>
    </w:pPr>
  </w:style>
  <w:style w:type="character" w:styleId="PageNumber">
    <w:name w:val="page number"/>
    <w:basedOn w:val="DefaultParagraphFont"/>
    <w:uiPriority w:val="99"/>
  </w:style>
  <w:style w:type="paragraph" w:customStyle="1" w:styleId="Indentation">
    <w:name w:val="Indentation"/>
    <w:pPr>
      <w:spacing w:before="120"/>
      <w:ind w:left="238" w:hanging="238"/>
    </w:pPr>
    <w:rPr>
      <w:sz w:val="22"/>
      <w:szCs w:val="24"/>
      <w:lang w:val="fr-FR" w:eastAsia="en-US"/>
    </w:rPr>
  </w:style>
  <w:style w:type="paragraph" w:customStyle="1" w:styleId="Graphic">
    <w:name w:val="Graphic"/>
    <w:basedOn w:val="Normal"/>
    <w:uiPriority w:val="1"/>
    <w:rsid w:val="6F7670B8"/>
    <w:rPr>
      <w:rFonts w:ascii="Garamond" w:hAnsi="Garamond"/>
    </w:rPr>
  </w:style>
  <w:style w:type="paragraph" w:styleId="FootnoteText">
    <w:name w:val="footnote text"/>
    <w:basedOn w:val="Normal"/>
    <w:uiPriority w:val="1"/>
    <w:semiHidden/>
    <w:rsid w:val="6F7670B8"/>
  </w:style>
  <w:style w:type="paragraph" w:styleId="Header">
    <w:name w:val="header"/>
    <w:basedOn w:val="Normal"/>
    <w:link w:val="HeaderChar"/>
    <w:uiPriority w:val="99"/>
    <w:rsid w:val="6F7670B8"/>
    <w:pPr>
      <w:tabs>
        <w:tab w:val="center" w:pos="4536"/>
        <w:tab w:val="right" w:pos="9072"/>
      </w:tabs>
      <w:jc w:val="center"/>
    </w:pPr>
    <w:rPr>
      <w:sz w:val="40"/>
      <w:szCs w:val="40"/>
    </w:rPr>
  </w:style>
  <w:style w:type="paragraph" w:styleId="List">
    <w:name w:val="List"/>
    <w:basedOn w:val="Corpotesto1"/>
    <w:uiPriority w:val="1"/>
    <w:rsid w:val="7257E99C"/>
    <w:pPr>
      <w:numPr>
        <w:numId w:val="13"/>
      </w:numPr>
      <w:tabs>
        <w:tab w:val="clear" w:pos="360"/>
        <w:tab w:val="right" w:pos="567"/>
        <w:tab w:val="num" w:pos="360"/>
        <w:tab w:val="num" w:pos="360"/>
      </w:tabs>
      <w:ind w:left="567" w:hanging="567"/>
    </w:pPr>
  </w:style>
  <w:style w:type="paragraph" w:styleId="TOC1">
    <w:name w:val="toc 1"/>
    <w:basedOn w:val="Normal"/>
    <w:next w:val="Normal"/>
    <w:uiPriority w:val="39"/>
    <w:rsid w:val="6F7670B8"/>
    <w:pPr>
      <w:spacing w:before="120"/>
    </w:pPr>
    <w:rPr>
      <w:rFonts w:asciiTheme="minorHAnsi" w:hAnsiTheme="minorHAnsi" w:cstheme="minorHAnsi"/>
      <w:b/>
      <w:bCs/>
      <w:i/>
      <w:iCs/>
      <w:sz w:val="24"/>
      <w:szCs w:val="24"/>
    </w:rPr>
  </w:style>
  <w:style w:type="paragraph" w:styleId="TOC2">
    <w:name w:val="toc 2"/>
    <w:basedOn w:val="Normal"/>
    <w:next w:val="Normal"/>
    <w:uiPriority w:val="39"/>
    <w:rsid w:val="6F7670B8"/>
    <w:pPr>
      <w:spacing w:before="120"/>
      <w:ind w:left="220"/>
    </w:pPr>
    <w:rPr>
      <w:rFonts w:asciiTheme="minorHAnsi" w:hAnsiTheme="minorHAnsi" w:cstheme="minorHAnsi"/>
      <w:b/>
      <w:bCs/>
    </w:rPr>
  </w:style>
  <w:style w:type="paragraph" w:styleId="List2">
    <w:name w:val="List 2"/>
    <w:basedOn w:val="Normal"/>
    <w:uiPriority w:val="1"/>
    <w:rsid w:val="6F7670B8"/>
    <w:pPr>
      <w:numPr>
        <w:numId w:val="9"/>
      </w:numPr>
      <w:tabs>
        <w:tab w:val="clear" w:pos="360"/>
        <w:tab w:val="num" w:pos="1211"/>
        <w:tab w:val="num" w:pos="360"/>
      </w:tabs>
      <w:ind w:left="1211"/>
    </w:pPr>
  </w:style>
  <w:style w:type="paragraph" w:customStyle="1" w:styleId="1AutoList15">
    <w:name w:val="1AutoList15"/>
    <w:pPr>
      <w:widowControl w:val="0"/>
      <w:tabs>
        <w:tab w:val="left" w:pos="720"/>
      </w:tabs>
      <w:ind w:left="720" w:hanging="720"/>
      <w:jc w:val="both"/>
    </w:pPr>
    <w:rPr>
      <w:rFonts w:ascii="Courier New Standard" w:hAnsi="Courier New Standard"/>
      <w:snapToGrid w:val="0"/>
      <w:sz w:val="24"/>
      <w:szCs w:val="24"/>
      <w:lang w:val="de-DE" w:eastAsia="de-DE"/>
    </w:rPr>
  </w:style>
  <w:style w:type="paragraph" w:customStyle="1" w:styleId="Einfacheberschrift">
    <w:name w:val="Einfacheüberschrift"/>
    <w:basedOn w:val="Normal"/>
    <w:uiPriority w:val="1"/>
    <w:rsid w:val="6F7670B8"/>
    <w:pPr>
      <w:spacing w:before="60"/>
      <w:ind w:firstLine="397"/>
    </w:pPr>
    <w:rPr>
      <w:rFonts w:ascii="Garamond" w:hAnsi="Garamond"/>
      <w:b/>
      <w:bCs/>
    </w:rPr>
  </w:style>
  <w:style w:type="paragraph" w:customStyle="1" w:styleId="Level1Bullets">
    <w:name w:val="Level 1 Bullets"/>
    <w:basedOn w:val="Normal"/>
    <w:uiPriority w:val="1"/>
    <w:rsid w:val="6F7670B8"/>
    <w:pPr>
      <w:numPr>
        <w:numId w:val="10"/>
      </w:numPr>
    </w:pPr>
  </w:style>
  <w:style w:type="paragraph" w:customStyle="1" w:styleId="Figure">
    <w:name w:val="Figure"/>
    <w:basedOn w:val="Normal"/>
    <w:uiPriority w:val="1"/>
    <w:rsid w:val="6F7670B8"/>
    <w:pPr>
      <w:numPr>
        <w:numId w:val="11"/>
      </w:numPr>
      <w:tabs>
        <w:tab w:val="clear" w:pos="1080"/>
        <w:tab w:val="num" w:pos="1701"/>
        <w:tab w:val="num" w:pos="1080"/>
      </w:tabs>
      <w:spacing w:before="360" w:after="240"/>
      <w:ind w:left="1701" w:hanging="1134"/>
    </w:pPr>
    <w:rPr>
      <w:rFonts w:ascii="Garamond" w:hAnsi="Garamond"/>
      <w:i/>
      <w:iCs/>
    </w:rPr>
  </w:style>
  <w:style w:type="paragraph" w:customStyle="1" w:styleId="TableHeader">
    <w:name w:val="TableHeader"/>
    <w:basedOn w:val="Normal"/>
    <w:next w:val="DoWRule"/>
    <w:uiPriority w:val="1"/>
    <w:rsid w:val="6F7670B8"/>
    <w:pPr>
      <w:numPr>
        <w:numId w:val="12"/>
      </w:numPr>
      <w:tabs>
        <w:tab w:val="clear" w:pos="720"/>
        <w:tab w:val="num" w:pos="1701"/>
        <w:tab w:val="num" w:pos="720"/>
      </w:tabs>
      <w:spacing w:before="360" w:after="240"/>
      <w:ind w:left="1701" w:hanging="1134"/>
    </w:pPr>
    <w:rPr>
      <w:rFonts w:ascii="Garamond" w:hAnsi="Garamond"/>
      <w:i/>
      <w:iCs/>
    </w:rPr>
  </w:style>
  <w:style w:type="paragraph" w:customStyle="1" w:styleId="Table-Footer">
    <w:name w:val="Table-Footer"/>
    <w:basedOn w:val="Normal"/>
    <w:uiPriority w:val="1"/>
    <w:rsid w:val="6F7670B8"/>
    <w:pPr>
      <w:ind w:firstLine="397"/>
      <w:jc w:val="right"/>
    </w:pPr>
    <w:rPr>
      <w:rFonts w:ascii="Garamond" w:hAnsi="Garamond"/>
    </w:rPr>
  </w:style>
  <w:style w:type="paragraph" w:customStyle="1" w:styleId="Table">
    <w:name w:val="Table"/>
    <w:basedOn w:val="Normal"/>
    <w:uiPriority w:val="1"/>
    <w:rsid w:val="6F7670B8"/>
    <w:pPr>
      <w:spacing w:before="20" w:after="20"/>
    </w:pPr>
  </w:style>
  <w:style w:type="paragraph" w:styleId="TableofFigures">
    <w:name w:val="table of figures"/>
    <w:basedOn w:val="Normal"/>
    <w:next w:val="Normal"/>
    <w:uiPriority w:val="99"/>
    <w:rsid w:val="6F7670B8"/>
    <w:pPr>
      <w:ind w:left="440" w:hanging="440"/>
    </w:pPr>
    <w:rPr>
      <w:rFonts w:asciiTheme="minorHAnsi" w:hAnsiTheme="minorHAnsi" w:cstheme="minorHAnsi"/>
      <w:b/>
      <w:bCs/>
      <w:sz w:val="20"/>
      <w:szCs w:val="20"/>
    </w:rPr>
  </w:style>
  <w:style w:type="paragraph" w:customStyle="1" w:styleId="Summary">
    <w:name w:val="Summary"/>
    <w:basedOn w:val="Normal"/>
    <w:uiPriority w:val="1"/>
    <w:rsid w:val="6F7670B8"/>
    <w:rPr>
      <w:rFonts w:ascii="Helvetica" w:hAnsi="Helvetica"/>
      <w:b/>
      <w:bCs/>
    </w:rPr>
  </w:style>
  <w:style w:type="paragraph" w:customStyle="1" w:styleId="Textkrperberschrift">
    <w:name w:val="Textkörperüberschrift"/>
    <w:basedOn w:val="Normal"/>
    <w:uiPriority w:val="1"/>
    <w:rsid w:val="6F7670B8"/>
    <w:pPr>
      <w:spacing w:before="240" w:after="120"/>
    </w:pPr>
    <w:rPr>
      <w:b/>
      <w:bCs/>
    </w:rPr>
  </w:style>
  <w:style w:type="paragraph" w:customStyle="1" w:styleId="Point0">
    <w:name w:val="Point 0"/>
    <w:basedOn w:val="Normal"/>
    <w:uiPriority w:val="1"/>
    <w:rsid w:val="6F7670B8"/>
    <w:pPr>
      <w:spacing w:before="120" w:after="120"/>
      <w:ind w:left="851" w:hanging="851"/>
    </w:pPr>
  </w:style>
  <w:style w:type="paragraph" w:customStyle="1" w:styleId="Vorgabetext">
    <w:name w:val="Vorgabetext"/>
    <w:basedOn w:val="Normal"/>
    <w:uiPriority w:val="1"/>
    <w:rsid w:val="6F7670B8"/>
    <w:rPr>
      <w:lang w:val="de-DE"/>
    </w:rPr>
  </w:style>
  <w:style w:type="paragraph" w:customStyle="1" w:styleId="Funote">
    <w:name w:val="Fußnote"/>
    <w:basedOn w:val="Normal"/>
    <w:uiPriority w:val="1"/>
    <w:rsid w:val="6F7670B8"/>
    <w:pPr>
      <w:tabs>
        <w:tab w:val="left" w:pos="336"/>
      </w:tabs>
    </w:pPr>
    <w:rPr>
      <w:rFonts w:ascii="Garamond" w:hAnsi="Garamond"/>
      <w:lang w:val="de-DE"/>
    </w:rPr>
  </w:style>
  <w:style w:type="paragraph" w:styleId="PlainText">
    <w:name w:val="Plain Text"/>
    <w:basedOn w:val="Normal"/>
    <w:uiPriority w:val="1"/>
    <w:rsid w:val="6F7670B8"/>
    <w:rPr>
      <w:rFonts w:ascii="Courier New" w:hAnsi="Courier New"/>
      <w:lang w:val="de-DE"/>
    </w:rPr>
  </w:style>
  <w:style w:type="paragraph" w:styleId="BodyTextIndent">
    <w:name w:val="Body Text Indent"/>
    <w:basedOn w:val="Normal"/>
    <w:uiPriority w:val="1"/>
    <w:rsid w:val="7257E99C"/>
    <w:pPr>
      <w:ind w:left="840"/>
    </w:pPr>
    <w:rPr>
      <w:rFonts w:ascii="Century" w:eastAsia="MS Mincho" w:hAnsi="Century"/>
      <w:sz w:val="21"/>
      <w:szCs w:val="21"/>
      <w:lang w:eastAsia="ja-JP"/>
    </w:rPr>
  </w:style>
  <w:style w:type="character" w:styleId="LineNumber">
    <w:name w:val="line number"/>
    <w:basedOn w:val="DefaultParagraphFont"/>
  </w:style>
  <w:style w:type="character" w:styleId="FollowedHyperlink">
    <w:name w:val="FollowedHyperlink"/>
    <w:rPr>
      <w:color w:val="800080"/>
      <w:u w:val="single"/>
    </w:rPr>
  </w:style>
  <w:style w:type="paragraph" w:styleId="ListBullet2">
    <w:name w:val="List Bullet 2"/>
    <w:basedOn w:val="Normal"/>
    <w:uiPriority w:val="1"/>
    <w:rsid w:val="6F7670B8"/>
    <w:pPr>
      <w:numPr>
        <w:numId w:val="14"/>
      </w:numPr>
    </w:pPr>
  </w:style>
  <w:style w:type="paragraph" w:styleId="ListBullet3">
    <w:name w:val="List Bullet 3"/>
    <w:basedOn w:val="Normal"/>
    <w:uiPriority w:val="1"/>
    <w:rsid w:val="6F7670B8"/>
    <w:pPr>
      <w:numPr>
        <w:numId w:val="15"/>
      </w:numPr>
    </w:pPr>
  </w:style>
  <w:style w:type="paragraph" w:styleId="ListBullet4">
    <w:name w:val="List Bullet 4"/>
    <w:basedOn w:val="Normal"/>
    <w:uiPriority w:val="1"/>
    <w:rsid w:val="6F7670B8"/>
    <w:pPr>
      <w:numPr>
        <w:numId w:val="16"/>
      </w:numPr>
    </w:pPr>
  </w:style>
  <w:style w:type="paragraph" w:styleId="ListBullet5">
    <w:name w:val="List Bullet 5"/>
    <w:basedOn w:val="Normal"/>
    <w:uiPriority w:val="1"/>
    <w:rsid w:val="6F7670B8"/>
    <w:pPr>
      <w:numPr>
        <w:numId w:val="17"/>
      </w:numPr>
    </w:pPr>
  </w:style>
  <w:style w:type="paragraph" w:styleId="ListNumber">
    <w:name w:val="List Number"/>
    <w:basedOn w:val="Normal"/>
    <w:uiPriority w:val="1"/>
    <w:rsid w:val="6F7670B8"/>
    <w:pPr>
      <w:numPr>
        <w:numId w:val="18"/>
      </w:numPr>
    </w:pPr>
  </w:style>
  <w:style w:type="paragraph" w:styleId="ListNumber2">
    <w:name w:val="List Number 2"/>
    <w:basedOn w:val="Normal"/>
    <w:uiPriority w:val="1"/>
    <w:rsid w:val="6F7670B8"/>
    <w:pPr>
      <w:numPr>
        <w:numId w:val="19"/>
      </w:numPr>
    </w:pPr>
  </w:style>
  <w:style w:type="paragraph" w:styleId="ListNumber3">
    <w:name w:val="List Number 3"/>
    <w:basedOn w:val="Normal"/>
    <w:uiPriority w:val="1"/>
    <w:rsid w:val="6F7670B8"/>
    <w:pPr>
      <w:numPr>
        <w:numId w:val="20"/>
      </w:numPr>
    </w:pPr>
  </w:style>
  <w:style w:type="paragraph" w:styleId="ListNumber4">
    <w:name w:val="List Number 4"/>
    <w:basedOn w:val="Normal"/>
    <w:uiPriority w:val="1"/>
    <w:rsid w:val="6F7670B8"/>
    <w:pPr>
      <w:numPr>
        <w:numId w:val="21"/>
      </w:numPr>
    </w:pPr>
  </w:style>
  <w:style w:type="paragraph" w:styleId="ListNumber5">
    <w:name w:val="List Number 5"/>
    <w:basedOn w:val="Normal"/>
    <w:uiPriority w:val="1"/>
    <w:rsid w:val="6F7670B8"/>
    <w:pPr>
      <w:numPr>
        <w:numId w:val="22"/>
      </w:numPr>
    </w:pPr>
  </w:style>
  <w:style w:type="paragraph" w:customStyle="1" w:styleId="TableDescr">
    <w:name w:val="Table_Descr"/>
    <w:basedOn w:val="Normal"/>
    <w:uiPriority w:val="1"/>
    <w:rsid w:val="6F7670B8"/>
    <w:pPr>
      <w:numPr>
        <w:numId w:val="23"/>
      </w:numPr>
      <w:tabs>
        <w:tab w:val="clear" w:pos="360"/>
        <w:tab w:val="num" w:pos="394"/>
        <w:tab w:val="num" w:pos="360"/>
      </w:tabs>
      <w:spacing w:before="120"/>
      <w:ind w:left="391" w:hanging="357"/>
    </w:pPr>
    <w:rPr>
      <w:rFonts w:ascii="Garamond" w:hAnsi="Garamond"/>
      <w:color w:val="000000" w:themeColor="text1"/>
    </w:rPr>
  </w:style>
  <w:style w:type="paragraph" w:customStyle="1" w:styleId="TableHeading1">
    <w:name w:val="Table Heading1"/>
    <w:pPr>
      <w:spacing w:before="60" w:after="60"/>
    </w:pPr>
    <w:rPr>
      <w:rFonts w:ascii="Arial" w:hAnsi="Arial"/>
      <w:b/>
      <w:snapToGrid w:val="0"/>
      <w:sz w:val="24"/>
      <w:szCs w:val="24"/>
      <w:lang w:val="de-DE" w:eastAsia="en-GB"/>
    </w:rPr>
  </w:style>
  <w:style w:type="paragraph" w:styleId="Salutation">
    <w:name w:val="Salutation"/>
    <w:basedOn w:val="Normal"/>
    <w:next w:val="Normal"/>
    <w:uiPriority w:val="1"/>
    <w:rsid w:val="6F7670B8"/>
  </w:style>
  <w:style w:type="paragraph" w:customStyle="1" w:styleId="TableContentListe">
    <w:name w:val="Table_Content_Liste"/>
    <w:basedOn w:val="Normal"/>
    <w:uiPriority w:val="1"/>
    <w:rsid w:val="6F7670B8"/>
    <w:pPr>
      <w:numPr>
        <w:numId w:val="28"/>
      </w:numPr>
    </w:pPr>
  </w:style>
  <w:style w:type="paragraph" w:customStyle="1" w:styleId="rghleft">
    <w:name w:val="rghleft"/>
    <w:basedOn w:val="Normal"/>
    <w:uiPriority w:val="1"/>
    <w:rsid w:val="6F7670B8"/>
    <w:pPr>
      <w:tabs>
        <w:tab w:val="left" w:pos="720"/>
      </w:tabs>
      <w:ind w:left="720" w:hanging="360"/>
    </w:pPr>
    <w:rPr>
      <w:lang w:val="de-DE"/>
    </w:rPr>
  </w:style>
  <w:style w:type="character" w:customStyle="1" w:styleId="textChar">
    <w:name w:val="text Char"/>
    <w:rPr>
      <w:rFonts w:ascii="Arial" w:hAnsi="Arial"/>
      <w:b/>
      <w:noProof/>
      <w:lang w:val="en-GB" w:eastAsia="de-DE" w:bidi="ar-SA"/>
    </w:rPr>
  </w:style>
  <w:style w:type="paragraph" w:styleId="BalloonText">
    <w:name w:val="Balloon Text"/>
    <w:basedOn w:val="Normal"/>
    <w:uiPriority w:val="1"/>
    <w:semiHidden/>
    <w:rsid w:val="6F7670B8"/>
    <w:rPr>
      <w:rFonts w:ascii="Tahoma" w:hAnsi="Tahoma" w:cs="MS Mincho"/>
      <w:sz w:val="16"/>
      <w:szCs w:val="16"/>
    </w:rPr>
  </w:style>
  <w:style w:type="character" w:styleId="FootnoteReference">
    <w:name w:val="footnote reference"/>
    <w:semiHidden/>
    <w:rPr>
      <w:vertAlign w:val="superscript"/>
    </w:rPr>
  </w:style>
  <w:style w:type="paragraph" w:styleId="TOC3">
    <w:name w:val="toc 3"/>
    <w:basedOn w:val="Normal"/>
    <w:next w:val="Normal"/>
    <w:uiPriority w:val="39"/>
    <w:rsid w:val="6F7670B8"/>
    <w:pPr>
      <w:ind w:left="440"/>
    </w:pPr>
    <w:rPr>
      <w:rFonts w:asciiTheme="minorHAnsi" w:hAnsiTheme="minorHAnsi" w:cstheme="minorHAnsi"/>
      <w:sz w:val="20"/>
      <w:szCs w:val="20"/>
    </w:rPr>
  </w:style>
  <w:style w:type="paragraph" w:customStyle="1" w:styleId="BulletList">
    <w:name w:val="BulletList"/>
    <w:basedOn w:val="Normal"/>
    <w:uiPriority w:val="1"/>
    <w:rsid w:val="6F7670B8"/>
    <w:pPr>
      <w:numPr>
        <w:numId w:val="24"/>
      </w:numPr>
    </w:pPr>
  </w:style>
  <w:style w:type="paragraph" w:styleId="Title">
    <w:name w:val="Title"/>
    <w:basedOn w:val="Corpotesto1"/>
    <w:uiPriority w:val="1"/>
    <w:qFormat/>
    <w:rsid w:val="7257E99C"/>
    <w:pPr>
      <w:jc w:val="center"/>
    </w:pPr>
    <w:rPr>
      <w:color w:val="303D67"/>
      <w:sz w:val="36"/>
      <w:szCs w:val="36"/>
    </w:rPr>
  </w:style>
  <w:style w:type="paragraph" w:customStyle="1" w:styleId="Te">
    <w:name w:val="Te"/>
    <w:basedOn w:val="TableDescr"/>
    <w:uiPriority w:val="1"/>
    <w:rsid w:val="6F7670B8"/>
  </w:style>
  <w:style w:type="paragraph" w:customStyle="1" w:styleId="Meeting">
    <w:name w:val="Meeting"/>
    <w:basedOn w:val="Normal"/>
    <w:uiPriority w:val="1"/>
    <w:rsid w:val="7257E99C"/>
    <w:pPr>
      <w:tabs>
        <w:tab w:val="left" w:pos="3780"/>
        <w:tab w:val="left" w:pos="6480"/>
      </w:tabs>
      <w:spacing w:before="120"/>
    </w:pPr>
    <w:rPr>
      <w:rFonts w:cs="Arial"/>
      <w:lang w:eastAsia="de-DE"/>
    </w:rPr>
  </w:style>
  <w:style w:type="character" w:customStyle="1" w:styleId="MeetingChar">
    <w:name w:val="Meeting Char"/>
    <w:rPr>
      <w:rFonts w:ascii="Arial" w:hAnsi="Arial" w:cs="Arial"/>
      <w:noProof w:val="0"/>
      <w:lang w:val="en-GB" w:eastAsia="de-DE" w:bidi="ar-SA"/>
    </w:rPr>
  </w:style>
  <w:style w:type="paragraph" w:styleId="ListBullet">
    <w:name w:val="List Bullet"/>
    <w:basedOn w:val="Normal"/>
    <w:uiPriority w:val="1"/>
    <w:rsid w:val="6F7670B8"/>
    <w:pPr>
      <w:numPr>
        <w:numId w:val="25"/>
      </w:numPr>
    </w:pPr>
  </w:style>
  <w:style w:type="paragraph" w:customStyle="1" w:styleId="ListePC01">
    <w:name w:val="Liste PC01"/>
    <w:basedOn w:val="Normal"/>
    <w:uiPriority w:val="1"/>
    <w:rsid w:val="7257E99C"/>
    <w:pPr>
      <w:numPr>
        <w:numId w:val="26"/>
      </w:numPr>
      <w:tabs>
        <w:tab w:val="clear" w:pos="1134"/>
        <w:tab w:val="left" w:pos="454"/>
        <w:tab w:val="left" w:pos="2700"/>
        <w:tab w:val="left" w:pos="5387"/>
        <w:tab w:val="num" w:pos="1134"/>
        <w:tab w:val="num" w:pos="1134"/>
      </w:tabs>
      <w:ind w:left="454" w:hanging="454"/>
    </w:pPr>
    <w:rPr>
      <w:rFonts w:ascii="Garamond" w:hAnsi="Garamond" w:cs="Arial"/>
      <w:lang w:eastAsia="fr-FR"/>
    </w:rPr>
  </w:style>
  <w:style w:type="character" w:styleId="Strong">
    <w:name w:val="Strong"/>
    <w:uiPriority w:val="22"/>
    <w:qFormat/>
    <w:rPr>
      <w:b/>
      <w:bCs/>
    </w:rPr>
  </w:style>
  <w:style w:type="paragraph" w:customStyle="1" w:styleId="box">
    <w:name w:val="box"/>
    <w:basedOn w:val="Normal"/>
    <w:uiPriority w:val="1"/>
    <w:rsid w:val="7257E99C"/>
    <w:pPr>
      <w:spacing w:before="120" w:after="120"/>
    </w:pPr>
    <w:rPr>
      <w:sz w:val="32"/>
      <w:szCs w:val="32"/>
      <w:lang w:eastAsia="de-DE"/>
    </w:rPr>
  </w:style>
  <w:style w:type="paragraph" w:customStyle="1" w:styleId="Corpotesto1">
    <w:name w:val="Corpo testo1"/>
    <w:basedOn w:val="Normal"/>
    <w:link w:val="BodytextChar"/>
    <w:uiPriority w:val="1"/>
    <w:rsid w:val="7257E99C"/>
    <w:pPr>
      <w:spacing w:after="120"/>
    </w:pPr>
    <w:rPr>
      <w:lang w:eastAsia="de-DE"/>
    </w:rPr>
  </w:style>
  <w:style w:type="paragraph" w:customStyle="1" w:styleId="TableContent">
    <w:name w:val="Table_Content"/>
    <w:basedOn w:val="Corpotesto1"/>
    <w:uiPriority w:val="1"/>
    <w:rsid w:val="7257E99C"/>
    <w:pPr>
      <w:spacing w:before="40" w:after="40"/>
      <w:ind w:left="57" w:right="57"/>
    </w:pPr>
    <w:rPr>
      <w:sz w:val="18"/>
      <w:szCs w:val="18"/>
    </w:rPr>
  </w:style>
  <w:style w:type="paragraph" w:styleId="BodyTextIndent2">
    <w:name w:val="Body Text Indent 2"/>
    <w:basedOn w:val="Normal"/>
    <w:uiPriority w:val="1"/>
    <w:rsid w:val="6F7670B8"/>
    <w:pPr>
      <w:tabs>
        <w:tab w:val="left" w:pos="900"/>
      </w:tabs>
      <w:ind w:left="900" w:hanging="360"/>
    </w:pPr>
    <w:rPr>
      <w:color w:val="000000" w:themeColor="text1"/>
    </w:rPr>
  </w:style>
  <w:style w:type="paragraph" w:styleId="NormalWeb">
    <w:name w:val="Normal (Web)"/>
    <w:basedOn w:val="Normal"/>
    <w:uiPriority w:val="99"/>
    <w:rsid w:val="6F7670B8"/>
    <w:pPr>
      <w:spacing w:beforeAutospacing="1" w:afterAutospacing="1"/>
    </w:pPr>
    <w:rPr>
      <w:rFonts w:ascii="Arial Unicode MS" w:eastAsia="Arial Unicode MS" w:hAnsi="Arial Unicode MS" w:cs="Arial Unicode MS"/>
    </w:rPr>
  </w:style>
  <w:style w:type="paragraph" w:customStyle="1" w:styleId="OrderedListA">
    <w:name w:val="OrderedList_A"/>
    <w:basedOn w:val="Corpotesto1"/>
    <w:uiPriority w:val="1"/>
    <w:rsid w:val="7257E99C"/>
    <w:pPr>
      <w:numPr>
        <w:numId w:val="29"/>
      </w:numPr>
    </w:pPr>
    <w:rPr>
      <w:rFonts w:cs="Arial"/>
      <w:color w:val="000000" w:themeColor="text1"/>
    </w:rPr>
  </w:style>
  <w:style w:type="character" w:customStyle="1" w:styleId="TextCharCharCharCharChar">
    <w:name w:val="Text Char Char Char Char Char"/>
    <w:link w:val="TextCharCharCharChar"/>
    <w:uiPriority w:val="1"/>
    <w:rsid w:val="6F7670B8"/>
    <w:rPr>
      <w:rFonts w:ascii="Arial" w:hAnsi="Arial"/>
      <w:noProof w:val="0"/>
      <w:sz w:val="22"/>
      <w:szCs w:val="22"/>
      <w:lang w:val="en-US" w:eastAsia="de-DE"/>
    </w:rPr>
  </w:style>
  <w:style w:type="paragraph" w:customStyle="1" w:styleId="TextCharCharCharChar">
    <w:name w:val="Text Char Char Char Char"/>
    <w:basedOn w:val="Normal"/>
    <w:link w:val="TextCharCharCharCharChar"/>
    <w:uiPriority w:val="1"/>
    <w:rsid w:val="7257E99C"/>
    <w:pPr>
      <w:spacing w:before="120"/>
    </w:pPr>
    <w:rPr>
      <w:lang w:eastAsia="de-DE"/>
    </w:rPr>
  </w:style>
  <w:style w:type="character" w:customStyle="1" w:styleId="BodytextChar">
    <w:name w:val="Body text Char"/>
    <w:link w:val="Corpotesto1"/>
    <w:uiPriority w:val="1"/>
    <w:rsid w:val="6F7670B8"/>
    <w:rPr>
      <w:rFonts w:ascii="Arial" w:hAnsi="Arial"/>
      <w:noProof w:val="0"/>
      <w:lang w:val="en-US" w:eastAsia="de-DE"/>
    </w:rPr>
  </w:style>
  <w:style w:type="paragraph" w:customStyle="1" w:styleId="Tip">
    <w:name w:val="Tip"/>
    <w:basedOn w:val="Corpotesto1"/>
    <w:link w:val="TipChar"/>
    <w:uiPriority w:val="1"/>
    <w:rsid w:val="7257E99C"/>
    <w:pPr>
      <w:numPr>
        <w:numId w:val="31"/>
      </w:numPr>
    </w:pPr>
  </w:style>
  <w:style w:type="character" w:customStyle="1" w:styleId="TipChar">
    <w:name w:val="Tip Char"/>
    <w:link w:val="Tip"/>
    <w:uiPriority w:val="1"/>
    <w:rsid w:val="6F7670B8"/>
    <w:rPr>
      <w:rFonts w:ascii="Calibri" w:hAnsi="Calibri"/>
      <w:sz w:val="22"/>
      <w:szCs w:val="22"/>
      <w:lang w:val="en-US" w:eastAsia="de-DE"/>
    </w:rPr>
  </w:style>
  <w:style w:type="paragraph" w:customStyle="1" w:styleId="Bomb">
    <w:name w:val="Bomb"/>
    <w:basedOn w:val="Corpotesto1"/>
    <w:uiPriority w:val="1"/>
    <w:rsid w:val="7257E99C"/>
    <w:pPr>
      <w:numPr>
        <w:numId w:val="32"/>
      </w:numPr>
    </w:pPr>
  </w:style>
  <w:style w:type="paragraph" w:styleId="BodyText">
    <w:name w:val="Body Text"/>
    <w:basedOn w:val="Normal"/>
    <w:uiPriority w:val="1"/>
    <w:rsid w:val="6F7670B8"/>
    <w:pPr>
      <w:spacing w:after="120"/>
    </w:pPr>
  </w:style>
  <w:style w:type="paragraph" w:customStyle="1" w:styleId="figure0">
    <w:name w:val="figure"/>
    <w:basedOn w:val="Normal"/>
    <w:uiPriority w:val="1"/>
    <w:rsid w:val="6F7670B8"/>
    <w:pPr>
      <w:spacing w:beforeAutospacing="1" w:afterAutospacing="1"/>
    </w:pPr>
    <w:rPr>
      <w:rFonts w:eastAsia="Arial Unicode MS" w:cs="Arial"/>
      <w:sz w:val="16"/>
      <w:szCs w:val="16"/>
    </w:rPr>
  </w:style>
  <w:style w:type="paragraph" w:customStyle="1" w:styleId="TextCharCharChar">
    <w:name w:val="Text Char Char Char"/>
    <w:basedOn w:val="Normal"/>
    <w:uiPriority w:val="1"/>
    <w:rsid w:val="7257E99C"/>
    <w:pPr>
      <w:spacing w:before="120"/>
    </w:pPr>
    <w:rPr>
      <w:lang w:eastAsia="de-DE"/>
    </w:rPr>
  </w:style>
  <w:style w:type="character" w:customStyle="1" w:styleId="TextCharChar">
    <w:name w:val="Text Char Char"/>
    <w:rsid w:val="007A5262"/>
    <w:rPr>
      <w:rFonts w:ascii="Arial" w:hAnsi="Arial"/>
      <w:sz w:val="22"/>
      <w:lang w:val="en-GB" w:eastAsia="de-DE" w:bidi="ar-SA"/>
    </w:rPr>
  </w:style>
  <w:style w:type="paragraph" w:customStyle="1" w:styleId="FormatvorlageListeKursiv">
    <w:name w:val="Formatvorlage Liste + Kursiv"/>
    <w:basedOn w:val="List"/>
    <w:uiPriority w:val="1"/>
    <w:rsid w:val="7257E99C"/>
    <w:pPr>
      <w:ind w:left="568" w:hanging="284"/>
    </w:pPr>
    <w:rPr>
      <w:i/>
      <w:iCs/>
    </w:rPr>
  </w:style>
  <w:style w:type="character" w:customStyle="1" w:styleId="FormatvorlageListeKursivChar">
    <w:name w:val="Formatvorlage Liste + Kursiv Char"/>
    <w:rsid w:val="007A5262"/>
    <w:rPr>
      <w:rFonts w:ascii="Arial" w:hAnsi="Arial"/>
      <w:i/>
      <w:iCs/>
      <w:lang w:val="en-GB" w:eastAsia="de-DE" w:bidi="ar-SA"/>
    </w:rPr>
  </w:style>
  <w:style w:type="character" w:styleId="CommentReference">
    <w:name w:val="annotation reference"/>
    <w:uiPriority w:val="99"/>
    <w:semiHidden/>
    <w:rsid w:val="007A5262"/>
    <w:rPr>
      <w:sz w:val="16"/>
      <w:szCs w:val="16"/>
    </w:rPr>
  </w:style>
  <w:style w:type="paragraph" w:customStyle="1" w:styleId="WPHeader">
    <w:name w:val="WP_Header"/>
    <w:basedOn w:val="Normal"/>
    <w:uiPriority w:val="1"/>
    <w:rsid w:val="6F7670B8"/>
    <w:rPr>
      <w:b/>
      <w:bCs/>
      <w:sz w:val="18"/>
      <w:szCs w:val="18"/>
      <w:lang w:val="de-DE"/>
    </w:rPr>
  </w:style>
  <w:style w:type="paragraph" w:styleId="CommentText">
    <w:name w:val="annotation text"/>
    <w:basedOn w:val="Normal"/>
    <w:link w:val="CommentTextChar"/>
    <w:uiPriority w:val="99"/>
    <w:semiHidden/>
    <w:rsid w:val="6F7670B8"/>
  </w:style>
  <w:style w:type="character" w:customStyle="1" w:styleId="TextkrperChar">
    <w:name w:val="Textkörper Char"/>
    <w:rsid w:val="007A5262"/>
    <w:rPr>
      <w:rFonts w:ascii="Arial" w:hAnsi="Arial"/>
      <w:snapToGrid w:val="0"/>
      <w:lang w:val="en-GB" w:eastAsia="en-US" w:bidi="ar-SA"/>
    </w:rPr>
  </w:style>
  <w:style w:type="character" w:customStyle="1" w:styleId="TextkrperberschriftChar">
    <w:name w:val="Textkörperüberschrift Char"/>
    <w:rsid w:val="007A5262"/>
    <w:rPr>
      <w:rFonts w:ascii="Arial" w:hAnsi="Arial"/>
      <w:b/>
      <w:snapToGrid w:val="0"/>
      <w:lang w:val="en-GB" w:eastAsia="en-US" w:bidi="ar-SA"/>
    </w:rPr>
  </w:style>
  <w:style w:type="paragraph" w:customStyle="1" w:styleId="FormatvorlageListeBlockVor6pt">
    <w:name w:val="Formatvorlage Liste + Block Vor:  6 pt"/>
    <w:basedOn w:val="List"/>
    <w:uiPriority w:val="1"/>
    <w:rsid w:val="7257E99C"/>
    <w:pPr>
      <w:widowControl w:val="0"/>
      <w:tabs>
        <w:tab w:val="clear" w:pos="567"/>
        <w:tab w:val="clear" w:pos="360"/>
        <w:tab w:val="clear" w:pos="360"/>
        <w:tab w:val="num" w:pos="360"/>
        <w:tab w:val="num" w:pos="360"/>
        <w:tab w:val="num" w:pos="993"/>
        <w:tab w:val="right" w:leader="dot" w:pos="9072"/>
        <w:tab w:val="right" w:pos="567"/>
        <w:tab w:val="right" w:pos="567"/>
        <w:tab w:val="num" w:pos="360"/>
      </w:tabs>
      <w:ind w:left="993" w:hanging="426"/>
    </w:pPr>
    <w:rPr>
      <w:lang w:eastAsia="en-US"/>
    </w:rPr>
  </w:style>
  <w:style w:type="paragraph" w:customStyle="1" w:styleId="FormatvorlageListeBlockVor6pt1">
    <w:name w:val="Formatvorlage Liste + Block Vor:  6 pt1"/>
    <w:basedOn w:val="List"/>
    <w:uiPriority w:val="1"/>
    <w:rsid w:val="7257E99C"/>
    <w:pPr>
      <w:widowControl w:val="0"/>
      <w:tabs>
        <w:tab w:val="clear" w:pos="567"/>
        <w:tab w:val="clear" w:pos="360"/>
        <w:tab w:val="clear" w:pos="360"/>
        <w:tab w:val="num" w:pos="360"/>
        <w:tab w:val="num" w:pos="360"/>
        <w:tab w:val="right" w:pos="425"/>
        <w:tab w:val="right" w:leader="dot" w:pos="9072"/>
        <w:tab w:val="right" w:pos="567"/>
        <w:tab w:val="right" w:pos="567"/>
        <w:tab w:val="num" w:pos="360"/>
      </w:tabs>
      <w:ind w:left="425" w:hanging="425"/>
    </w:pPr>
    <w:rPr>
      <w:lang w:eastAsia="en-US"/>
    </w:rPr>
  </w:style>
  <w:style w:type="paragraph" w:customStyle="1" w:styleId="Default">
    <w:name w:val="Default"/>
    <w:rsid w:val="007A5262"/>
    <w:pPr>
      <w:autoSpaceDE w:val="0"/>
      <w:autoSpaceDN w:val="0"/>
      <w:adjustRightInd w:val="0"/>
    </w:pPr>
    <w:rPr>
      <w:rFonts w:ascii="Arial,Bold" w:hAnsi="Arial,Bold" w:cs="Arial,Bold"/>
      <w:sz w:val="24"/>
      <w:szCs w:val="24"/>
      <w:lang w:val="de-DE" w:eastAsia="de-DE"/>
    </w:rPr>
  </w:style>
  <w:style w:type="paragraph" w:customStyle="1" w:styleId="FormatvorlageOrderedListAFettKursiv">
    <w:name w:val="Formatvorlage OrderedList_A + Fett Kursiv"/>
    <w:basedOn w:val="OrderedListA"/>
    <w:uiPriority w:val="1"/>
    <w:rsid w:val="7257E99C"/>
    <w:pPr>
      <w:numPr>
        <w:numId w:val="27"/>
      </w:numPr>
      <w:tabs>
        <w:tab w:val="num" w:pos="2411"/>
      </w:tabs>
    </w:pPr>
    <w:rPr>
      <w:b/>
      <w:bCs/>
      <w:i/>
      <w:iCs/>
    </w:rPr>
  </w:style>
  <w:style w:type="character" w:customStyle="1" w:styleId="OrderedListAChar">
    <w:name w:val="OrderedList_A Char"/>
    <w:rsid w:val="007A5262"/>
    <w:rPr>
      <w:rFonts w:ascii="Arial" w:hAnsi="Arial" w:cs="Arial"/>
      <w:color w:val="000000"/>
      <w:sz w:val="22"/>
      <w:szCs w:val="22"/>
      <w:lang w:val="en-GB" w:eastAsia="de-DE" w:bidi="ar-SA"/>
    </w:rPr>
  </w:style>
  <w:style w:type="character" w:customStyle="1" w:styleId="FormatvorlageOrderedListAFettKursivChar">
    <w:name w:val="Formatvorlage OrderedList_A + Fett Kursiv Char"/>
    <w:rsid w:val="007A5262"/>
    <w:rPr>
      <w:rFonts w:ascii="Arial" w:hAnsi="Arial" w:cs="Arial"/>
      <w:b/>
      <w:bCs/>
      <w:i/>
      <w:iCs/>
      <w:color w:val="000000"/>
      <w:sz w:val="22"/>
      <w:szCs w:val="22"/>
      <w:lang w:val="en-GB" w:eastAsia="de-DE" w:bidi="ar-SA"/>
    </w:rPr>
  </w:style>
  <w:style w:type="paragraph" w:styleId="TOC4">
    <w:name w:val="toc 4"/>
    <w:basedOn w:val="Normal"/>
    <w:next w:val="Normal"/>
    <w:uiPriority w:val="1"/>
    <w:semiHidden/>
    <w:rsid w:val="6F7670B8"/>
    <w:pPr>
      <w:ind w:left="660"/>
    </w:pPr>
    <w:rPr>
      <w:rFonts w:asciiTheme="minorHAnsi" w:hAnsiTheme="minorHAnsi" w:cstheme="minorHAnsi"/>
      <w:sz w:val="20"/>
      <w:szCs w:val="20"/>
    </w:rPr>
  </w:style>
  <w:style w:type="paragraph" w:styleId="TOC5">
    <w:name w:val="toc 5"/>
    <w:basedOn w:val="Normal"/>
    <w:next w:val="Normal"/>
    <w:uiPriority w:val="1"/>
    <w:semiHidden/>
    <w:rsid w:val="6F7670B8"/>
    <w:pPr>
      <w:ind w:left="880"/>
    </w:pPr>
    <w:rPr>
      <w:rFonts w:asciiTheme="minorHAnsi" w:hAnsiTheme="minorHAnsi" w:cstheme="minorHAnsi"/>
      <w:sz w:val="20"/>
      <w:szCs w:val="20"/>
    </w:rPr>
  </w:style>
  <w:style w:type="paragraph" w:styleId="TOC6">
    <w:name w:val="toc 6"/>
    <w:basedOn w:val="Normal"/>
    <w:next w:val="Normal"/>
    <w:uiPriority w:val="1"/>
    <w:semiHidden/>
    <w:rsid w:val="6F7670B8"/>
    <w:pPr>
      <w:ind w:left="1100"/>
    </w:pPr>
    <w:rPr>
      <w:rFonts w:asciiTheme="minorHAnsi" w:hAnsiTheme="minorHAnsi" w:cstheme="minorHAnsi"/>
      <w:sz w:val="20"/>
      <w:szCs w:val="20"/>
    </w:rPr>
  </w:style>
  <w:style w:type="paragraph" w:styleId="TOC7">
    <w:name w:val="toc 7"/>
    <w:basedOn w:val="Normal"/>
    <w:next w:val="Normal"/>
    <w:uiPriority w:val="1"/>
    <w:semiHidden/>
    <w:rsid w:val="6F7670B8"/>
    <w:pPr>
      <w:ind w:left="1320"/>
    </w:pPr>
    <w:rPr>
      <w:rFonts w:asciiTheme="minorHAnsi" w:hAnsiTheme="minorHAnsi" w:cstheme="minorHAnsi"/>
      <w:sz w:val="20"/>
      <w:szCs w:val="20"/>
    </w:rPr>
  </w:style>
  <w:style w:type="paragraph" w:styleId="TOC8">
    <w:name w:val="toc 8"/>
    <w:basedOn w:val="Normal"/>
    <w:next w:val="Normal"/>
    <w:uiPriority w:val="1"/>
    <w:semiHidden/>
    <w:rsid w:val="6F7670B8"/>
    <w:pPr>
      <w:ind w:left="1540"/>
    </w:pPr>
    <w:rPr>
      <w:rFonts w:asciiTheme="minorHAnsi" w:hAnsiTheme="minorHAnsi" w:cstheme="minorHAnsi"/>
      <w:sz w:val="20"/>
      <w:szCs w:val="20"/>
    </w:rPr>
  </w:style>
  <w:style w:type="paragraph" w:styleId="TOC9">
    <w:name w:val="toc 9"/>
    <w:basedOn w:val="Normal"/>
    <w:next w:val="Normal"/>
    <w:uiPriority w:val="1"/>
    <w:semiHidden/>
    <w:rsid w:val="6F7670B8"/>
    <w:pPr>
      <w:ind w:left="1760"/>
    </w:pPr>
    <w:rPr>
      <w:rFonts w:asciiTheme="minorHAnsi" w:hAnsiTheme="minorHAnsi" w:cstheme="minorHAnsi"/>
      <w:sz w:val="20"/>
      <w:szCs w:val="20"/>
    </w:rPr>
  </w:style>
  <w:style w:type="paragraph" w:styleId="CommentSubject">
    <w:name w:val="annotation subject"/>
    <w:basedOn w:val="CommentText"/>
    <w:next w:val="CommentText"/>
    <w:link w:val="CommentSubjectChar"/>
    <w:uiPriority w:val="99"/>
    <w:semiHidden/>
    <w:unhideWhenUsed/>
    <w:rsid w:val="6F7670B8"/>
    <w:rPr>
      <w:b/>
      <w:bCs/>
    </w:rPr>
  </w:style>
  <w:style w:type="character" w:customStyle="1" w:styleId="CommentTextChar">
    <w:name w:val="Comment Text Char"/>
    <w:link w:val="CommentText"/>
    <w:uiPriority w:val="99"/>
    <w:semiHidden/>
    <w:rsid w:val="6F7670B8"/>
    <w:rPr>
      <w:rFonts w:ascii="Arial" w:hAnsi="Arial"/>
      <w:noProof w:val="0"/>
      <w:lang w:val="en-US" w:eastAsia="en-US"/>
    </w:rPr>
  </w:style>
  <w:style w:type="character" w:customStyle="1" w:styleId="CommentSubjectChar">
    <w:name w:val="Comment Subject Char"/>
    <w:link w:val="CommentSubject"/>
    <w:uiPriority w:val="1"/>
    <w:rsid w:val="6F7670B8"/>
    <w:rPr>
      <w:rFonts w:ascii="Arial" w:hAnsi="Arial"/>
      <w:noProof w:val="0"/>
      <w:lang w:val="en-US" w:eastAsia="en-US"/>
    </w:rPr>
  </w:style>
  <w:style w:type="paragraph" w:styleId="Caption">
    <w:name w:val="caption"/>
    <w:basedOn w:val="Normal"/>
    <w:next w:val="Normal"/>
    <w:uiPriority w:val="35"/>
    <w:qFormat/>
    <w:rsid w:val="6F7670B8"/>
    <w:pPr>
      <w:spacing w:before="120" w:after="240"/>
      <w:jc w:val="center"/>
    </w:pPr>
    <w:rPr>
      <w:rFonts w:cs="Calibri"/>
      <w:b/>
      <w:bCs/>
      <w:sz w:val="18"/>
      <w:szCs w:val="18"/>
    </w:rPr>
  </w:style>
  <w:style w:type="table" w:styleId="TableGrid">
    <w:name w:val="Table Grid"/>
    <w:basedOn w:val="TableNormal"/>
    <w:uiPriority w:val="59"/>
    <w:rsid w:val="002579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basedOn w:val="TableNormal"/>
    <w:uiPriority w:val="61"/>
    <w:rsid w:val="002579A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11">
    <w:name w:val="Medium Shading 1 - Accent 11"/>
    <w:basedOn w:val="TableNormal"/>
    <w:uiPriority w:val="63"/>
    <w:rsid w:val="00554E2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ColorfulList-Accent2">
    <w:name w:val="Colorful List Accent 2"/>
    <w:basedOn w:val="TableNormal"/>
    <w:uiPriority w:val="63"/>
    <w:rsid w:val="000A7579"/>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ColorfulList-Accent3">
    <w:name w:val="Colorful List Accent 3"/>
    <w:basedOn w:val="TableNormal"/>
    <w:uiPriority w:val="63"/>
    <w:rsid w:val="000A7579"/>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D6170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6">
    <w:name w:val="Medium Grid 3 Accent 6"/>
    <w:basedOn w:val="TableNormal"/>
    <w:uiPriority w:val="60"/>
    <w:rsid w:val="00D6170A"/>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MasterBodyText">
    <w:name w:val="Master_BodyText"/>
    <w:basedOn w:val="Normal"/>
    <w:link w:val="MasterBodyTextChar"/>
    <w:uiPriority w:val="1"/>
    <w:rsid w:val="7257E99C"/>
    <w:pPr>
      <w:spacing w:before="120" w:after="120"/>
    </w:pPr>
    <w:rPr>
      <w:rFonts w:eastAsia="Arial" w:cs="Arial"/>
      <w:lang w:eastAsia="zh-CN"/>
    </w:rPr>
  </w:style>
  <w:style w:type="character" w:customStyle="1" w:styleId="MasterBodyTextChar">
    <w:name w:val="Master_BodyText Char"/>
    <w:link w:val="MasterBodyText"/>
    <w:uiPriority w:val="1"/>
    <w:rsid w:val="6F7670B8"/>
    <w:rPr>
      <w:rFonts w:ascii="Arial" w:eastAsia="Arial" w:hAnsi="Arial" w:cs="Arial"/>
      <w:noProof w:val="0"/>
      <w:sz w:val="22"/>
      <w:szCs w:val="22"/>
      <w:lang w:val="en-US" w:eastAsia="zh-CN"/>
    </w:rPr>
  </w:style>
  <w:style w:type="paragraph" w:customStyle="1" w:styleId="Helptext">
    <w:name w:val="_Help text"/>
    <w:basedOn w:val="Corpotesto1"/>
    <w:uiPriority w:val="1"/>
    <w:rsid w:val="7257E99C"/>
    <w:rPr>
      <w:i/>
      <w:iCs/>
      <w:color w:val="0070C0"/>
      <w:sz w:val="18"/>
      <w:szCs w:val="18"/>
    </w:rPr>
  </w:style>
  <w:style w:type="paragraph" w:customStyle="1" w:styleId="Tabletext">
    <w:name w:val="Table text"/>
    <w:basedOn w:val="Corpotesto1"/>
    <w:uiPriority w:val="1"/>
    <w:rsid w:val="7257E99C"/>
    <w:pPr>
      <w:spacing w:before="60" w:after="60"/>
    </w:pPr>
  </w:style>
  <w:style w:type="character" w:customStyle="1" w:styleId="st">
    <w:name w:val="st"/>
    <w:rsid w:val="00B21636"/>
  </w:style>
  <w:style w:type="paragraph" w:customStyle="1" w:styleId="Textoindependiente1">
    <w:name w:val="Texto independiente1"/>
    <w:basedOn w:val="Normal"/>
    <w:uiPriority w:val="1"/>
    <w:rsid w:val="7257E99C"/>
    <w:pPr>
      <w:spacing w:after="120"/>
    </w:pPr>
    <w:rPr>
      <w:lang w:eastAsia="de-DE"/>
    </w:rPr>
  </w:style>
  <w:style w:type="paragraph" w:customStyle="1" w:styleId="MH3">
    <w:name w:val="M_H 3"/>
    <w:basedOn w:val="Normal"/>
    <w:next w:val="Normal"/>
    <w:uiPriority w:val="99"/>
    <w:rsid w:val="7257E99C"/>
    <w:pPr>
      <w:keepNext/>
      <w:numPr>
        <w:ilvl w:val="2"/>
        <w:numId w:val="33"/>
      </w:numPr>
      <w:spacing w:before="480" w:after="240"/>
      <w:outlineLvl w:val="2"/>
    </w:pPr>
    <w:rPr>
      <w:rFonts w:eastAsia="Arial" w:cs="Arial"/>
      <w:b/>
      <w:bCs/>
      <w:sz w:val="26"/>
      <w:szCs w:val="26"/>
      <w:lang w:eastAsia="zh-CN"/>
    </w:rPr>
  </w:style>
  <w:style w:type="paragraph" w:customStyle="1" w:styleId="MH4">
    <w:name w:val="M_H 4"/>
    <w:basedOn w:val="MH3"/>
    <w:next w:val="Normal"/>
    <w:uiPriority w:val="99"/>
    <w:rsid w:val="7257E99C"/>
    <w:pPr>
      <w:outlineLvl w:val="3"/>
    </w:pPr>
    <w:rPr>
      <w:sz w:val="24"/>
      <w:szCs w:val="24"/>
    </w:rPr>
  </w:style>
  <w:style w:type="paragraph" w:customStyle="1" w:styleId="guidetext">
    <w:name w:val="guide_text"/>
    <w:basedOn w:val="MasterBodyText"/>
    <w:next w:val="MasterBodyText"/>
    <w:uiPriority w:val="1"/>
    <w:rsid w:val="7257E99C"/>
    <w:rPr>
      <w:i/>
      <w:iCs/>
      <w:color w:val="0000FF"/>
    </w:rPr>
  </w:style>
  <w:style w:type="paragraph" w:customStyle="1" w:styleId="Heading1Appendix">
    <w:name w:val="Heading 1 Appendix"/>
    <w:basedOn w:val="Heading1"/>
    <w:uiPriority w:val="1"/>
    <w:rsid w:val="7257E99C"/>
    <w:pPr>
      <w:numPr>
        <w:numId w:val="34"/>
      </w:numPr>
      <w:ind w:left="0"/>
    </w:pPr>
  </w:style>
  <w:style w:type="paragraph" w:customStyle="1" w:styleId="Heading1woTOC">
    <w:name w:val="Heading 1 w/o TOC"/>
    <w:basedOn w:val="Heading1"/>
    <w:next w:val="Corpotesto1"/>
    <w:uiPriority w:val="1"/>
    <w:qFormat/>
    <w:rsid w:val="7257E99C"/>
  </w:style>
  <w:style w:type="paragraph" w:customStyle="1" w:styleId="Tabletextontitlepage">
    <w:name w:val="_Table text on title page"/>
    <w:basedOn w:val="Tabletext"/>
    <w:uiPriority w:val="1"/>
    <w:rsid w:val="7257E99C"/>
    <w:pPr>
      <w:spacing w:before="20" w:after="20"/>
    </w:pPr>
    <w:rPr>
      <w:rFonts w:ascii="Arial Narrow" w:hAnsi="Arial Narrow"/>
    </w:rPr>
  </w:style>
  <w:style w:type="paragraph" w:customStyle="1" w:styleId="Tableheader0">
    <w:name w:val="Table header"/>
    <w:basedOn w:val="Tabletext"/>
    <w:uiPriority w:val="1"/>
    <w:rsid w:val="7257E99C"/>
    <w:rPr>
      <w:b/>
      <w:bCs/>
    </w:rPr>
  </w:style>
  <w:style w:type="paragraph" w:customStyle="1" w:styleId="Headerontitlepage">
    <w:name w:val="_Header on title page"/>
    <w:basedOn w:val="Corpotesto1"/>
    <w:uiPriority w:val="1"/>
    <w:rsid w:val="7257E99C"/>
    <w:pPr>
      <w:jc w:val="center"/>
    </w:pPr>
    <w:rPr>
      <w:caps/>
      <w:sz w:val="40"/>
      <w:szCs w:val="40"/>
    </w:rPr>
  </w:style>
  <w:style w:type="paragraph" w:customStyle="1" w:styleId="H1">
    <w:name w:val="H1"/>
    <w:basedOn w:val="Heading1"/>
    <w:next w:val="BodyText"/>
    <w:link w:val="H1Char"/>
    <w:uiPriority w:val="1"/>
    <w:qFormat/>
    <w:rsid w:val="7257E99C"/>
  </w:style>
  <w:style w:type="character" w:customStyle="1" w:styleId="shorttext">
    <w:name w:val="short_text"/>
    <w:rsid w:val="0064070A"/>
  </w:style>
  <w:style w:type="character" w:customStyle="1" w:styleId="Heading1Char">
    <w:name w:val="Heading 1 Char"/>
    <w:link w:val="Heading1"/>
    <w:uiPriority w:val="9"/>
    <w:rsid w:val="6F7670B8"/>
    <w:rPr>
      <w:rFonts w:ascii="Calibri" w:hAnsi="Calibri" w:cs="Calibri"/>
      <w:color w:val="303D67"/>
      <w:sz w:val="36"/>
      <w:szCs w:val="36"/>
      <w:lang w:val="en-US" w:eastAsia="de-DE"/>
    </w:rPr>
  </w:style>
  <w:style w:type="character" w:customStyle="1" w:styleId="H1Char">
    <w:name w:val="H1 Char"/>
    <w:link w:val="H1"/>
    <w:uiPriority w:val="1"/>
    <w:rsid w:val="6F7670B8"/>
    <w:rPr>
      <w:rFonts w:ascii="Calibri" w:hAnsi="Calibri" w:cs="Calibri"/>
      <w:color w:val="303D67"/>
      <w:sz w:val="36"/>
      <w:szCs w:val="36"/>
      <w:lang w:val="en-US" w:eastAsia="de-DE"/>
    </w:rPr>
  </w:style>
  <w:style w:type="character" w:customStyle="1" w:styleId="hps">
    <w:name w:val="hps"/>
    <w:rsid w:val="0064070A"/>
  </w:style>
  <w:style w:type="paragraph" w:customStyle="1" w:styleId="Textoindependiente2">
    <w:name w:val="Texto independiente2"/>
    <w:basedOn w:val="Normal"/>
    <w:uiPriority w:val="1"/>
    <w:rsid w:val="7257E99C"/>
    <w:pPr>
      <w:spacing w:after="120"/>
    </w:pPr>
    <w:rPr>
      <w:lang w:eastAsia="de-DE"/>
    </w:rPr>
  </w:style>
  <w:style w:type="paragraph" w:customStyle="1" w:styleId="Textoindependiente3">
    <w:name w:val="Texto independiente3"/>
    <w:basedOn w:val="Normal"/>
    <w:uiPriority w:val="1"/>
    <w:rsid w:val="7257E99C"/>
    <w:pPr>
      <w:spacing w:after="120"/>
    </w:pPr>
    <w:rPr>
      <w:lang w:eastAsia="de-DE"/>
    </w:rPr>
  </w:style>
  <w:style w:type="paragraph" w:customStyle="1" w:styleId="Corpotesto2">
    <w:name w:val="Corpo testo2"/>
    <w:basedOn w:val="Normal"/>
    <w:uiPriority w:val="1"/>
    <w:rsid w:val="7257E99C"/>
    <w:pPr>
      <w:spacing w:after="120"/>
    </w:pPr>
    <w:rPr>
      <w:lang w:eastAsia="de-DE"/>
    </w:rPr>
  </w:style>
  <w:style w:type="paragraph" w:styleId="ListParagraph">
    <w:name w:val="List Paragraph"/>
    <w:basedOn w:val="Normal"/>
    <w:uiPriority w:val="34"/>
    <w:qFormat/>
    <w:rsid w:val="6F7670B8"/>
    <w:pPr>
      <w:ind w:left="720"/>
      <w:contextualSpacing/>
    </w:pPr>
  </w:style>
  <w:style w:type="paragraph" w:customStyle="1" w:styleId="Textoindependiente4">
    <w:name w:val="Texto independiente4"/>
    <w:basedOn w:val="Normal"/>
    <w:uiPriority w:val="1"/>
    <w:rsid w:val="7257E99C"/>
    <w:pPr>
      <w:spacing w:after="120"/>
    </w:pPr>
    <w:rPr>
      <w:lang w:eastAsia="de-DE"/>
    </w:rPr>
  </w:style>
  <w:style w:type="paragraph" w:styleId="Revision">
    <w:name w:val="Revision"/>
    <w:hidden/>
    <w:uiPriority w:val="71"/>
    <w:rsid w:val="00142FD6"/>
    <w:rPr>
      <w:rFonts w:ascii="Arial" w:hAnsi="Arial"/>
      <w:sz w:val="24"/>
      <w:szCs w:val="24"/>
      <w:lang w:val="en-GB" w:eastAsia="en-US"/>
    </w:rPr>
  </w:style>
  <w:style w:type="character" w:customStyle="1" w:styleId="alt-edited">
    <w:name w:val="alt-edited"/>
    <w:basedOn w:val="DefaultParagraphFont"/>
    <w:rsid w:val="004E097F"/>
  </w:style>
  <w:style w:type="table" w:styleId="MediumGrid3-Accent1">
    <w:name w:val="Medium Grid 3 Accent 1"/>
    <w:basedOn w:val="TableNormal"/>
    <w:uiPriority w:val="64"/>
    <w:rsid w:val="00891C1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BodyText1">
    <w:name w:val="Body Text1"/>
    <w:basedOn w:val="Normal"/>
    <w:uiPriority w:val="1"/>
    <w:rsid w:val="7257E99C"/>
    <w:pPr>
      <w:spacing w:after="120"/>
    </w:pPr>
    <w:rPr>
      <w:lang w:eastAsia="de-DE"/>
    </w:rPr>
  </w:style>
  <w:style w:type="table" w:customStyle="1" w:styleId="GridTable5Dark-Accent51">
    <w:name w:val="Grid Table 5 Dark - Accent 51"/>
    <w:basedOn w:val="TableNormal"/>
    <w:uiPriority w:val="50"/>
    <w:rsid w:val="00175F3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paragraph" w:customStyle="1" w:styleId="FreeForm">
    <w:name w:val="Free Form"/>
    <w:rsid w:val="004D5D59"/>
    <w:rPr>
      <w:rFonts w:ascii="Helvetica" w:eastAsia="ヒラギノ角ゴ Pro W3" w:hAnsi="Helvetica"/>
      <w:color w:val="000000"/>
      <w:sz w:val="24"/>
      <w:lang w:val="en-US" w:eastAsia="en-GB"/>
    </w:rPr>
  </w:style>
  <w:style w:type="paragraph" w:customStyle="1" w:styleId="Style1">
    <w:name w:val="Style1"/>
    <w:basedOn w:val="Heading3"/>
    <w:uiPriority w:val="1"/>
    <w:qFormat/>
    <w:rsid w:val="7257E99C"/>
    <w:rPr>
      <w:rFonts w:cs="Arial"/>
      <w:sz w:val="24"/>
      <w:szCs w:val="24"/>
    </w:rPr>
  </w:style>
  <w:style w:type="paragraph" w:customStyle="1" w:styleId="Style3">
    <w:name w:val="Style3"/>
    <w:basedOn w:val="Heading3"/>
    <w:uiPriority w:val="1"/>
    <w:qFormat/>
    <w:rsid w:val="7257E99C"/>
    <w:pPr>
      <w:spacing w:after="288"/>
    </w:pPr>
    <w:rPr>
      <w:rFonts w:cs="Arial"/>
      <w:sz w:val="20"/>
      <w:szCs w:val="20"/>
    </w:rPr>
  </w:style>
  <w:style w:type="character" w:customStyle="1" w:styleId="UnresolvedMention1">
    <w:name w:val="Unresolved Mention1"/>
    <w:uiPriority w:val="99"/>
    <w:rsid w:val="00CF47F5"/>
    <w:rPr>
      <w:color w:val="605E5C"/>
      <w:shd w:val="clear" w:color="auto" w:fill="E1DFDD"/>
    </w:rPr>
  </w:style>
  <w:style w:type="character" w:styleId="IntenseEmphasis">
    <w:name w:val="Intense Emphasis"/>
    <w:uiPriority w:val="21"/>
    <w:qFormat/>
    <w:rsid w:val="00025DA2"/>
    <w:rPr>
      <w:i/>
      <w:iCs/>
      <w:color w:val="4F81BD"/>
    </w:rPr>
  </w:style>
  <w:style w:type="table" w:customStyle="1" w:styleId="Tabellaelenco6acolori-colore31">
    <w:name w:val="Tabella elenco 6 a colori - colore 31"/>
    <w:basedOn w:val="TableNormal"/>
    <w:uiPriority w:val="51"/>
    <w:rsid w:val="00CC7DBB"/>
    <w:rPr>
      <w:rFonts w:ascii="Cambria" w:eastAsia="Cambria" w:hAnsi="Cambria" w:cs="Arial"/>
      <w:color w:val="FFFFFF"/>
      <w:lang w:val="en-IE"/>
    </w:rPr>
    <w:tblPr>
      <w:tblStyleRowBandSize w:val="1"/>
      <w:tblStyleColBandSize w:val="1"/>
      <w:tblBorders>
        <w:top w:val="double" w:sz="6" w:space="0" w:color="4DBBBD"/>
        <w:bottom w:val="double" w:sz="6" w:space="0" w:color="4DBBBD"/>
      </w:tblBorders>
    </w:tblPr>
    <w:tblStylePr w:type="firstRow">
      <w:rPr>
        <w:b/>
        <w:bCs/>
      </w:rPr>
      <w:tblPr/>
      <w:tcPr>
        <w:tcBorders>
          <w:bottom w:val="single" w:sz="4" w:space="0" w:color="9BBB59"/>
        </w:tcBorders>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GridTable4-Accent11">
    <w:name w:val="Grid Table 4 - Accent 11"/>
    <w:basedOn w:val="TableNormal"/>
    <w:uiPriority w:val="49"/>
    <w:rsid w:val="00797541"/>
    <w:rPr>
      <w:rFonts w:ascii="Cambria" w:eastAsia="Cambria" w:hAnsi="Cambria" w:cs="Arial"/>
      <w:sz w:val="22"/>
      <w:szCs w:val="22"/>
      <w:lang w:val="en-GB"/>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Menzionenonrisolta1">
    <w:name w:val="Menzione non risolta1"/>
    <w:uiPriority w:val="99"/>
    <w:semiHidden/>
    <w:unhideWhenUsed/>
    <w:rsid w:val="00C146A0"/>
    <w:rPr>
      <w:color w:val="605E5C"/>
      <w:shd w:val="clear" w:color="auto" w:fill="E1DFDD"/>
    </w:rPr>
  </w:style>
  <w:style w:type="character" w:customStyle="1" w:styleId="gmail-m-5389168872598219476gmail-apple-converted-space">
    <w:name w:val="gmail-m_-5389168872598219476gmail-apple-converted-space"/>
    <w:basedOn w:val="DefaultParagraphFont"/>
    <w:rsid w:val="0049568D"/>
  </w:style>
  <w:style w:type="character" w:styleId="UnresolvedMention">
    <w:name w:val="Unresolved Mention"/>
    <w:uiPriority w:val="99"/>
    <w:semiHidden/>
    <w:unhideWhenUsed/>
    <w:rsid w:val="009B7A24"/>
    <w:rPr>
      <w:color w:val="605E5C"/>
      <w:shd w:val="clear" w:color="auto" w:fill="E1DFDD"/>
    </w:rPr>
  </w:style>
  <w:style w:type="character" w:customStyle="1" w:styleId="HeaderChar">
    <w:name w:val="Header Char"/>
    <w:link w:val="Header"/>
    <w:uiPriority w:val="99"/>
    <w:rsid w:val="6F7670B8"/>
    <w:rPr>
      <w:noProof w:val="0"/>
      <w:sz w:val="40"/>
      <w:szCs w:val="40"/>
      <w:lang w:val="en-US"/>
    </w:rPr>
  </w:style>
  <w:style w:type="character" w:customStyle="1" w:styleId="FooterChar">
    <w:name w:val="Footer Char"/>
    <w:link w:val="Footer"/>
    <w:uiPriority w:val="99"/>
    <w:rsid w:val="6F7670B8"/>
    <w:rPr>
      <w:noProof w:val="0"/>
      <w:lang w:val="en-US"/>
    </w:rPr>
  </w:style>
  <w:style w:type="paragraph" w:styleId="NoSpacing">
    <w:name w:val="No Spacing"/>
    <w:basedOn w:val="Normal"/>
    <w:uiPriority w:val="1"/>
    <w:qFormat/>
    <w:rsid w:val="7257E99C"/>
    <w:rPr>
      <w:rFonts w:ascii="Helvetica Neue" w:eastAsia="Calibri" w:hAnsi="Helvetica Neue" w:cs="Calibri"/>
      <w:color w:val="17365D"/>
      <w:lang w:eastAsia="en-US"/>
    </w:rPr>
  </w:style>
  <w:style w:type="paragraph" w:customStyle="1" w:styleId="Caption1">
    <w:name w:val="Caption1"/>
    <w:basedOn w:val="Caption"/>
    <w:next w:val="Normal"/>
    <w:uiPriority w:val="1"/>
    <w:rsid w:val="6F7670B8"/>
    <w:rPr>
      <w:sz w:val="20"/>
      <w:szCs w:val="20"/>
    </w:rPr>
  </w:style>
  <w:style w:type="table" w:styleId="TableSimple1">
    <w:name w:val="Table Simple 1"/>
    <w:basedOn w:val="TableNormal"/>
    <w:uiPriority w:val="41"/>
    <w:rsid w:val="00F22278"/>
    <w:pPr>
      <w:pBdr>
        <w:top w:val="none" w:sz="4" w:space="0" w:color="000000"/>
        <w:left w:val="none" w:sz="4" w:space="0" w:color="000000"/>
        <w:bottom w:val="none" w:sz="4" w:space="0" w:color="000000"/>
        <w:right w:val="none" w:sz="4" w:space="0" w:color="000000"/>
        <w:between w:val="none" w:sz="4" w:space="0" w:color="000000"/>
      </w:pBdr>
    </w:pPr>
    <w:rPr>
      <w:rFonts w:ascii="Calibri" w:eastAsia="Calibri" w:hAnsi="Calibri" w:cs="Calibri"/>
      <w:sz w:val="22"/>
      <w:szCs w:val="22"/>
      <w:lang w:val="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sing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numbering" w:customStyle="1" w:styleId="Elencocorrente1">
    <w:name w:val="Elenco corrente1"/>
    <w:uiPriority w:val="99"/>
    <w:rsid w:val="00C11698"/>
    <w:pPr>
      <w:numPr>
        <w:numId w:val="39"/>
      </w:numPr>
    </w:pPr>
  </w:style>
  <w:style w:type="numbering" w:customStyle="1" w:styleId="Elencocorrente6">
    <w:name w:val="Elenco corrente6"/>
    <w:uiPriority w:val="99"/>
    <w:rsid w:val="00242F5A"/>
    <w:pPr>
      <w:numPr>
        <w:numId w:val="44"/>
      </w:numPr>
    </w:pPr>
  </w:style>
  <w:style w:type="numbering" w:customStyle="1" w:styleId="Elencocorrente2">
    <w:name w:val="Elenco corrente2"/>
    <w:uiPriority w:val="99"/>
    <w:rsid w:val="005B0821"/>
    <w:pPr>
      <w:numPr>
        <w:numId w:val="40"/>
      </w:numPr>
    </w:pPr>
  </w:style>
  <w:style w:type="numbering" w:customStyle="1" w:styleId="Elencocorrente3">
    <w:name w:val="Elenco corrente3"/>
    <w:uiPriority w:val="99"/>
    <w:rsid w:val="005B0821"/>
    <w:pPr>
      <w:numPr>
        <w:numId w:val="41"/>
      </w:numPr>
    </w:pPr>
  </w:style>
  <w:style w:type="numbering" w:customStyle="1" w:styleId="Elencocorrente4">
    <w:name w:val="Elenco corrente4"/>
    <w:uiPriority w:val="99"/>
    <w:rsid w:val="00415E5C"/>
    <w:pPr>
      <w:numPr>
        <w:numId w:val="42"/>
      </w:numPr>
    </w:pPr>
  </w:style>
  <w:style w:type="numbering" w:customStyle="1" w:styleId="Elencocorrente5">
    <w:name w:val="Elenco corrente5"/>
    <w:uiPriority w:val="99"/>
    <w:rsid w:val="00415E5C"/>
    <w:pPr>
      <w:numPr>
        <w:numId w:val="43"/>
      </w:numPr>
    </w:pPr>
  </w:style>
  <w:style w:type="table" w:styleId="TableGridLight">
    <w:name w:val="Grid Table Light"/>
    <w:basedOn w:val="TableNormal"/>
    <w:uiPriority w:val="40"/>
    <w:rsid w:val="00434E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434E1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numbering" w:customStyle="1" w:styleId="Elencocorrente8">
    <w:name w:val="Elenco corrente8"/>
    <w:uiPriority w:val="99"/>
    <w:rsid w:val="009A24EB"/>
    <w:pPr>
      <w:numPr>
        <w:numId w:val="45"/>
      </w:numPr>
    </w:pPr>
  </w:style>
  <w:style w:type="table" w:styleId="PlainTable1">
    <w:name w:val="Plain Table 1"/>
    <w:basedOn w:val="TableNormal"/>
    <w:uiPriority w:val="41"/>
    <w:rsid w:val="00B369E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6F7670B8"/>
    <w:rPr>
      <w:rFonts w:eastAsiaTheme="minorEastAsia"/>
      <w:color w:val="5A5A5A"/>
    </w:rPr>
  </w:style>
  <w:style w:type="paragraph" w:styleId="Quote">
    <w:name w:val="Quote"/>
    <w:basedOn w:val="Normal"/>
    <w:next w:val="Normal"/>
    <w:link w:val="QuoteChar"/>
    <w:uiPriority w:val="29"/>
    <w:qFormat/>
    <w:rsid w:val="6F7670B8"/>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F7670B8"/>
    <w:pPr>
      <w:spacing w:before="360" w:after="360"/>
      <w:ind w:left="864" w:right="864"/>
      <w:jc w:val="center"/>
    </w:pPr>
    <w:rPr>
      <w:i/>
      <w:iCs/>
      <w:color w:val="4472C4" w:themeColor="accent1"/>
    </w:rPr>
  </w:style>
  <w:style w:type="character" w:customStyle="1" w:styleId="SubtitleChar">
    <w:name w:val="Subtitle Char"/>
    <w:basedOn w:val="DefaultParagraphFont"/>
    <w:link w:val="Subtitle"/>
    <w:uiPriority w:val="11"/>
    <w:rsid w:val="6F7670B8"/>
    <w:rPr>
      <w:rFonts w:ascii="Times New Roman" w:eastAsiaTheme="minorEastAsia" w:hAnsi="Times New Roman" w:cs="Times New Roman"/>
      <w:noProof w:val="0"/>
      <w:color w:val="5A5A5A"/>
      <w:lang w:val="en-US"/>
    </w:rPr>
  </w:style>
  <w:style w:type="character" w:customStyle="1" w:styleId="QuoteChar">
    <w:name w:val="Quote Char"/>
    <w:basedOn w:val="DefaultParagraphFont"/>
    <w:link w:val="Quote"/>
    <w:uiPriority w:val="29"/>
    <w:rsid w:val="6F7670B8"/>
    <w:rPr>
      <w:i/>
      <w:iCs/>
      <w:noProof w:val="0"/>
      <w:color w:val="404040" w:themeColor="text1" w:themeTint="BF"/>
      <w:lang w:val="en-US"/>
    </w:rPr>
  </w:style>
  <w:style w:type="character" w:customStyle="1" w:styleId="IntenseQuoteChar">
    <w:name w:val="Intense Quote Char"/>
    <w:basedOn w:val="DefaultParagraphFont"/>
    <w:link w:val="IntenseQuote"/>
    <w:uiPriority w:val="30"/>
    <w:rsid w:val="6F7670B8"/>
    <w:rPr>
      <w:i/>
      <w:iCs/>
      <w:noProof w:val="0"/>
      <w:color w:val="4472C4" w:themeColor="accent1"/>
      <w:lang w:val="en-US"/>
    </w:rPr>
  </w:style>
  <w:style w:type="paragraph" w:styleId="EndnoteText">
    <w:name w:val="endnote text"/>
    <w:basedOn w:val="Normal"/>
    <w:link w:val="EndnoteTextChar"/>
    <w:uiPriority w:val="99"/>
    <w:semiHidden/>
    <w:unhideWhenUsed/>
    <w:rsid w:val="6F7670B8"/>
    <w:rPr>
      <w:sz w:val="20"/>
      <w:szCs w:val="20"/>
    </w:rPr>
  </w:style>
  <w:style w:type="character" w:customStyle="1" w:styleId="EndnoteTextChar">
    <w:name w:val="Endnote Text Char"/>
    <w:basedOn w:val="DefaultParagraphFont"/>
    <w:link w:val="EndnoteText"/>
    <w:uiPriority w:val="99"/>
    <w:semiHidden/>
    <w:rsid w:val="6F7670B8"/>
    <w:rPr>
      <w:noProof w:val="0"/>
      <w:sz w:val="20"/>
      <w:szCs w:val="20"/>
      <w:lang w:val="en-US"/>
    </w:rPr>
  </w:style>
  <w:style w:type="table" w:customStyle="1" w:styleId="BlueTabl-Vertical">
    <w:name w:val="BlueTabl-Vertical"/>
    <w:basedOn w:val="TableNormal"/>
    <w:uiPriority w:val="99"/>
    <w:rsid w:val="006F4D6D"/>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12" w:space="0" w:color="auto"/>
        </w:tcBorders>
      </w:tcPr>
    </w:tblStylePr>
    <w:tblStylePr w:type="lastRow">
      <w:tblPr/>
      <w:tcPr>
        <w:tcBorders>
          <w:bottom w:val="single" w:sz="12" w:space="0" w:color="auto"/>
        </w:tcBorders>
      </w:tcPr>
    </w:tblStylePr>
    <w:tblStylePr w:type="firstCol">
      <w:rPr>
        <w:b/>
      </w:rPr>
      <w:tblPr/>
      <w:tcPr>
        <w:tcBorders>
          <w:left w:val="single" w:sz="12" w:space="0" w:color="auto"/>
        </w:tcBorders>
        <w:shd w:val="clear" w:color="auto" w:fill="D5DCE4" w:themeFill="text2" w:themeFillTint="33"/>
      </w:tcPr>
    </w:tblStylePr>
    <w:tblStylePr w:type="lastCol">
      <w:tblPr/>
      <w:tcPr>
        <w:tcBorders>
          <w:right w:val="single" w:sz="12" w:space="0" w:color="auto"/>
        </w:tcBorders>
      </w:tcPr>
    </w:tblStylePr>
  </w:style>
  <w:style w:type="paragraph" w:customStyle="1" w:styleId="Listenabsatz-Tabelle">
    <w:name w:val="Listenabsatz-Tabelle"/>
    <w:basedOn w:val="ListParagraph"/>
    <w:qFormat/>
    <w:rsid w:val="006F4D6D"/>
    <w:pPr>
      <w:numPr>
        <w:numId w:val="36"/>
      </w:numPr>
      <w:jc w:val="both"/>
    </w:pPr>
    <w:rPr>
      <w:rFonts w:asciiTheme="minorHAnsi" w:eastAsia="Calibri" w:hAnsiTheme="minorHAnsi" w:cs="Arial"/>
      <w:lang w:val="en-GB" w:eastAsia="en-GB"/>
    </w:rPr>
  </w:style>
  <w:style w:type="paragraph" w:customStyle="1" w:styleId="TableText0">
    <w:name w:val="Table Text"/>
    <w:basedOn w:val="Normal"/>
    <w:link w:val="TableTextZchn"/>
    <w:uiPriority w:val="1"/>
    <w:rsid w:val="1572010E"/>
    <w:pPr>
      <w:spacing w:before="60" w:after="60"/>
      <w:jc w:val="both"/>
    </w:pPr>
    <w:rPr>
      <w:rFonts w:ascii="Times New Roman" w:eastAsia="MS Mincho" w:hAnsi="Times New Roman"/>
      <w:lang w:val="en-GB" w:eastAsia="de-DE"/>
    </w:rPr>
  </w:style>
  <w:style w:type="character" w:customStyle="1" w:styleId="TableTextZchn">
    <w:name w:val="Table Text Zchn"/>
    <w:basedOn w:val="DefaultParagraphFont"/>
    <w:link w:val="TableText0"/>
    <w:uiPriority w:val="1"/>
    <w:rsid w:val="1572010E"/>
    <w:rPr>
      <w:rFonts w:ascii="Times New Roman" w:eastAsia="MS Mincho" w:hAnsi="Times New Roman" w:cs="Times New Roman"/>
      <w:lang w:val="en-GB" w:eastAsia="de-DE"/>
    </w:rPr>
  </w:style>
  <w:style w:type="paragraph" w:styleId="TOCHeading">
    <w:name w:val="TOC Heading"/>
    <w:basedOn w:val="Heading1"/>
    <w:next w:val="Normal"/>
    <w:uiPriority w:val="39"/>
    <w:unhideWhenUsed/>
    <w:qFormat/>
    <w:rsid w:val="002D306E"/>
    <w:pPr>
      <w:keepLines/>
      <w:widowControl/>
      <w:numPr>
        <w:numId w:val="0"/>
      </w:numPr>
      <w:spacing w:before="480" w:after="0" w:line="276" w:lineRule="auto"/>
      <w:outlineLvl w:val="9"/>
    </w:pPr>
    <w:rPr>
      <w:rFonts w:asciiTheme="majorHAnsi" w:eastAsiaTheme="majorEastAsia" w:hAnsiTheme="majorHAnsi" w:cstheme="majorBidi"/>
      <w:b/>
      <w:bCs/>
      <w:color w:val="2F5496" w:themeColor="accent1" w:themeShade="BF"/>
      <w:sz w:val="28"/>
      <w:szCs w:val="28"/>
      <w:lang w:eastAsia="en-US"/>
    </w:rPr>
  </w:style>
  <w:style w:type="character" w:styleId="PlaceholderText">
    <w:name w:val="Placeholder Text"/>
    <w:basedOn w:val="DefaultParagraphFont"/>
    <w:uiPriority w:val="67"/>
    <w:rsid w:val="00064D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6527">
      <w:bodyDiv w:val="1"/>
      <w:marLeft w:val="0"/>
      <w:marRight w:val="0"/>
      <w:marTop w:val="0"/>
      <w:marBottom w:val="0"/>
      <w:divBdr>
        <w:top w:val="none" w:sz="0" w:space="0" w:color="auto"/>
        <w:left w:val="none" w:sz="0" w:space="0" w:color="auto"/>
        <w:bottom w:val="none" w:sz="0" w:space="0" w:color="auto"/>
        <w:right w:val="none" w:sz="0" w:space="0" w:color="auto"/>
      </w:divBdr>
    </w:div>
    <w:div w:id="100996998">
      <w:bodyDiv w:val="1"/>
      <w:marLeft w:val="0"/>
      <w:marRight w:val="0"/>
      <w:marTop w:val="0"/>
      <w:marBottom w:val="0"/>
      <w:divBdr>
        <w:top w:val="none" w:sz="0" w:space="0" w:color="auto"/>
        <w:left w:val="none" w:sz="0" w:space="0" w:color="auto"/>
        <w:bottom w:val="none" w:sz="0" w:space="0" w:color="auto"/>
        <w:right w:val="none" w:sz="0" w:space="0" w:color="auto"/>
      </w:divBdr>
    </w:div>
    <w:div w:id="226839526">
      <w:bodyDiv w:val="1"/>
      <w:marLeft w:val="0"/>
      <w:marRight w:val="0"/>
      <w:marTop w:val="0"/>
      <w:marBottom w:val="0"/>
      <w:divBdr>
        <w:top w:val="none" w:sz="0" w:space="0" w:color="auto"/>
        <w:left w:val="none" w:sz="0" w:space="0" w:color="auto"/>
        <w:bottom w:val="none" w:sz="0" w:space="0" w:color="auto"/>
        <w:right w:val="none" w:sz="0" w:space="0" w:color="auto"/>
      </w:divBdr>
    </w:div>
    <w:div w:id="308217936">
      <w:bodyDiv w:val="1"/>
      <w:marLeft w:val="0"/>
      <w:marRight w:val="0"/>
      <w:marTop w:val="0"/>
      <w:marBottom w:val="0"/>
      <w:divBdr>
        <w:top w:val="none" w:sz="0" w:space="0" w:color="auto"/>
        <w:left w:val="none" w:sz="0" w:space="0" w:color="auto"/>
        <w:bottom w:val="none" w:sz="0" w:space="0" w:color="auto"/>
        <w:right w:val="none" w:sz="0" w:space="0" w:color="auto"/>
      </w:divBdr>
      <w:divsChild>
        <w:div w:id="583296011">
          <w:marLeft w:val="0"/>
          <w:marRight w:val="0"/>
          <w:marTop w:val="0"/>
          <w:marBottom w:val="0"/>
          <w:divBdr>
            <w:top w:val="none" w:sz="0" w:space="0" w:color="auto"/>
            <w:left w:val="none" w:sz="0" w:space="0" w:color="auto"/>
            <w:bottom w:val="none" w:sz="0" w:space="0" w:color="auto"/>
            <w:right w:val="none" w:sz="0" w:space="0" w:color="auto"/>
          </w:divBdr>
          <w:divsChild>
            <w:div w:id="635532047">
              <w:marLeft w:val="0"/>
              <w:marRight w:val="0"/>
              <w:marTop w:val="0"/>
              <w:marBottom w:val="0"/>
              <w:divBdr>
                <w:top w:val="none" w:sz="0" w:space="0" w:color="auto"/>
                <w:left w:val="none" w:sz="0" w:space="0" w:color="auto"/>
                <w:bottom w:val="none" w:sz="0" w:space="0" w:color="auto"/>
                <w:right w:val="none" w:sz="0" w:space="0" w:color="auto"/>
              </w:divBdr>
              <w:divsChild>
                <w:div w:id="15306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1960">
      <w:bodyDiv w:val="1"/>
      <w:marLeft w:val="0"/>
      <w:marRight w:val="0"/>
      <w:marTop w:val="0"/>
      <w:marBottom w:val="0"/>
      <w:divBdr>
        <w:top w:val="none" w:sz="0" w:space="0" w:color="auto"/>
        <w:left w:val="none" w:sz="0" w:space="0" w:color="auto"/>
        <w:bottom w:val="none" w:sz="0" w:space="0" w:color="auto"/>
        <w:right w:val="none" w:sz="0" w:space="0" w:color="auto"/>
      </w:divBdr>
    </w:div>
    <w:div w:id="346030503">
      <w:bodyDiv w:val="1"/>
      <w:marLeft w:val="0"/>
      <w:marRight w:val="0"/>
      <w:marTop w:val="0"/>
      <w:marBottom w:val="0"/>
      <w:divBdr>
        <w:top w:val="none" w:sz="0" w:space="0" w:color="auto"/>
        <w:left w:val="none" w:sz="0" w:space="0" w:color="auto"/>
        <w:bottom w:val="none" w:sz="0" w:space="0" w:color="auto"/>
        <w:right w:val="none" w:sz="0" w:space="0" w:color="auto"/>
      </w:divBdr>
    </w:div>
    <w:div w:id="446242162">
      <w:bodyDiv w:val="1"/>
      <w:marLeft w:val="0"/>
      <w:marRight w:val="0"/>
      <w:marTop w:val="0"/>
      <w:marBottom w:val="0"/>
      <w:divBdr>
        <w:top w:val="none" w:sz="0" w:space="0" w:color="auto"/>
        <w:left w:val="none" w:sz="0" w:space="0" w:color="auto"/>
        <w:bottom w:val="none" w:sz="0" w:space="0" w:color="auto"/>
        <w:right w:val="none" w:sz="0" w:space="0" w:color="auto"/>
      </w:divBdr>
    </w:div>
    <w:div w:id="458306633">
      <w:bodyDiv w:val="1"/>
      <w:marLeft w:val="0"/>
      <w:marRight w:val="0"/>
      <w:marTop w:val="0"/>
      <w:marBottom w:val="0"/>
      <w:divBdr>
        <w:top w:val="none" w:sz="0" w:space="0" w:color="auto"/>
        <w:left w:val="none" w:sz="0" w:space="0" w:color="auto"/>
        <w:bottom w:val="none" w:sz="0" w:space="0" w:color="auto"/>
        <w:right w:val="none" w:sz="0" w:space="0" w:color="auto"/>
      </w:divBdr>
    </w:div>
    <w:div w:id="492186614">
      <w:bodyDiv w:val="1"/>
      <w:marLeft w:val="0"/>
      <w:marRight w:val="0"/>
      <w:marTop w:val="0"/>
      <w:marBottom w:val="0"/>
      <w:divBdr>
        <w:top w:val="none" w:sz="0" w:space="0" w:color="auto"/>
        <w:left w:val="none" w:sz="0" w:space="0" w:color="auto"/>
        <w:bottom w:val="none" w:sz="0" w:space="0" w:color="auto"/>
        <w:right w:val="none" w:sz="0" w:space="0" w:color="auto"/>
      </w:divBdr>
    </w:div>
    <w:div w:id="509490852">
      <w:bodyDiv w:val="1"/>
      <w:marLeft w:val="0"/>
      <w:marRight w:val="0"/>
      <w:marTop w:val="0"/>
      <w:marBottom w:val="0"/>
      <w:divBdr>
        <w:top w:val="none" w:sz="0" w:space="0" w:color="auto"/>
        <w:left w:val="none" w:sz="0" w:space="0" w:color="auto"/>
        <w:bottom w:val="none" w:sz="0" w:space="0" w:color="auto"/>
        <w:right w:val="none" w:sz="0" w:space="0" w:color="auto"/>
      </w:divBdr>
    </w:div>
    <w:div w:id="521550032">
      <w:bodyDiv w:val="1"/>
      <w:marLeft w:val="0"/>
      <w:marRight w:val="0"/>
      <w:marTop w:val="0"/>
      <w:marBottom w:val="0"/>
      <w:divBdr>
        <w:top w:val="none" w:sz="0" w:space="0" w:color="auto"/>
        <w:left w:val="none" w:sz="0" w:space="0" w:color="auto"/>
        <w:bottom w:val="none" w:sz="0" w:space="0" w:color="auto"/>
        <w:right w:val="none" w:sz="0" w:space="0" w:color="auto"/>
      </w:divBdr>
    </w:div>
    <w:div w:id="548881971">
      <w:bodyDiv w:val="1"/>
      <w:marLeft w:val="0"/>
      <w:marRight w:val="0"/>
      <w:marTop w:val="0"/>
      <w:marBottom w:val="0"/>
      <w:divBdr>
        <w:top w:val="none" w:sz="0" w:space="0" w:color="auto"/>
        <w:left w:val="none" w:sz="0" w:space="0" w:color="auto"/>
        <w:bottom w:val="none" w:sz="0" w:space="0" w:color="auto"/>
        <w:right w:val="none" w:sz="0" w:space="0" w:color="auto"/>
      </w:divBdr>
    </w:div>
    <w:div w:id="587622595">
      <w:bodyDiv w:val="1"/>
      <w:marLeft w:val="0"/>
      <w:marRight w:val="0"/>
      <w:marTop w:val="0"/>
      <w:marBottom w:val="0"/>
      <w:divBdr>
        <w:top w:val="none" w:sz="0" w:space="0" w:color="auto"/>
        <w:left w:val="none" w:sz="0" w:space="0" w:color="auto"/>
        <w:bottom w:val="none" w:sz="0" w:space="0" w:color="auto"/>
        <w:right w:val="none" w:sz="0" w:space="0" w:color="auto"/>
      </w:divBdr>
      <w:divsChild>
        <w:div w:id="329213570">
          <w:marLeft w:val="446"/>
          <w:marRight w:val="0"/>
          <w:marTop w:val="0"/>
          <w:marBottom w:val="0"/>
          <w:divBdr>
            <w:top w:val="none" w:sz="0" w:space="0" w:color="auto"/>
            <w:left w:val="none" w:sz="0" w:space="0" w:color="auto"/>
            <w:bottom w:val="none" w:sz="0" w:space="0" w:color="auto"/>
            <w:right w:val="none" w:sz="0" w:space="0" w:color="auto"/>
          </w:divBdr>
        </w:div>
        <w:div w:id="951279347">
          <w:marLeft w:val="446"/>
          <w:marRight w:val="0"/>
          <w:marTop w:val="0"/>
          <w:marBottom w:val="0"/>
          <w:divBdr>
            <w:top w:val="none" w:sz="0" w:space="0" w:color="auto"/>
            <w:left w:val="none" w:sz="0" w:space="0" w:color="auto"/>
            <w:bottom w:val="none" w:sz="0" w:space="0" w:color="auto"/>
            <w:right w:val="none" w:sz="0" w:space="0" w:color="auto"/>
          </w:divBdr>
        </w:div>
      </w:divsChild>
    </w:div>
    <w:div w:id="613369595">
      <w:bodyDiv w:val="1"/>
      <w:marLeft w:val="0"/>
      <w:marRight w:val="0"/>
      <w:marTop w:val="0"/>
      <w:marBottom w:val="0"/>
      <w:divBdr>
        <w:top w:val="none" w:sz="0" w:space="0" w:color="auto"/>
        <w:left w:val="none" w:sz="0" w:space="0" w:color="auto"/>
        <w:bottom w:val="none" w:sz="0" w:space="0" w:color="auto"/>
        <w:right w:val="none" w:sz="0" w:space="0" w:color="auto"/>
      </w:divBdr>
    </w:div>
    <w:div w:id="647243250">
      <w:bodyDiv w:val="1"/>
      <w:marLeft w:val="0"/>
      <w:marRight w:val="0"/>
      <w:marTop w:val="0"/>
      <w:marBottom w:val="0"/>
      <w:divBdr>
        <w:top w:val="none" w:sz="0" w:space="0" w:color="auto"/>
        <w:left w:val="none" w:sz="0" w:space="0" w:color="auto"/>
        <w:bottom w:val="none" w:sz="0" w:space="0" w:color="auto"/>
        <w:right w:val="none" w:sz="0" w:space="0" w:color="auto"/>
      </w:divBdr>
    </w:div>
    <w:div w:id="679890295">
      <w:bodyDiv w:val="1"/>
      <w:marLeft w:val="0"/>
      <w:marRight w:val="0"/>
      <w:marTop w:val="0"/>
      <w:marBottom w:val="0"/>
      <w:divBdr>
        <w:top w:val="none" w:sz="0" w:space="0" w:color="auto"/>
        <w:left w:val="none" w:sz="0" w:space="0" w:color="auto"/>
        <w:bottom w:val="none" w:sz="0" w:space="0" w:color="auto"/>
        <w:right w:val="none" w:sz="0" w:space="0" w:color="auto"/>
      </w:divBdr>
    </w:div>
    <w:div w:id="682323860">
      <w:bodyDiv w:val="1"/>
      <w:marLeft w:val="0"/>
      <w:marRight w:val="0"/>
      <w:marTop w:val="0"/>
      <w:marBottom w:val="0"/>
      <w:divBdr>
        <w:top w:val="none" w:sz="0" w:space="0" w:color="auto"/>
        <w:left w:val="none" w:sz="0" w:space="0" w:color="auto"/>
        <w:bottom w:val="none" w:sz="0" w:space="0" w:color="auto"/>
        <w:right w:val="none" w:sz="0" w:space="0" w:color="auto"/>
      </w:divBdr>
    </w:div>
    <w:div w:id="692338403">
      <w:bodyDiv w:val="1"/>
      <w:marLeft w:val="0"/>
      <w:marRight w:val="0"/>
      <w:marTop w:val="0"/>
      <w:marBottom w:val="0"/>
      <w:divBdr>
        <w:top w:val="none" w:sz="0" w:space="0" w:color="auto"/>
        <w:left w:val="none" w:sz="0" w:space="0" w:color="auto"/>
        <w:bottom w:val="none" w:sz="0" w:space="0" w:color="auto"/>
        <w:right w:val="none" w:sz="0" w:space="0" w:color="auto"/>
      </w:divBdr>
    </w:div>
    <w:div w:id="706876242">
      <w:bodyDiv w:val="1"/>
      <w:marLeft w:val="0"/>
      <w:marRight w:val="0"/>
      <w:marTop w:val="0"/>
      <w:marBottom w:val="0"/>
      <w:divBdr>
        <w:top w:val="none" w:sz="0" w:space="0" w:color="auto"/>
        <w:left w:val="none" w:sz="0" w:space="0" w:color="auto"/>
        <w:bottom w:val="none" w:sz="0" w:space="0" w:color="auto"/>
        <w:right w:val="none" w:sz="0" w:space="0" w:color="auto"/>
      </w:divBdr>
      <w:divsChild>
        <w:div w:id="1569536599">
          <w:marLeft w:val="0"/>
          <w:marRight w:val="0"/>
          <w:marTop w:val="0"/>
          <w:marBottom w:val="0"/>
          <w:divBdr>
            <w:top w:val="none" w:sz="0" w:space="0" w:color="auto"/>
            <w:left w:val="none" w:sz="0" w:space="0" w:color="auto"/>
            <w:bottom w:val="none" w:sz="0" w:space="0" w:color="auto"/>
            <w:right w:val="none" w:sz="0" w:space="0" w:color="auto"/>
          </w:divBdr>
        </w:div>
      </w:divsChild>
    </w:div>
    <w:div w:id="712195065">
      <w:bodyDiv w:val="1"/>
      <w:marLeft w:val="0"/>
      <w:marRight w:val="0"/>
      <w:marTop w:val="0"/>
      <w:marBottom w:val="0"/>
      <w:divBdr>
        <w:top w:val="none" w:sz="0" w:space="0" w:color="auto"/>
        <w:left w:val="none" w:sz="0" w:space="0" w:color="auto"/>
        <w:bottom w:val="none" w:sz="0" w:space="0" w:color="auto"/>
        <w:right w:val="none" w:sz="0" w:space="0" w:color="auto"/>
      </w:divBdr>
    </w:div>
    <w:div w:id="754129691">
      <w:bodyDiv w:val="1"/>
      <w:marLeft w:val="0"/>
      <w:marRight w:val="0"/>
      <w:marTop w:val="0"/>
      <w:marBottom w:val="0"/>
      <w:divBdr>
        <w:top w:val="none" w:sz="0" w:space="0" w:color="auto"/>
        <w:left w:val="none" w:sz="0" w:space="0" w:color="auto"/>
        <w:bottom w:val="none" w:sz="0" w:space="0" w:color="auto"/>
        <w:right w:val="none" w:sz="0" w:space="0" w:color="auto"/>
      </w:divBdr>
    </w:div>
    <w:div w:id="810708954">
      <w:bodyDiv w:val="1"/>
      <w:marLeft w:val="0"/>
      <w:marRight w:val="0"/>
      <w:marTop w:val="0"/>
      <w:marBottom w:val="0"/>
      <w:divBdr>
        <w:top w:val="none" w:sz="0" w:space="0" w:color="auto"/>
        <w:left w:val="none" w:sz="0" w:space="0" w:color="auto"/>
        <w:bottom w:val="none" w:sz="0" w:space="0" w:color="auto"/>
        <w:right w:val="none" w:sz="0" w:space="0" w:color="auto"/>
      </w:divBdr>
      <w:divsChild>
        <w:div w:id="195434786">
          <w:marLeft w:val="1440"/>
          <w:marRight w:val="0"/>
          <w:marTop w:val="86"/>
          <w:marBottom w:val="0"/>
          <w:divBdr>
            <w:top w:val="none" w:sz="0" w:space="0" w:color="auto"/>
            <w:left w:val="none" w:sz="0" w:space="0" w:color="auto"/>
            <w:bottom w:val="none" w:sz="0" w:space="0" w:color="auto"/>
            <w:right w:val="none" w:sz="0" w:space="0" w:color="auto"/>
          </w:divBdr>
        </w:div>
      </w:divsChild>
    </w:div>
    <w:div w:id="853883718">
      <w:bodyDiv w:val="1"/>
      <w:marLeft w:val="0"/>
      <w:marRight w:val="0"/>
      <w:marTop w:val="0"/>
      <w:marBottom w:val="0"/>
      <w:divBdr>
        <w:top w:val="none" w:sz="0" w:space="0" w:color="auto"/>
        <w:left w:val="none" w:sz="0" w:space="0" w:color="auto"/>
        <w:bottom w:val="none" w:sz="0" w:space="0" w:color="auto"/>
        <w:right w:val="none" w:sz="0" w:space="0" w:color="auto"/>
      </w:divBdr>
    </w:div>
    <w:div w:id="861168487">
      <w:bodyDiv w:val="1"/>
      <w:marLeft w:val="0"/>
      <w:marRight w:val="0"/>
      <w:marTop w:val="0"/>
      <w:marBottom w:val="0"/>
      <w:divBdr>
        <w:top w:val="none" w:sz="0" w:space="0" w:color="auto"/>
        <w:left w:val="none" w:sz="0" w:space="0" w:color="auto"/>
        <w:bottom w:val="none" w:sz="0" w:space="0" w:color="auto"/>
        <w:right w:val="none" w:sz="0" w:space="0" w:color="auto"/>
      </w:divBdr>
    </w:div>
    <w:div w:id="880366791">
      <w:bodyDiv w:val="1"/>
      <w:marLeft w:val="0"/>
      <w:marRight w:val="0"/>
      <w:marTop w:val="0"/>
      <w:marBottom w:val="0"/>
      <w:divBdr>
        <w:top w:val="none" w:sz="0" w:space="0" w:color="auto"/>
        <w:left w:val="none" w:sz="0" w:space="0" w:color="auto"/>
        <w:bottom w:val="none" w:sz="0" w:space="0" w:color="auto"/>
        <w:right w:val="none" w:sz="0" w:space="0" w:color="auto"/>
      </w:divBdr>
    </w:div>
    <w:div w:id="885527569">
      <w:bodyDiv w:val="1"/>
      <w:marLeft w:val="0"/>
      <w:marRight w:val="0"/>
      <w:marTop w:val="0"/>
      <w:marBottom w:val="0"/>
      <w:divBdr>
        <w:top w:val="none" w:sz="0" w:space="0" w:color="auto"/>
        <w:left w:val="none" w:sz="0" w:space="0" w:color="auto"/>
        <w:bottom w:val="none" w:sz="0" w:space="0" w:color="auto"/>
        <w:right w:val="none" w:sz="0" w:space="0" w:color="auto"/>
      </w:divBdr>
    </w:div>
    <w:div w:id="920601670">
      <w:bodyDiv w:val="1"/>
      <w:marLeft w:val="0"/>
      <w:marRight w:val="0"/>
      <w:marTop w:val="0"/>
      <w:marBottom w:val="0"/>
      <w:divBdr>
        <w:top w:val="none" w:sz="0" w:space="0" w:color="auto"/>
        <w:left w:val="none" w:sz="0" w:space="0" w:color="auto"/>
        <w:bottom w:val="none" w:sz="0" w:space="0" w:color="auto"/>
        <w:right w:val="none" w:sz="0" w:space="0" w:color="auto"/>
      </w:divBdr>
    </w:div>
    <w:div w:id="961232762">
      <w:bodyDiv w:val="1"/>
      <w:marLeft w:val="0"/>
      <w:marRight w:val="0"/>
      <w:marTop w:val="0"/>
      <w:marBottom w:val="0"/>
      <w:divBdr>
        <w:top w:val="none" w:sz="0" w:space="0" w:color="auto"/>
        <w:left w:val="none" w:sz="0" w:space="0" w:color="auto"/>
        <w:bottom w:val="none" w:sz="0" w:space="0" w:color="auto"/>
        <w:right w:val="none" w:sz="0" w:space="0" w:color="auto"/>
      </w:divBdr>
    </w:div>
    <w:div w:id="968776962">
      <w:bodyDiv w:val="1"/>
      <w:marLeft w:val="0"/>
      <w:marRight w:val="0"/>
      <w:marTop w:val="0"/>
      <w:marBottom w:val="0"/>
      <w:divBdr>
        <w:top w:val="none" w:sz="0" w:space="0" w:color="auto"/>
        <w:left w:val="none" w:sz="0" w:space="0" w:color="auto"/>
        <w:bottom w:val="none" w:sz="0" w:space="0" w:color="auto"/>
        <w:right w:val="none" w:sz="0" w:space="0" w:color="auto"/>
      </w:divBdr>
    </w:div>
    <w:div w:id="996955077">
      <w:bodyDiv w:val="1"/>
      <w:marLeft w:val="0"/>
      <w:marRight w:val="0"/>
      <w:marTop w:val="0"/>
      <w:marBottom w:val="0"/>
      <w:divBdr>
        <w:top w:val="none" w:sz="0" w:space="0" w:color="auto"/>
        <w:left w:val="none" w:sz="0" w:space="0" w:color="auto"/>
        <w:bottom w:val="none" w:sz="0" w:space="0" w:color="auto"/>
        <w:right w:val="none" w:sz="0" w:space="0" w:color="auto"/>
      </w:divBdr>
    </w:div>
    <w:div w:id="1038236740">
      <w:bodyDiv w:val="1"/>
      <w:marLeft w:val="0"/>
      <w:marRight w:val="0"/>
      <w:marTop w:val="0"/>
      <w:marBottom w:val="0"/>
      <w:divBdr>
        <w:top w:val="none" w:sz="0" w:space="0" w:color="auto"/>
        <w:left w:val="none" w:sz="0" w:space="0" w:color="auto"/>
        <w:bottom w:val="none" w:sz="0" w:space="0" w:color="auto"/>
        <w:right w:val="none" w:sz="0" w:space="0" w:color="auto"/>
      </w:divBdr>
      <w:divsChild>
        <w:div w:id="1010370262">
          <w:marLeft w:val="547"/>
          <w:marRight w:val="0"/>
          <w:marTop w:val="154"/>
          <w:marBottom w:val="0"/>
          <w:divBdr>
            <w:top w:val="none" w:sz="0" w:space="0" w:color="auto"/>
            <w:left w:val="none" w:sz="0" w:space="0" w:color="auto"/>
            <w:bottom w:val="none" w:sz="0" w:space="0" w:color="auto"/>
            <w:right w:val="none" w:sz="0" w:space="0" w:color="auto"/>
          </w:divBdr>
        </w:div>
        <w:div w:id="1117408958">
          <w:marLeft w:val="547"/>
          <w:marRight w:val="0"/>
          <w:marTop w:val="154"/>
          <w:marBottom w:val="0"/>
          <w:divBdr>
            <w:top w:val="none" w:sz="0" w:space="0" w:color="auto"/>
            <w:left w:val="none" w:sz="0" w:space="0" w:color="auto"/>
            <w:bottom w:val="none" w:sz="0" w:space="0" w:color="auto"/>
            <w:right w:val="none" w:sz="0" w:space="0" w:color="auto"/>
          </w:divBdr>
        </w:div>
        <w:div w:id="1192568363">
          <w:marLeft w:val="547"/>
          <w:marRight w:val="0"/>
          <w:marTop w:val="154"/>
          <w:marBottom w:val="0"/>
          <w:divBdr>
            <w:top w:val="none" w:sz="0" w:space="0" w:color="auto"/>
            <w:left w:val="none" w:sz="0" w:space="0" w:color="auto"/>
            <w:bottom w:val="none" w:sz="0" w:space="0" w:color="auto"/>
            <w:right w:val="none" w:sz="0" w:space="0" w:color="auto"/>
          </w:divBdr>
        </w:div>
        <w:div w:id="1780880007">
          <w:marLeft w:val="547"/>
          <w:marRight w:val="0"/>
          <w:marTop w:val="154"/>
          <w:marBottom w:val="0"/>
          <w:divBdr>
            <w:top w:val="none" w:sz="0" w:space="0" w:color="auto"/>
            <w:left w:val="none" w:sz="0" w:space="0" w:color="auto"/>
            <w:bottom w:val="none" w:sz="0" w:space="0" w:color="auto"/>
            <w:right w:val="none" w:sz="0" w:space="0" w:color="auto"/>
          </w:divBdr>
        </w:div>
        <w:div w:id="1844926889">
          <w:marLeft w:val="547"/>
          <w:marRight w:val="0"/>
          <w:marTop w:val="154"/>
          <w:marBottom w:val="0"/>
          <w:divBdr>
            <w:top w:val="none" w:sz="0" w:space="0" w:color="auto"/>
            <w:left w:val="none" w:sz="0" w:space="0" w:color="auto"/>
            <w:bottom w:val="none" w:sz="0" w:space="0" w:color="auto"/>
            <w:right w:val="none" w:sz="0" w:space="0" w:color="auto"/>
          </w:divBdr>
        </w:div>
        <w:div w:id="1891451158">
          <w:marLeft w:val="547"/>
          <w:marRight w:val="0"/>
          <w:marTop w:val="154"/>
          <w:marBottom w:val="0"/>
          <w:divBdr>
            <w:top w:val="none" w:sz="0" w:space="0" w:color="auto"/>
            <w:left w:val="none" w:sz="0" w:space="0" w:color="auto"/>
            <w:bottom w:val="none" w:sz="0" w:space="0" w:color="auto"/>
            <w:right w:val="none" w:sz="0" w:space="0" w:color="auto"/>
          </w:divBdr>
        </w:div>
        <w:div w:id="1966809295">
          <w:marLeft w:val="547"/>
          <w:marRight w:val="0"/>
          <w:marTop w:val="154"/>
          <w:marBottom w:val="0"/>
          <w:divBdr>
            <w:top w:val="none" w:sz="0" w:space="0" w:color="auto"/>
            <w:left w:val="none" w:sz="0" w:space="0" w:color="auto"/>
            <w:bottom w:val="none" w:sz="0" w:space="0" w:color="auto"/>
            <w:right w:val="none" w:sz="0" w:space="0" w:color="auto"/>
          </w:divBdr>
        </w:div>
      </w:divsChild>
    </w:div>
    <w:div w:id="1043677125">
      <w:bodyDiv w:val="1"/>
      <w:marLeft w:val="0"/>
      <w:marRight w:val="0"/>
      <w:marTop w:val="0"/>
      <w:marBottom w:val="0"/>
      <w:divBdr>
        <w:top w:val="none" w:sz="0" w:space="0" w:color="auto"/>
        <w:left w:val="none" w:sz="0" w:space="0" w:color="auto"/>
        <w:bottom w:val="none" w:sz="0" w:space="0" w:color="auto"/>
        <w:right w:val="none" w:sz="0" w:space="0" w:color="auto"/>
      </w:divBdr>
    </w:div>
    <w:div w:id="1054423530">
      <w:bodyDiv w:val="1"/>
      <w:marLeft w:val="0"/>
      <w:marRight w:val="0"/>
      <w:marTop w:val="0"/>
      <w:marBottom w:val="0"/>
      <w:divBdr>
        <w:top w:val="none" w:sz="0" w:space="0" w:color="auto"/>
        <w:left w:val="none" w:sz="0" w:space="0" w:color="auto"/>
        <w:bottom w:val="none" w:sz="0" w:space="0" w:color="auto"/>
        <w:right w:val="none" w:sz="0" w:space="0" w:color="auto"/>
      </w:divBdr>
    </w:div>
    <w:div w:id="1061292045">
      <w:bodyDiv w:val="1"/>
      <w:marLeft w:val="0"/>
      <w:marRight w:val="0"/>
      <w:marTop w:val="0"/>
      <w:marBottom w:val="0"/>
      <w:divBdr>
        <w:top w:val="none" w:sz="0" w:space="0" w:color="auto"/>
        <w:left w:val="none" w:sz="0" w:space="0" w:color="auto"/>
        <w:bottom w:val="none" w:sz="0" w:space="0" w:color="auto"/>
        <w:right w:val="none" w:sz="0" w:space="0" w:color="auto"/>
      </w:divBdr>
    </w:div>
    <w:div w:id="1099838343">
      <w:bodyDiv w:val="1"/>
      <w:marLeft w:val="0"/>
      <w:marRight w:val="0"/>
      <w:marTop w:val="0"/>
      <w:marBottom w:val="0"/>
      <w:divBdr>
        <w:top w:val="none" w:sz="0" w:space="0" w:color="auto"/>
        <w:left w:val="none" w:sz="0" w:space="0" w:color="auto"/>
        <w:bottom w:val="none" w:sz="0" w:space="0" w:color="auto"/>
        <w:right w:val="none" w:sz="0" w:space="0" w:color="auto"/>
      </w:divBdr>
    </w:div>
    <w:div w:id="1127239600">
      <w:bodyDiv w:val="1"/>
      <w:marLeft w:val="0"/>
      <w:marRight w:val="0"/>
      <w:marTop w:val="0"/>
      <w:marBottom w:val="0"/>
      <w:divBdr>
        <w:top w:val="none" w:sz="0" w:space="0" w:color="auto"/>
        <w:left w:val="none" w:sz="0" w:space="0" w:color="auto"/>
        <w:bottom w:val="none" w:sz="0" w:space="0" w:color="auto"/>
        <w:right w:val="none" w:sz="0" w:space="0" w:color="auto"/>
      </w:divBdr>
    </w:div>
    <w:div w:id="1133520421">
      <w:bodyDiv w:val="1"/>
      <w:marLeft w:val="0"/>
      <w:marRight w:val="0"/>
      <w:marTop w:val="0"/>
      <w:marBottom w:val="0"/>
      <w:divBdr>
        <w:top w:val="none" w:sz="0" w:space="0" w:color="auto"/>
        <w:left w:val="none" w:sz="0" w:space="0" w:color="auto"/>
        <w:bottom w:val="none" w:sz="0" w:space="0" w:color="auto"/>
        <w:right w:val="none" w:sz="0" w:space="0" w:color="auto"/>
      </w:divBdr>
    </w:div>
    <w:div w:id="1134366658">
      <w:bodyDiv w:val="1"/>
      <w:marLeft w:val="0"/>
      <w:marRight w:val="0"/>
      <w:marTop w:val="0"/>
      <w:marBottom w:val="0"/>
      <w:divBdr>
        <w:top w:val="none" w:sz="0" w:space="0" w:color="auto"/>
        <w:left w:val="none" w:sz="0" w:space="0" w:color="auto"/>
        <w:bottom w:val="none" w:sz="0" w:space="0" w:color="auto"/>
        <w:right w:val="none" w:sz="0" w:space="0" w:color="auto"/>
      </w:divBdr>
    </w:div>
    <w:div w:id="1156457577">
      <w:bodyDiv w:val="1"/>
      <w:marLeft w:val="0"/>
      <w:marRight w:val="0"/>
      <w:marTop w:val="0"/>
      <w:marBottom w:val="0"/>
      <w:divBdr>
        <w:top w:val="none" w:sz="0" w:space="0" w:color="auto"/>
        <w:left w:val="none" w:sz="0" w:space="0" w:color="auto"/>
        <w:bottom w:val="none" w:sz="0" w:space="0" w:color="auto"/>
        <w:right w:val="none" w:sz="0" w:space="0" w:color="auto"/>
      </w:divBdr>
    </w:div>
    <w:div w:id="1170867867">
      <w:bodyDiv w:val="1"/>
      <w:marLeft w:val="0"/>
      <w:marRight w:val="0"/>
      <w:marTop w:val="0"/>
      <w:marBottom w:val="0"/>
      <w:divBdr>
        <w:top w:val="none" w:sz="0" w:space="0" w:color="auto"/>
        <w:left w:val="none" w:sz="0" w:space="0" w:color="auto"/>
        <w:bottom w:val="none" w:sz="0" w:space="0" w:color="auto"/>
        <w:right w:val="none" w:sz="0" w:space="0" w:color="auto"/>
      </w:divBdr>
      <w:divsChild>
        <w:div w:id="700788641">
          <w:marLeft w:val="0"/>
          <w:marRight w:val="0"/>
          <w:marTop w:val="0"/>
          <w:marBottom w:val="0"/>
          <w:divBdr>
            <w:top w:val="none" w:sz="0" w:space="0" w:color="auto"/>
            <w:left w:val="none" w:sz="0" w:space="0" w:color="auto"/>
            <w:bottom w:val="none" w:sz="0" w:space="0" w:color="auto"/>
            <w:right w:val="none" w:sz="0" w:space="0" w:color="auto"/>
          </w:divBdr>
        </w:div>
        <w:div w:id="901333919">
          <w:marLeft w:val="0"/>
          <w:marRight w:val="0"/>
          <w:marTop w:val="0"/>
          <w:marBottom w:val="0"/>
          <w:divBdr>
            <w:top w:val="none" w:sz="0" w:space="0" w:color="auto"/>
            <w:left w:val="none" w:sz="0" w:space="0" w:color="auto"/>
            <w:bottom w:val="none" w:sz="0" w:space="0" w:color="auto"/>
            <w:right w:val="none" w:sz="0" w:space="0" w:color="auto"/>
          </w:divBdr>
        </w:div>
        <w:div w:id="1476026361">
          <w:marLeft w:val="0"/>
          <w:marRight w:val="0"/>
          <w:marTop w:val="0"/>
          <w:marBottom w:val="0"/>
          <w:divBdr>
            <w:top w:val="none" w:sz="0" w:space="0" w:color="auto"/>
            <w:left w:val="none" w:sz="0" w:space="0" w:color="auto"/>
            <w:bottom w:val="none" w:sz="0" w:space="0" w:color="auto"/>
            <w:right w:val="none" w:sz="0" w:space="0" w:color="auto"/>
          </w:divBdr>
        </w:div>
        <w:div w:id="1812479702">
          <w:marLeft w:val="0"/>
          <w:marRight w:val="0"/>
          <w:marTop w:val="0"/>
          <w:marBottom w:val="0"/>
          <w:divBdr>
            <w:top w:val="none" w:sz="0" w:space="0" w:color="auto"/>
            <w:left w:val="none" w:sz="0" w:space="0" w:color="auto"/>
            <w:bottom w:val="none" w:sz="0" w:space="0" w:color="auto"/>
            <w:right w:val="none" w:sz="0" w:space="0" w:color="auto"/>
          </w:divBdr>
        </w:div>
      </w:divsChild>
    </w:div>
    <w:div w:id="1178546166">
      <w:bodyDiv w:val="1"/>
      <w:marLeft w:val="0"/>
      <w:marRight w:val="0"/>
      <w:marTop w:val="0"/>
      <w:marBottom w:val="0"/>
      <w:divBdr>
        <w:top w:val="none" w:sz="0" w:space="0" w:color="auto"/>
        <w:left w:val="none" w:sz="0" w:space="0" w:color="auto"/>
        <w:bottom w:val="none" w:sz="0" w:space="0" w:color="auto"/>
        <w:right w:val="none" w:sz="0" w:space="0" w:color="auto"/>
      </w:divBdr>
      <w:divsChild>
        <w:div w:id="184950711">
          <w:marLeft w:val="0"/>
          <w:marRight w:val="0"/>
          <w:marTop w:val="0"/>
          <w:marBottom w:val="0"/>
          <w:divBdr>
            <w:top w:val="none" w:sz="0" w:space="0" w:color="auto"/>
            <w:left w:val="none" w:sz="0" w:space="0" w:color="auto"/>
            <w:bottom w:val="none" w:sz="0" w:space="0" w:color="auto"/>
            <w:right w:val="none" w:sz="0" w:space="0" w:color="auto"/>
          </w:divBdr>
          <w:divsChild>
            <w:div w:id="49959235">
              <w:marLeft w:val="0"/>
              <w:marRight w:val="0"/>
              <w:marTop w:val="0"/>
              <w:marBottom w:val="0"/>
              <w:divBdr>
                <w:top w:val="none" w:sz="0" w:space="0" w:color="auto"/>
                <w:left w:val="none" w:sz="0" w:space="0" w:color="auto"/>
                <w:bottom w:val="none" w:sz="0" w:space="0" w:color="auto"/>
                <w:right w:val="none" w:sz="0" w:space="0" w:color="auto"/>
              </w:divBdr>
              <w:divsChild>
                <w:div w:id="4396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882066">
      <w:bodyDiv w:val="1"/>
      <w:marLeft w:val="0"/>
      <w:marRight w:val="0"/>
      <w:marTop w:val="0"/>
      <w:marBottom w:val="0"/>
      <w:divBdr>
        <w:top w:val="none" w:sz="0" w:space="0" w:color="auto"/>
        <w:left w:val="none" w:sz="0" w:space="0" w:color="auto"/>
        <w:bottom w:val="none" w:sz="0" w:space="0" w:color="auto"/>
        <w:right w:val="none" w:sz="0" w:space="0" w:color="auto"/>
      </w:divBdr>
    </w:div>
    <w:div w:id="1178927392">
      <w:bodyDiv w:val="1"/>
      <w:marLeft w:val="0"/>
      <w:marRight w:val="0"/>
      <w:marTop w:val="0"/>
      <w:marBottom w:val="0"/>
      <w:divBdr>
        <w:top w:val="none" w:sz="0" w:space="0" w:color="auto"/>
        <w:left w:val="none" w:sz="0" w:space="0" w:color="auto"/>
        <w:bottom w:val="none" w:sz="0" w:space="0" w:color="auto"/>
        <w:right w:val="none" w:sz="0" w:space="0" w:color="auto"/>
      </w:divBdr>
    </w:div>
    <w:div w:id="1198195997">
      <w:bodyDiv w:val="1"/>
      <w:marLeft w:val="0"/>
      <w:marRight w:val="0"/>
      <w:marTop w:val="0"/>
      <w:marBottom w:val="0"/>
      <w:divBdr>
        <w:top w:val="none" w:sz="0" w:space="0" w:color="auto"/>
        <w:left w:val="none" w:sz="0" w:space="0" w:color="auto"/>
        <w:bottom w:val="none" w:sz="0" w:space="0" w:color="auto"/>
        <w:right w:val="none" w:sz="0" w:space="0" w:color="auto"/>
      </w:divBdr>
      <w:divsChild>
        <w:div w:id="1430198626">
          <w:marLeft w:val="0"/>
          <w:marRight w:val="0"/>
          <w:marTop w:val="0"/>
          <w:marBottom w:val="0"/>
          <w:divBdr>
            <w:top w:val="none" w:sz="0" w:space="0" w:color="auto"/>
            <w:left w:val="none" w:sz="0" w:space="0" w:color="auto"/>
            <w:bottom w:val="none" w:sz="0" w:space="0" w:color="auto"/>
            <w:right w:val="none" w:sz="0" w:space="0" w:color="auto"/>
          </w:divBdr>
          <w:divsChild>
            <w:div w:id="632253717">
              <w:marLeft w:val="0"/>
              <w:marRight w:val="0"/>
              <w:marTop w:val="0"/>
              <w:marBottom w:val="0"/>
              <w:divBdr>
                <w:top w:val="none" w:sz="0" w:space="0" w:color="auto"/>
                <w:left w:val="none" w:sz="0" w:space="0" w:color="auto"/>
                <w:bottom w:val="none" w:sz="0" w:space="0" w:color="auto"/>
                <w:right w:val="none" w:sz="0" w:space="0" w:color="auto"/>
              </w:divBdr>
              <w:divsChild>
                <w:div w:id="12377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178863">
      <w:bodyDiv w:val="1"/>
      <w:marLeft w:val="0"/>
      <w:marRight w:val="0"/>
      <w:marTop w:val="0"/>
      <w:marBottom w:val="0"/>
      <w:divBdr>
        <w:top w:val="none" w:sz="0" w:space="0" w:color="auto"/>
        <w:left w:val="none" w:sz="0" w:space="0" w:color="auto"/>
        <w:bottom w:val="none" w:sz="0" w:space="0" w:color="auto"/>
        <w:right w:val="none" w:sz="0" w:space="0" w:color="auto"/>
      </w:divBdr>
    </w:div>
    <w:div w:id="1234968084">
      <w:bodyDiv w:val="1"/>
      <w:marLeft w:val="0"/>
      <w:marRight w:val="0"/>
      <w:marTop w:val="0"/>
      <w:marBottom w:val="0"/>
      <w:divBdr>
        <w:top w:val="none" w:sz="0" w:space="0" w:color="auto"/>
        <w:left w:val="none" w:sz="0" w:space="0" w:color="auto"/>
        <w:bottom w:val="none" w:sz="0" w:space="0" w:color="auto"/>
        <w:right w:val="none" w:sz="0" w:space="0" w:color="auto"/>
      </w:divBdr>
    </w:div>
    <w:div w:id="1236207665">
      <w:bodyDiv w:val="1"/>
      <w:marLeft w:val="0"/>
      <w:marRight w:val="0"/>
      <w:marTop w:val="0"/>
      <w:marBottom w:val="0"/>
      <w:divBdr>
        <w:top w:val="none" w:sz="0" w:space="0" w:color="auto"/>
        <w:left w:val="none" w:sz="0" w:space="0" w:color="auto"/>
        <w:bottom w:val="none" w:sz="0" w:space="0" w:color="auto"/>
        <w:right w:val="none" w:sz="0" w:space="0" w:color="auto"/>
      </w:divBdr>
    </w:div>
    <w:div w:id="1246262057">
      <w:bodyDiv w:val="1"/>
      <w:marLeft w:val="0"/>
      <w:marRight w:val="0"/>
      <w:marTop w:val="0"/>
      <w:marBottom w:val="0"/>
      <w:divBdr>
        <w:top w:val="none" w:sz="0" w:space="0" w:color="auto"/>
        <w:left w:val="none" w:sz="0" w:space="0" w:color="auto"/>
        <w:bottom w:val="none" w:sz="0" w:space="0" w:color="auto"/>
        <w:right w:val="none" w:sz="0" w:space="0" w:color="auto"/>
      </w:divBdr>
    </w:div>
    <w:div w:id="1324041103">
      <w:bodyDiv w:val="1"/>
      <w:marLeft w:val="0"/>
      <w:marRight w:val="0"/>
      <w:marTop w:val="0"/>
      <w:marBottom w:val="0"/>
      <w:divBdr>
        <w:top w:val="none" w:sz="0" w:space="0" w:color="auto"/>
        <w:left w:val="none" w:sz="0" w:space="0" w:color="auto"/>
        <w:bottom w:val="none" w:sz="0" w:space="0" w:color="auto"/>
        <w:right w:val="none" w:sz="0" w:space="0" w:color="auto"/>
      </w:divBdr>
    </w:div>
    <w:div w:id="1326546767">
      <w:bodyDiv w:val="1"/>
      <w:marLeft w:val="0"/>
      <w:marRight w:val="0"/>
      <w:marTop w:val="0"/>
      <w:marBottom w:val="0"/>
      <w:divBdr>
        <w:top w:val="none" w:sz="0" w:space="0" w:color="auto"/>
        <w:left w:val="none" w:sz="0" w:space="0" w:color="auto"/>
        <w:bottom w:val="none" w:sz="0" w:space="0" w:color="auto"/>
        <w:right w:val="none" w:sz="0" w:space="0" w:color="auto"/>
      </w:divBdr>
    </w:div>
    <w:div w:id="1349797778">
      <w:bodyDiv w:val="1"/>
      <w:marLeft w:val="0"/>
      <w:marRight w:val="0"/>
      <w:marTop w:val="0"/>
      <w:marBottom w:val="0"/>
      <w:divBdr>
        <w:top w:val="none" w:sz="0" w:space="0" w:color="auto"/>
        <w:left w:val="none" w:sz="0" w:space="0" w:color="auto"/>
        <w:bottom w:val="none" w:sz="0" w:space="0" w:color="auto"/>
        <w:right w:val="none" w:sz="0" w:space="0" w:color="auto"/>
      </w:divBdr>
    </w:div>
    <w:div w:id="1362323605">
      <w:bodyDiv w:val="1"/>
      <w:marLeft w:val="0"/>
      <w:marRight w:val="0"/>
      <w:marTop w:val="0"/>
      <w:marBottom w:val="0"/>
      <w:divBdr>
        <w:top w:val="none" w:sz="0" w:space="0" w:color="auto"/>
        <w:left w:val="none" w:sz="0" w:space="0" w:color="auto"/>
        <w:bottom w:val="none" w:sz="0" w:space="0" w:color="auto"/>
        <w:right w:val="none" w:sz="0" w:space="0" w:color="auto"/>
      </w:divBdr>
    </w:div>
    <w:div w:id="1395003159">
      <w:bodyDiv w:val="1"/>
      <w:marLeft w:val="0"/>
      <w:marRight w:val="0"/>
      <w:marTop w:val="0"/>
      <w:marBottom w:val="0"/>
      <w:divBdr>
        <w:top w:val="none" w:sz="0" w:space="0" w:color="auto"/>
        <w:left w:val="none" w:sz="0" w:space="0" w:color="auto"/>
        <w:bottom w:val="none" w:sz="0" w:space="0" w:color="auto"/>
        <w:right w:val="none" w:sz="0" w:space="0" w:color="auto"/>
      </w:divBdr>
    </w:div>
    <w:div w:id="1399014044">
      <w:bodyDiv w:val="1"/>
      <w:marLeft w:val="0"/>
      <w:marRight w:val="0"/>
      <w:marTop w:val="0"/>
      <w:marBottom w:val="0"/>
      <w:divBdr>
        <w:top w:val="none" w:sz="0" w:space="0" w:color="auto"/>
        <w:left w:val="none" w:sz="0" w:space="0" w:color="auto"/>
        <w:bottom w:val="none" w:sz="0" w:space="0" w:color="auto"/>
        <w:right w:val="none" w:sz="0" w:space="0" w:color="auto"/>
      </w:divBdr>
    </w:div>
    <w:div w:id="1450975300">
      <w:bodyDiv w:val="1"/>
      <w:marLeft w:val="0"/>
      <w:marRight w:val="0"/>
      <w:marTop w:val="0"/>
      <w:marBottom w:val="0"/>
      <w:divBdr>
        <w:top w:val="none" w:sz="0" w:space="0" w:color="auto"/>
        <w:left w:val="none" w:sz="0" w:space="0" w:color="auto"/>
        <w:bottom w:val="none" w:sz="0" w:space="0" w:color="auto"/>
        <w:right w:val="none" w:sz="0" w:space="0" w:color="auto"/>
      </w:divBdr>
    </w:div>
    <w:div w:id="146231088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9">
          <w:marLeft w:val="547"/>
          <w:marRight w:val="0"/>
          <w:marTop w:val="154"/>
          <w:marBottom w:val="0"/>
          <w:divBdr>
            <w:top w:val="none" w:sz="0" w:space="0" w:color="auto"/>
            <w:left w:val="none" w:sz="0" w:space="0" w:color="auto"/>
            <w:bottom w:val="none" w:sz="0" w:space="0" w:color="auto"/>
            <w:right w:val="none" w:sz="0" w:space="0" w:color="auto"/>
          </w:divBdr>
        </w:div>
        <w:div w:id="2085491896">
          <w:marLeft w:val="547"/>
          <w:marRight w:val="0"/>
          <w:marTop w:val="154"/>
          <w:marBottom w:val="0"/>
          <w:divBdr>
            <w:top w:val="none" w:sz="0" w:space="0" w:color="auto"/>
            <w:left w:val="none" w:sz="0" w:space="0" w:color="auto"/>
            <w:bottom w:val="none" w:sz="0" w:space="0" w:color="auto"/>
            <w:right w:val="none" w:sz="0" w:space="0" w:color="auto"/>
          </w:divBdr>
        </w:div>
      </w:divsChild>
    </w:div>
    <w:div w:id="1477065629">
      <w:bodyDiv w:val="1"/>
      <w:marLeft w:val="0"/>
      <w:marRight w:val="0"/>
      <w:marTop w:val="0"/>
      <w:marBottom w:val="0"/>
      <w:divBdr>
        <w:top w:val="none" w:sz="0" w:space="0" w:color="auto"/>
        <w:left w:val="none" w:sz="0" w:space="0" w:color="auto"/>
        <w:bottom w:val="none" w:sz="0" w:space="0" w:color="auto"/>
        <w:right w:val="none" w:sz="0" w:space="0" w:color="auto"/>
      </w:divBdr>
      <w:divsChild>
        <w:div w:id="17582104">
          <w:marLeft w:val="0"/>
          <w:marRight w:val="0"/>
          <w:marTop w:val="0"/>
          <w:marBottom w:val="0"/>
          <w:divBdr>
            <w:top w:val="none" w:sz="0" w:space="0" w:color="auto"/>
            <w:left w:val="none" w:sz="0" w:space="0" w:color="auto"/>
            <w:bottom w:val="none" w:sz="0" w:space="0" w:color="auto"/>
            <w:right w:val="none" w:sz="0" w:space="0" w:color="auto"/>
          </w:divBdr>
        </w:div>
        <w:div w:id="54549651">
          <w:marLeft w:val="0"/>
          <w:marRight w:val="0"/>
          <w:marTop w:val="0"/>
          <w:marBottom w:val="0"/>
          <w:divBdr>
            <w:top w:val="none" w:sz="0" w:space="0" w:color="auto"/>
            <w:left w:val="none" w:sz="0" w:space="0" w:color="auto"/>
            <w:bottom w:val="none" w:sz="0" w:space="0" w:color="auto"/>
            <w:right w:val="none" w:sz="0" w:space="0" w:color="auto"/>
          </w:divBdr>
        </w:div>
        <w:div w:id="56826047">
          <w:marLeft w:val="0"/>
          <w:marRight w:val="0"/>
          <w:marTop w:val="0"/>
          <w:marBottom w:val="0"/>
          <w:divBdr>
            <w:top w:val="none" w:sz="0" w:space="0" w:color="auto"/>
            <w:left w:val="none" w:sz="0" w:space="0" w:color="auto"/>
            <w:bottom w:val="none" w:sz="0" w:space="0" w:color="auto"/>
            <w:right w:val="none" w:sz="0" w:space="0" w:color="auto"/>
          </w:divBdr>
        </w:div>
        <w:div w:id="63141947">
          <w:marLeft w:val="0"/>
          <w:marRight w:val="0"/>
          <w:marTop w:val="0"/>
          <w:marBottom w:val="0"/>
          <w:divBdr>
            <w:top w:val="none" w:sz="0" w:space="0" w:color="auto"/>
            <w:left w:val="none" w:sz="0" w:space="0" w:color="auto"/>
            <w:bottom w:val="none" w:sz="0" w:space="0" w:color="auto"/>
            <w:right w:val="none" w:sz="0" w:space="0" w:color="auto"/>
          </w:divBdr>
        </w:div>
        <w:div w:id="113715862">
          <w:marLeft w:val="0"/>
          <w:marRight w:val="0"/>
          <w:marTop w:val="0"/>
          <w:marBottom w:val="0"/>
          <w:divBdr>
            <w:top w:val="none" w:sz="0" w:space="0" w:color="auto"/>
            <w:left w:val="none" w:sz="0" w:space="0" w:color="auto"/>
            <w:bottom w:val="none" w:sz="0" w:space="0" w:color="auto"/>
            <w:right w:val="none" w:sz="0" w:space="0" w:color="auto"/>
          </w:divBdr>
        </w:div>
        <w:div w:id="144323039">
          <w:marLeft w:val="0"/>
          <w:marRight w:val="0"/>
          <w:marTop w:val="0"/>
          <w:marBottom w:val="0"/>
          <w:divBdr>
            <w:top w:val="none" w:sz="0" w:space="0" w:color="auto"/>
            <w:left w:val="none" w:sz="0" w:space="0" w:color="auto"/>
            <w:bottom w:val="none" w:sz="0" w:space="0" w:color="auto"/>
            <w:right w:val="none" w:sz="0" w:space="0" w:color="auto"/>
          </w:divBdr>
        </w:div>
        <w:div w:id="283928831">
          <w:marLeft w:val="0"/>
          <w:marRight w:val="0"/>
          <w:marTop w:val="0"/>
          <w:marBottom w:val="0"/>
          <w:divBdr>
            <w:top w:val="none" w:sz="0" w:space="0" w:color="auto"/>
            <w:left w:val="none" w:sz="0" w:space="0" w:color="auto"/>
            <w:bottom w:val="none" w:sz="0" w:space="0" w:color="auto"/>
            <w:right w:val="none" w:sz="0" w:space="0" w:color="auto"/>
          </w:divBdr>
        </w:div>
        <w:div w:id="309289717">
          <w:marLeft w:val="0"/>
          <w:marRight w:val="0"/>
          <w:marTop w:val="0"/>
          <w:marBottom w:val="0"/>
          <w:divBdr>
            <w:top w:val="none" w:sz="0" w:space="0" w:color="auto"/>
            <w:left w:val="none" w:sz="0" w:space="0" w:color="auto"/>
            <w:bottom w:val="none" w:sz="0" w:space="0" w:color="auto"/>
            <w:right w:val="none" w:sz="0" w:space="0" w:color="auto"/>
          </w:divBdr>
        </w:div>
        <w:div w:id="346949280">
          <w:marLeft w:val="0"/>
          <w:marRight w:val="0"/>
          <w:marTop w:val="0"/>
          <w:marBottom w:val="0"/>
          <w:divBdr>
            <w:top w:val="none" w:sz="0" w:space="0" w:color="auto"/>
            <w:left w:val="none" w:sz="0" w:space="0" w:color="auto"/>
            <w:bottom w:val="none" w:sz="0" w:space="0" w:color="auto"/>
            <w:right w:val="none" w:sz="0" w:space="0" w:color="auto"/>
          </w:divBdr>
        </w:div>
        <w:div w:id="605232321">
          <w:marLeft w:val="0"/>
          <w:marRight w:val="0"/>
          <w:marTop w:val="0"/>
          <w:marBottom w:val="0"/>
          <w:divBdr>
            <w:top w:val="none" w:sz="0" w:space="0" w:color="auto"/>
            <w:left w:val="none" w:sz="0" w:space="0" w:color="auto"/>
            <w:bottom w:val="none" w:sz="0" w:space="0" w:color="auto"/>
            <w:right w:val="none" w:sz="0" w:space="0" w:color="auto"/>
          </w:divBdr>
        </w:div>
        <w:div w:id="640964693">
          <w:marLeft w:val="0"/>
          <w:marRight w:val="0"/>
          <w:marTop w:val="0"/>
          <w:marBottom w:val="0"/>
          <w:divBdr>
            <w:top w:val="none" w:sz="0" w:space="0" w:color="auto"/>
            <w:left w:val="none" w:sz="0" w:space="0" w:color="auto"/>
            <w:bottom w:val="none" w:sz="0" w:space="0" w:color="auto"/>
            <w:right w:val="none" w:sz="0" w:space="0" w:color="auto"/>
          </w:divBdr>
        </w:div>
        <w:div w:id="675041104">
          <w:marLeft w:val="0"/>
          <w:marRight w:val="0"/>
          <w:marTop w:val="0"/>
          <w:marBottom w:val="0"/>
          <w:divBdr>
            <w:top w:val="none" w:sz="0" w:space="0" w:color="auto"/>
            <w:left w:val="none" w:sz="0" w:space="0" w:color="auto"/>
            <w:bottom w:val="none" w:sz="0" w:space="0" w:color="auto"/>
            <w:right w:val="none" w:sz="0" w:space="0" w:color="auto"/>
          </w:divBdr>
        </w:div>
        <w:div w:id="737901551">
          <w:marLeft w:val="0"/>
          <w:marRight w:val="0"/>
          <w:marTop w:val="0"/>
          <w:marBottom w:val="0"/>
          <w:divBdr>
            <w:top w:val="none" w:sz="0" w:space="0" w:color="auto"/>
            <w:left w:val="none" w:sz="0" w:space="0" w:color="auto"/>
            <w:bottom w:val="none" w:sz="0" w:space="0" w:color="auto"/>
            <w:right w:val="none" w:sz="0" w:space="0" w:color="auto"/>
          </w:divBdr>
        </w:div>
        <w:div w:id="875657485">
          <w:marLeft w:val="0"/>
          <w:marRight w:val="0"/>
          <w:marTop w:val="0"/>
          <w:marBottom w:val="0"/>
          <w:divBdr>
            <w:top w:val="none" w:sz="0" w:space="0" w:color="auto"/>
            <w:left w:val="none" w:sz="0" w:space="0" w:color="auto"/>
            <w:bottom w:val="none" w:sz="0" w:space="0" w:color="auto"/>
            <w:right w:val="none" w:sz="0" w:space="0" w:color="auto"/>
          </w:divBdr>
        </w:div>
        <w:div w:id="967054254">
          <w:marLeft w:val="0"/>
          <w:marRight w:val="0"/>
          <w:marTop w:val="0"/>
          <w:marBottom w:val="0"/>
          <w:divBdr>
            <w:top w:val="none" w:sz="0" w:space="0" w:color="auto"/>
            <w:left w:val="none" w:sz="0" w:space="0" w:color="auto"/>
            <w:bottom w:val="none" w:sz="0" w:space="0" w:color="auto"/>
            <w:right w:val="none" w:sz="0" w:space="0" w:color="auto"/>
          </w:divBdr>
        </w:div>
        <w:div w:id="1118765379">
          <w:marLeft w:val="0"/>
          <w:marRight w:val="0"/>
          <w:marTop w:val="0"/>
          <w:marBottom w:val="0"/>
          <w:divBdr>
            <w:top w:val="none" w:sz="0" w:space="0" w:color="auto"/>
            <w:left w:val="none" w:sz="0" w:space="0" w:color="auto"/>
            <w:bottom w:val="none" w:sz="0" w:space="0" w:color="auto"/>
            <w:right w:val="none" w:sz="0" w:space="0" w:color="auto"/>
          </w:divBdr>
        </w:div>
        <w:div w:id="1123229827">
          <w:marLeft w:val="0"/>
          <w:marRight w:val="0"/>
          <w:marTop w:val="0"/>
          <w:marBottom w:val="0"/>
          <w:divBdr>
            <w:top w:val="none" w:sz="0" w:space="0" w:color="auto"/>
            <w:left w:val="none" w:sz="0" w:space="0" w:color="auto"/>
            <w:bottom w:val="none" w:sz="0" w:space="0" w:color="auto"/>
            <w:right w:val="none" w:sz="0" w:space="0" w:color="auto"/>
          </w:divBdr>
        </w:div>
        <w:div w:id="1136266305">
          <w:marLeft w:val="0"/>
          <w:marRight w:val="0"/>
          <w:marTop w:val="0"/>
          <w:marBottom w:val="0"/>
          <w:divBdr>
            <w:top w:val="none" w:sz="0" w:space="0" w:color="auto"/>
            <w:left w:val="none" w:sz="0" w:space="0" w:color="auto"/>
            <w:bottom w:val="none" w:sz="0" w:space="0" w:color="auto"/>
            <w:right w:val="none" w:sz="0" w:space="0" w:color="auto"/>
          </w:divBdr>
        </w:div>
        <w:div w:id="1290282696">
          <w:marLeft w:val="0"/>
          <w:marRight w:val="0"/>
          <w:marTop w:val="0"/>
          <w:marBottom w:val="0"/>
          <w:divBdr>
            <w:top w:val="none" w:sz="0" w:space="0" w:color="auto"/>
            <w:left w:val="none" w:sz="0" w:space="0" w:color="auto"/>
            <w:bottom w:val="none" w:sz="0" w:space="0" w:color="auto"/>
            <w:right w:val="none" w:sz="0" w:space="0" w:color="auto"/>
          </w:divBdr>
        </w:div>
        <w:div w:id="1345354346">
          <w:marLeft w:val="0"/>
          <w:marRight w:val="0"/>
          <w:marTop w:val="0"/>
          <w:marBottom w:val="0"/>
          <w:divBdr>
            <w:top w:val="none" w:sz="0" w:space="0" w:color="auto"/>
            <w:left w:val="none" w:sz="0" w:space="0" w:color="auto"/>
            <w:bottom w:val="none" w:sz="0" w:space="0" w:color="auto"/>
            <w:right w:val="none" w:sz="0" w:space="0" w:color="auto"/>
          </w:divBdr>
        </w:div>
        <w:div w:id="1362129313">
          <w:marLeft w:val="0"/>
          <w:marRight w:val="0"/>
          <w:marTop w:val="0"/>
          <w:marBottom w:val="0"/>
          <w:divBdr>
            <w:top w:val="none" w:sz="0" w:space="0" w:color="auto"/>
            <w:left w:val="none" w:sz="0" w:space="0" w:color="auto"/>
            <w:bottom w:val="none" w:sz="0" w:space="0" w:color="auto"/>
            <w:right w:val="none" w:sz="0" w:space="0" w:color="auto"/>
          </w:divBdr>
        </w:div>
        <w:div w:id="1381320005">
          <w:marLeft w:val="0"/>
          <w:marRight w:val="0"/>
          <w:marTop w:val="0"/>
          <w:marBottom w:val="0"/>
          <w:divBdr>
            <w:top w:val="none" w:sz="0" w:space="0" w:color="auto"/>
            <w:left w:val="none" w:sz="0" w:space="0" w:color="auto"/>
            <w:bottom w:val="none" w:sz="0" w:space="0" w:color="auto"/>
            <w:right w:val="none" w:sz="0" w:space="0" w:color="auto"/>
          </w:divBdr>
        </w:div>
        <w:div w:id="1402632873">
          <w:marLeft w:val="0"/>
          <w:marRight w:val="0"/>
          <w:marTop w:val="0"/>
          <w:marBottom w:val="0"/>
          <w:divBdr>
            <w:top w:val="none" w:sz="0" w:space="0" w:color="auto"/>
            <w:left w:val="none" w:sz="0" w:space="0" w:color="auto"/>
            <w:bottom w:val="none" w:sz="0" w:space="0" w:color="auto"/>
            <w:right w:val="none" w:sz="0" w:space="0" w:color="auto"/>
          </w:divBdr>
        </w:div>
        <w:div w:id="1405029321">
          <w:marLeft w:val="0"/>
          <w:marRight w:val="0"/>
          <w:marTop w:val="0"/>
          <w:marBottom w:val="0"/>
          <w:divBdr>
            <w:top w:val="none" w:sz="0" w:space="0" w:color="auto"/>
            <w:left w:val="none" w:sz="0" w:space="0" w:color="auto"/>
            <w:bottom w:val="none" w:sz="0" w:space="0" w:color="auto"/>
            <w:right w:val="none" w:sz="0" w:space="0" w:color="auto"/>
          </w:divBdr>
        </w:div>
        <w:div w:id="1569219036">
          <w:marLeft w:val="0"/>
          <w:marRight w:val="0"/>
          <w:marTop w:val="0"/>
          <w:marBottom w:val="0"/>
          <w:divBdr>
            <w:top w:val="none" w:sz="0" w:space="0" w:color="auto"/>
            <w:left w:val="none" w:sz="0" w:space="0" w:color="auto"/>
            <w:bottom w:val="none" w:sz="0" w:space="0" w:color="auto"/>
            <w:right w:val="none" w:sz="0" w:space="0" w:color="auto"/>
          </w:divBdr>
        </w:div>
        <w:div w:id="1733691509">
          <w:marLeft w:val="0"/>
          <w:marRight w:val="0"/>
          <w:marTop w:val="0"/>
          <w:marBottom w:val="0"/>
          <w:divBdr>
            <w:top w:val="none" w:sz="0" w:space="0" w:color="auto"/>
            <w:left w:val="none" w:sz="0" w:space="0" w:color="auto"/>
            <w:bottom w:val="none" w:sz="0" w:space="0" w:color="auto"/>
            <w:right w:val="none" w:sz="0" w:space="0" w:color="auto"/>
          </w:divBdr>
        </w:div>
        <w:div w:id="1735468006">
          <w:marLeft w:val="0"/>
          <w:marRight w:val="0"/>
          <w:marTop w:val="0"/>
          <w:marBottom w:val="0"/>
          <w:divBdr>
            <w:top w:val="none" w:sz="0" w:space="0" w:color="auto"/>
            <w:left w:val="none" w:sz="0" w:space="0" w:color="auto"/>
            <w:bottom w:val="none" w:sz="0" w:space="0" w:color="auto"/>
            <w:right w:val="none" w:sz="0" w:space="0" w:color="auto"/>
          </w:divBdr>
        </w:div>
        <w:div w:id="1741950530">
          <w:marLeft w:val="0"/>
          <w:marRight w:val="0"/>
          <w:marTop w:val="0"/>
          <w:marBottom w:val="0"/>
          <w:divBdr>
            <w:top w:val="none" w:sz="0" w:space="0" w:color="auto"/>
            <w:left w:val="none" w:sz="0" w:space="0" w:color="auto"/>
            <w:bottom w:val="none" w:sz="0" w:space="0" w:color="auto"/>
            <w:right w:val="none" w:sz="0" w:space="0" w:color="auto"/>
          </w:divBdr>
        </w:div>
        <w:div w:id="2031644662">
          <w:marLeft w:val="0"/>
          <w:marRight w:val="0"/>
          <w:marTop w:val="0"/>
          <w:marBottom w:val="0"/>
          <w:divBdr>
            <w:top w:val="none" w:sz="0" w:space="0" w:color="auto"/>
            <w:left w:val="none" w:sz="0" w:space="0" w:color="auto"/>
            <w:bottom w:val="none" w:sz="0" w:space="0" w:color="auto"/>
            <w:right w:val="none" w:sz="0" w:space="0" w:color="auto"/>
          </w:divBdr>
        </w:div>
      </w:divsChild>
    </w:div>
    <w:div w:id="1481537577">
      <w:bodyDiv w:val="1"/>
      <w:marLeft w:val="0"/>
      <w:marRight w:val="0"/>
      <w:marTop w:val="0"/>
      <w:marBottom w:val="0"/>
      <w:divBdr>
        <w:top w:val="none" w:sz="0" w:space="0" w:color="auto"/>
        <w:left w:val="none" w:sz="0" w:space="0" w:color="auto"/>
        <w:bottom w:val="none" w:sz="0" w:space="0" w:color="auto"/>
        <w:right w:val="none" w:sz="0" w:space="0" w:color="auto"/>
      </w:divBdr>
      <w:divsChild>
        <w:div w:id="11770">
          <w:marLeft w:val="1800"/>
          <w:marRight w:val="0"/>
          <w:marTop w:val="106"/>
          <w:marBottom w:val="0"/>
          <w:divBdr>
            <w:top w:val="none" w:sz="0" w:space="0" w:color="auto"/>
            <w:left w:val="none" w:sz="0" w:space="0" w:color="auto"/>
            <w:bottom w:val="none" w:sz="0" w:space="0" w:color="auto"/>
            <w:right w:val="none" w:sz="0" w:space="0" w:color="auto"/>
          </w:divBdr>
        </w:div>
        <w:div w:id="317805258">
          <w:marLeft w:val="1800"/>
          <w:marRight w:val="0"/>
          <w:marTop w:val="106"/>
          <w:marBottom w:val="0"/>
          <w:divBdr>
            <w:top w:val="none" w:sz="0" w:space="0" w:color="auto"/>
            <w:left w:val="none" w:sz="0" w:space="0" w:color="auto"/>
            <w:bottom w:val="none" w:sz="0" w:space="0" w:color="auto"/>
            <w:right w:val="none" w:sz="0" w:space="0" w:color="auto"/>
          </w:divBdr>
        </w:div>
        <w:div w:id="559902904">
          <w:marLeft w:val="1166"/>
          <w:marRight w:val="0"/>
          <w:marTop w:val="125"/>
          <w:marBottom w:val="0"/>
          <w:divBdr>
            <w:top w:val="none" w:sz="0" w:space="0" w:color="auto"/>
            <w:left w:val="none" w:sz="0" w:space="0" w:color="auto"/>
            <w:bottom w:val="none" w:sz="0" w:space="0" w:color="auto"/>
            <w:right w:val="none" w:sz="0" w:space="0" w:color="auto"/>
          </w:divBdr>
        </w:div>
        <w:div w:id="1852407651">
          <w:marLeft w:val="1800"/>
          <w:marRight w:val="0"/>
          <w:marTop w:val="106"/>
          <w:marBottom w:val="0"/>
          <w:divBdr>
            <w:top w:val="none" w:sz="0" w:space="0" w:color="auto"/>
            <w:left w:val="none" w:sz="0" w:space="0" w:color="auto"/>
            <w:bottom w:val="none" w:sz="0" w:space="0" w:color="auto"/>
            <w:right w:val="none" w:sz="0" w:space="0" w:color="auto"/>
          </w:divBdr>
        </w:div>
        <w:div w:id="1860196105">
          <w:marLeft w:val="1166"/>
          <w:marRight w:val="0"/>
          <w:marTop w:val="125"/>
          <w:marBottom w:val="0"/>
          <w:divBdr>
            <w:top w:val="none" w:sz="0" w:space="0" w:color="auto"/>
            <w:left w:val="none" w:sz="0" w:space="0" w:color="auto"/>
            <w:bottom w:val="none" w:sz="0" w:space="0" w:color="auto"/>
            <w:right w:val="none" w:sz="0" w:space="0" w:color="auto"/>
          </w:divBdr>
        </w:div>
        <w:div w:id="1947538801">
          <w:marLeft w:val="1800"/>
          <w:marRight w:val="0"/>
          <w:marTop w:val="106"/>
          <w:marBottom w:val="0"/>
          <w:divBdr>
            <w:top w:val="none" w:sz="0" w:space="0" w:color="auto"/>
            <w:left w:val="none" w:sz="0" w:space="0" w:color="auto"/>
            <w:bottom w:val="none" w:sz="0" w:space="0" w:color="auto"/>
            <w:right w:val="none" w:sz="0" w:space="0" w:color="auto"/>
          </w:divBdr>
        </w:div>
        <w:div w:id="1969774235">
          <w:marLeft w:val="1166"/>
          <w:marRight w:val="0"/>
          <w:marTop w:val="125"/>
          <w:marBottom w:val="0"/>
          <w:divBdr>
            <w:top w:val="none" w:sz="0" w:space="0" w:color="auto"/>
            <w:left w:val="none" w:sz="0" w:space="0" w:color="auto"/>
            <w:bottom w:val="none" w:sz="0" w:space="0" w:color="auto"/>
            <w:right w:val="none" w:sz="0" w:space="0" w:color="auto"/>
          </w:divBdr>
        </w:div>
      </w:divsChild>
    </w:div>
    <w:div w:id="1544513479">
      <w:bodyDiv w:val="1"/>
      <w:marLeft w:val="0"/>
      <w:marRight w:val="0"/>
      <w:marTop w:val="0"/>
      <w:marBottom w:val="0"/>
      <w:divBdr>
        <w:top w:val="none" w:sz="0" w:space="0" w:color="auto"/>
        <w:left w:val="none" w:sz="0" w:space="0" w:color="auto"/>
        <w:bottom w:val="none" w:sz="0" w:space="0" w:color="auto"/>
        <w:right w:val="none" w:sz="0" w:space="0" w:color="auto"/>
      </w:divBdr>
    </w:div>
    <w:div w:id="1575890064">
      <w:bodyDiv w:val="1"/>
      <w:marLeft w:val="0"/>
      <w:marRight w:val="0"/>
      <w:marTop w:val="0"/>
      <w:marBottom w:val="0"/>
      <w:divBdr>
        <w:top w:val="none" w:sz="0" w:space="0" w:color="auto"/>
        <w:left w:val="none" w:sz="0" w:space="0" w:color="auto"/>
        <w:bottom w:val="none" w:sz="0" w:space="0" w:color="auto"/>
        <w:right w:val="none" w:sz="0" w:space="0" w:color="auto"/>
      </w:divBdr>
    </w:div>
    <w:div w:id="1603224469">
      <w:bodyDiv w:val="1"/>
      <w:marLeft w:val="0"/>
      <w:marRight w:val="0"/>
      <w:marTop w:val="0"/>
      <w:marBottom w:val="0"/>
      <w:divBdr>
        <w:top w:val="none" w:sz="0" w:space="0" w:color="auto"/>
        <w:left w:val="none" w:sz="0" w:space="0" w:color="auto"/>
        <w:bottom w:val="none" w:sz="0" w:space="0" w:color="auto"/>
        <w:right w:val="none" w:sz="0" w:space="0" w:color="auto"/>
      </w:divBdr>
    </w:div>
    <w:div w:id="1612855000">
      <w:bodyDiv w:val="1"/>
      <w:marLeft w:val="0"/>
      <w:marRight w:val="0"/>
      <w:marTop w:val="0"/>
      <w:marBottom w:val="0"/>
      <w:divBdr>
        <w:top w:val="none" w:sz="0" w:space="0" w:color="auto"/>
        <w:left w:val="none" w:sz="0" w:space="0" w:color="auto"/>
        <w:bottom w:val="none" w:sz="0" w:space="0" w:color="auto"/>
        <w:right w:val="none" w:sz="0" w:space="0" w:color="auto"/>
      </w:divBdr>
      <w:divsChild>
        <w:div w:id="1169639835">
          <w:marLeft w:val="0"/>
          <w:marRight w:val="0"/>
          <w:marTop w:val="0"/>
          <w:marBottom w:val="0"/>
          <w:divBdr>
            <w:top w:val="none" w:sz="0" w:space="0" w:color="auto"/>
            <w:left w:val="none" w:sz="0" w:space="0" w:color="auto"/>
            <w:bottom w:val="none" w:sz="0" w:space="0" w:color="auto"/>
            <w:right w:val="none" w:sz="0" w:space="0" w:color="auto"/>
          </w:divBdr>
          <w:divsChild>
            <w:div w:id="980695379">
              <w:marLeft w:val="0"/>
              <w:marRight w:val="0"/>
              <w:marTop w:val="0"/>
              <w:marBottom w:val="0"/>
              <w:divBdr>
                <w:top w:val="none" w:sz="0" w:space="0" w:color="auto"/>
                <w:left w:val="none" w:sz="0" w:space="0" w:color="auto"/>
                <w:bottom w:val="none" w:sz="0" w:space="0" w:color="auto"/>
                <w:right w:val="none" w:sz="0" w:space="0" w:color="auto"/>
              </w:divBdr>
              <w:divsChild>
                <w:div w:id="2107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2253">
      <w:bodyDiv w:val="1"/>
      <w:marLeft w:val="0"/>
      <w:marRight w:val="0"/>
      <w:marTop w:val="0"/>
      <w:marBottom w:val="0"/>
      <w:divBdr>
        <w:top w:val="none" w:sz="0" w:space="0" w:color="auto"/>
        <w:left w:val="none" w:sz="0" w:space="0" w:color="auto"/>
        <w:bottom w:val="none" w:sz="0" w:space="0" w:color="auto"/>
        <w:right w:val="none" w:sz="0" w:space="0" w:color="auto"/>
      </w:divBdr>
    </w:div>
    <w:div w:id="1618179064">
      <w:bodyDiv w:val="1"/>
      <w:marLeft w:val="0"/>
      <w:marRight w:val="0"/>
      <w:marTop w:val="0"/>
      <w:marBottom w:val="0"/>
      <w:divBdr>
        <w:top w:val="none" w:sz="0" w:space="0" w:color="auto"/>
        <w:left w:val="none" w:sz="0" w:space="0" w:color="auto"/>
        <w:bottom w:val="none" w:sz="0" w:space="0" w:color="auto"/>
        <w:right w:val="none" w:sz="0" w:space="0" w:color="auto"/>
      </w:divBdr>
    </w:div>
    <w:div w:id="1660422054">
      <w:bodyDiv w:val="1"/>
      <w:marLeft w:val="0"/>
      <w:marRight w:val="0"/>
      <w:marTop w:val="0"/>
      <w:marBottom w:val="0"/>
      <w:divBdr>
        <w:top w:val="none" w:sz="0" w:space="0" w:color="auto"/>
        <w:left w:val="none" w:sz="0" w:space="0" w:color="auto"/>
        <w:bottom w:val="none" w:sz="0" w:space="0" w:color="auto"/>
        <w:right w:val="none" w:sz="0" w:space="0" w:color="auto"/>
      </w:divBdr>
    </w:div>
    <w:div w:id="1675911428">
      <w:bodyDiv w:val="1"/>
      <w:marLeft w:val="0"/>
      <w:marRight w:val="0"/>
      <w:marTop w:val="0"/>
      <w:marBottom w:val="0"/>
      <w:divBdr>
        <w:top w:val="none" w:sz="0" w:space="0" w:color="auto"/>
        <w:left w:val="none" w:sz="0" w:space="0" w:color="auto"/>
        <w:bottom w:val="none" w:sz="0" w:space="0" w:color="auto"/>
        <w:right w:val="none" w:sz="0" w:space="0" w:color="auto"/>
      </w:divBdr>
    </w:div>
    <w:div w:id="1758290007">
      <w:bodyDiv w:val="1"/>
      <w:marLeft w:val="0"/>
      <w:marRight w:val="0"/>
      <w:marTop w:val="0"/>
      <w:marBottom w:val="0"/>
      <w:divBdr>
        <w:top w:val="none" w:sz="0" w:space="0" w:color="auto"/>
        <w:left w:val="none" w:sz="0" w:space="0" w:color="auto"/>
        <w:bottom w:val="none" w:sz="0" w:space="0" w:color="auto"/>
        <w:right w:val="none" w:sz="0" w:space="0" w:color="auto"/>
      </w:divBdr>
    </w:div>
    <w:div w:id="1767260945">
      <w:bodyDiv w:val="1"/>
      <w:marLeft w:val="0"/>
      <w:marRight w:val="0"/>
      <w:marTop w:val="0"/>
      <w:marBottom w:val="0"/>
      <w:divBdr>
        <w:top w:val="none" w:sz="0" w:space="0" w:color="auto"/>
        <w:left w:val="none" w:sz="0" w:space="0" w:color="auto"/>
        <w:bottom w:val="none" w:sz="0" w:space="0" w:color="auto"/>
        <w:right w:val="none" w:sz="0" w:space="0" w:color="auto"/>
      </w:divBdr>
    </w:div>
    <w:div w:id="1785534216">
      <w:bodyDiv w:val="1"/>
      <w:marLeft w:val="0"/>
      <w:marRight w:val="0"/>
      <w:marTop w:val="0"/>
      <w:marBottom w:val="0"/>
      <w:divBdr>
        <w:top w:val="none" w:sz="0" w:space="0" w:color="auto"/>
        <w:left w:val="none" w:sz="0" w:space="0" w:color="auto"/>
        <w:bottom w:val="none" w:sz="0" w:space="0" w:color="auto"/>
        <w:right w:val="none" w:sz="0" w:space="0" w:color="auto"/>
      </w:divBdr>
    </w:div>
    <w:div w:id="1804468670">
      <w:bodyDiv w:val="1"/>
      <w:marLeft w:val="0"/>
      <w:marRight w:val="0"/>
      <w:marTop w:val="0"/>
      <w:marBottom w:val="0"/>
      <w:divBdr>
        <w:top w:val="none" w:sz="0" w:space="0" w:color="auto"/>
        <w:left w:val="none" w:sz="0" w:space="0" w:color="auto"/>
        <w:bottom w:val="none" w:sz="0" w:space="0" w:color="auto"/>
        <w:right w:val="none" w:sz="0" w:space="0" w:color="auto"/>
      </w:divBdr>
    </w:div>
    <w:div w:id="1813787953">
      <w:bodyDiv w:val="1"/>
      <w:marLeft w:val="0"/>
      <w:marRight w:val="0"/>
      <w:marTop w:val="0"/>
      <w:marBottom w:val="0"/>
      <w:divBdr>
        <w:top w:val="none" w:sz="0" w:space="0" w:color="auto"/>
        <w:left w:val="none" w:sz="0" w:space="0" w:color="auto"/>
        <w:bottom w:val="none" w:sz="0" w:space="0" w:color="auto"/>
        <w:right w:val="none" w:sz="0" w:space="0" w:color="auto"/>
      </w:divBdr>
      <w:divsChild>
        <w:div w:id="1927810198">
          <w:marLeft w:val="0"/>
          <w:marRight w:val="0"/>
          <w:marTop w:val="0"/>
          <w:marBottom w:val="0"/>
          <w:divBdr>
            <w:top w:val="none" w:sz="0" w:space="0" w:color="auto"/>
            <w:left w:val="none" w:sz="0" w:space="0" w:color="auto"/>
            <w:bottom w:val="none" w:sz="0" w:space="0" w:color="auto"/>
            <w:right w:val="none" w:sz="0" w:space="0" w:color="auto"/>
          </w:divBdr>
          <w:divsChild>
            <w:div w:id="1493644718">
              <w:marLeft w:val="0"/>
              <w:marRight w:val="0"/>
              <w:marTop w:val="72"/>
              <w:marBottom w:val="0"/>
              <w:divBdr>
                <w:top w:val="single" w:sz="4" w:space="4" w:color="666666"/>
                <w:left w:val="none" w:sz="0" w:space="0" w:color="auto"/>
                <w:bottom w:val="none" w:sz="0" w:space="0" w:color="auto"/>
                <w:right w:val="none" w:sz="0" w:space="0" w:color="auto"/>
              </w:divBdr>
            </w:div>
          </w:divsChild>
        </w:div>
      </w:divsChild>
    </w:div>
    <w:div w:id="1879313737">
      <w:bodyDiv w:val="1"/>
      <w:marLeft w:val="0"/>
      <w:marRight w:val="0"/>
      <w:marTop w:val="0"/>
      <w:marBottom w:val="0"/>
      <w:divBdr>
        <w:top w:val="none" w:sz="0" w:space="0" w:color="auto"/>
        <w:left w:val="none" w:sz="0" w:space="0" w:color="auto"/>
        <w:bottom w:val="none" w:sz="0" w:space="0" w:color="auto"/>
        <w:right w:val="none" w:sz="0" w:space="0" w:color="auto"/>
      </w:divBdr>
    </w:div>
    <w:div w:id="1897466273">
      <w:bodyDiv w:val="1"/>
      <w:marLeft w:val="0"/>
      <w:marRight w:val="0"/>
      <w:marTop w:val="0"/>
      <w:marBottom w:val="0"/>
      <w:divBdr>
        <w:top w:val="none" w:sz="0" w:space="0" w:color="auto"/>
        <w:left w:val="none" w:sz="0" w:space="0" w:color="auto"/>
        <w:bottom w:val="none" w:sz="0" w:space="0" w:color="auto"/>
        <w:right w:val="none" w:sz="0" w:space="0" w:color="auto"/>
      </w:divBdr>
      <w:divsChild>
        <w:div w:id="2062248026">
          <w:marLeft w:val="0"/>
          <w:marRight w:val="0"/>
          <w:marTop w:val="0"/>
          <w:marBottom w:val="0"/>
          <w:divBdr>
            <w:top w:val="none" w:sz="0" w:space="0" w:color="auto"/>
            <w:left w:val="none" w:sz="0" w:space="0" w:color="auto"/>
            <w:bottom w:val="none" w:sz="0" w:space="0" w:color="auto"/>
            <w:right w:val="none" w:sz="0" w:space="0" w:color="auto"/>
          </w:divBdr>
          <w:divsChild>
            <w:div w:id="301273045">
              <w:marLeft w:val="0"/>
              <w:marRight w:val="0"/>
              <w:marTop w:val="0"/>
              <w:marBottom w:val="0"/>
              <w:divBdr>
                <w:top w:val="none" w:sz="0" w:space="0" w:color="auto"/>
                <w:left w:val="none" w:sz="0" w:space="0" w:color="auto"/>
                <w:bottom w:val="none" w:sz="0" w:space="0" w:color="auto"/>
                <w:right w:val="none" w:sz="0" w:space="0" w:color="auto"/>
              </w:divBdr>
              <w:divsChild>
                <w:div w:id="164797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02248">
      <w:bodyDiv w:val="1"/>
      <w:marLeft w:val="0"/>
      <w:marRight w:val="0"/>
      <w:marTop w:val="0"/>
      <w:marBottom w:val="0"/>
      <w:divBdr>
        <w:top w:val="none" w:sz="0" w:space="0" w:color="auto"/>
        <w:left w:val="none" w:sz="0" w:space="0" w:color="auto"/>
        <w:bottom w:val="none" w:sz="0" w:space="0" w:color="auto"/>
        <w:right w:val="none" w:sz="0" w:space="0" w:color="auto"/>
      </w:divBdr>
    </w:div>
    <w:div w:id="2042775436">
      <w:bodyDiv w:val="1"/>
      <w:marLeft w:val="0"/>
      <w:marRight w:val="0"/>
      <w:marTop w:val="0"/>
      <w:marBottom w:val="0"/>
      <w:divBdr>
        <w:top w:val="none" w:sz="0" w:space="0" w:color="auto"/>
        <w:left w:val="none" w:sz="0" w:space="0" w:color="auto"/>
        <w:bottom w:val="none" w:sz="0" w:space="0" w:color="auto"/>
        <w:right w:val="none" w:sz="0" w:space="0" w:color="auto"/>
      </w:divBdr>
    </w:div>
    <w:div w:id="2044595120">
      <w:bodyDiv w:val="1"/>
      <w:marLeft w:val="0"/>
      <w:marRight w:val="0"/>
      <w:marTop w:val="0"/>
      <w:marBottom w:val="0"/>
      <w:divBdr>
        <w:top w:val="none" w:sz="0" w:space="0" w:color="auto"/>
        <w:left w:val="none" w:sz="0" w:space="0" w:color="auto"/>
        <w:bottom w:val="none" w:sz="0" w:space="0" w:color="auto"/>
        <w:right w:val="none" w:sz="0" w:space="0" w:color="auto"/>
      </w:divBdr>
    </w:div>
    <w:div w:id="2071684809">
      <w:bodyDiv w:val="1"/>
      <w:marLeft w:val="0"/>
      <w:marRight w:val="0"/>
      <w:marTop w:val="0"/>
      <w:marBottom w:val="0"/>
      <w:divBdr>
        <w:top w:val="none" w:sz="0" w:space="0" w:color="auto"/>
        <w:left w:val="none" w:sz="0" w:space="0" w:color="auto"/>
        <w:bottom w:val="none" w:sz="0" w:space="0" w:color="auto"/>
        <w:right w:val="none" w:sz="0" w:space="0" w:color="auto"/>
      </w:divBdr>
    </w:div>
    <w:div w:id="2114082778">
      <w:bodyDiv w:val="1"/>
      <w:marLeft w:val="0"/>
      <w:marRight w:val="0"/>
      <w:marTop w:val="0"/>
      <w:marBottom w:val="0"/>
      <w:divBdr>
        <w:top w:val="none" w:sz="0" w:space="0" w:color="auto"/>
        <w:left w:val="none" w:sz="0" w:space="0" w:color="auto"/>
        <w:bottom w:val="none" w:sz="0" w:space="0" w:color="auto"/>
        <w:right w:val="none" w:sz="0" w:space="0" w:color="auto"/>
      </w:divBdr>
    </w:div>
    <w:div w:id="2120372001">
      <w:bodyDiv w:val="1"/>
      <w:marLeft w:val="0"/>
      <w:marRight w:val="0"/>
      <w:marTop w:val="0"/>
      <w:marBottom w:val="0"/>
      <w:divBdr>
        <w:top w:val="none" w:sz="0" w:space="0" w:color="auto"/>
        <w:left w:val="none" w:sz="0" w:space="0" w:color="auto"/>
        <w:bottom w:val="none" w:sz="0" w:space="0" w:color="auto"/>
        <w:right w:val="none" w:sz="0" w:space="0" w:color="auto"/>
      </w:divBdr>
    </w:div>
    <w:div w:id="2134706879">
      <w:bodyDiv w:val="1"/>
      <w:marLeft w:val="0"/>
      <w:marRight w:val="0"/>
      <w:marTop w:val="0"/>
      <w:marBottom w:val="0"/>
      <w:divBdr>
        <w:top w:val="none" w:sz="0" w:space="0" w:color="auto"/>
        <w:left w:val="none" w:sz="0" w:space="0" w:color="auto"/>
        <w:bottom w:val="none" w:sz="0" w:space="0" w:color="auto"/>
        <w:right w:val="none" w:sz="0" w:space="0" w:color="auto"/>
      </w:divBdr>
    </w:div>
    <w:div w:id="2144927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arxiv.org/abs/1512.03385" TargetMode="External"/><Relationship Id="rId2" Type="http://schemas.openxmlformats.org/officeDocument/2006/relationships/hyperlink" Target="https://arxiv.org/abs/2003.04297" TargetMode="External"/><Relationship Id="rId1" Type="http://schemas.openxmlformats.org/officeDocument/2006/relationships/hyperlink" Target="https://www.earthdata.nasa.gov/learn/articles/ssl-impact-blog" TargetMode="External"/><Relationship Id="rId5" Type="http://schemas.openxmlformats.org/officeDocument/2006/relationships/hyperlink" Target="https://github.com/pytorch/pytorch/issues/13246" TargetMode="External"/><Relationship Id="rId4" Type="http://schemas.openxmlformats.org/officeDocument/2006/relationships/hyperlink" Target="https://github.com/google-research/simcl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alamposAndreou\di.uoa.gr\EO4EU%20-%20Documents\WP3\Deliverables\D3.2_v1.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79A40748ED7343AE6428D20827D466" ma:contentTypeVersion="17" ma:contentTypeDescription="Create a new document." ma:contentTypeScope="" ma:versionID="871ca78f76e6932c3b3a9be52590c1f5">
  <xsd:schema xmlns:xsd="http://www.w3.org/2001/XMLSchema" xmlns:xs="http://www.w3.org/2001/XMLSchema" xmlns:p="http://schemas.microsoft.com/office/2006/metadata/properties" xmlns:ns2="05f3f928-f0f4-4719-b0da-43e64ed89f1e" xmlns:ns3="620573c8-ea56-4bfe-9950-031cebc027b4" targetNamespace="http://schemas.microsoft.com/office/2006/metadata/properties" ma:root="true" ma:fieldsID="6594ae42ec650f99633d14db220e610c" ns2:_="" ns3:_="">
    <xsd:import namespace="05f3f928-f0f4-4719-b0da-43e64ed89f1e"/>
    <xsd:import namespace="620573c8-ea56-4bfe-9950-031cebc027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TaxCatchAll" minOccurs="0"/>
                <xsd:element ref="ns2:MediaServiceOCR" minOccurs="0"/>
                <xsd:element ref="ns2:MediaServiceGenerationTime" minOccurs="0"/>
                <xsd:element ref="ns2:MediaServiceEventHashCode" minOccurs="0"/>
                <xsd:element ref="ns2:lcf76f155ced4ddcb4097134ff3c332f" minOccurs="0"/>
                <xsd:element ref="ns2:MediaServiceDateTaken"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f3f928-f0f4-4719-b0da-43e64ed89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1f74e25-0f36-4d5c-b569-6502670b650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0573c8-ea56-4bfe-9950-031cebc027b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4ca871b-37ed-4b92-810a-36f1ec7951c7}" ma:internalName="TaxCatchAll" ma:showField="CatchAllData" ma:web="620573c8-ea56-4bfe-9950-031cebc027b4">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5f3f928-f0f4-4719-b0da-43e64ed89f1e">
      <Terms xmlns="http://schemas.microsoft.com/office/infopath/2007/PartnerControls"/>
    </lcf76f155ced4ddcb4097134ff3c332f>
    <TaxCatchAll xmlns="620573c8-ea56-4bfe-9950-031cebc027b4"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CCA139-17FC-4AC8-BC75-EC88CEBCC4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f3f928-f0f4-4719-b0da-43e64ed89f1e"/>
    <ds:schemaRef ds:uri="620573c8-ea56-4bfe-9950-031cebc027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A1204F-3151-4FB4-8ED7-B81EB0440941}">
  <ds:schemaRefs>
    <ds:schemaRef ds:uri="http://schemas.microsoft.com/office/2006/metadata/properties"/>
    <ds:schemaRef ds:uri="http://schemas.microsoft.com/office/infopath/2007/PartnerControls"/>
    <ds:schemaRef ds:uri="05f3f928-f0f4-4719-b0da-43e64ed89f1e"/>
    <ds:schemaRef ds:uri="620573c8-ea56-4bfe-9950-031cebc027b4"/>
  </ds:schemaRefs>
</ds:datastoreItem>
</file>

<file path=customXml/itemProps3.xml><?xml version="1.0" encoding="utf-8"?>
<ds:datastoreItem xmlns:ds="http://schemas.openxmlformats.org/officeDocument/2006/customXml" ds:itemID="{A042F4AA-7BB9-497F-AF0C-88C2BCA2616C}">
  <ds:schemaRefs>
    <ds:schemaRef ds:uri="http://schemas.openxmlformats.org/officeDocument/2006/bibliography"/>
  </ds:schemaRefs>
</ds:datastoreItem>
</file>

<file path=customXml/itemProps4.xml><?xml version="1.0" encoding="utf-8"?>
<ds:datastoreItem xmlns:ds="http://schemas.openxmlformats.org/officeDocument/2006/customXml" ds:itemID="{1DFBB7D6-BCC9-419B-83FA-11C3F1D809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C:\Users\CharalamposAndreou\di.uoa.gr\EO4EU - Documents\WP3\Deliverables\D3.2_v1.dotx</Template>
  <TotalTime>0</TotalTime>
  <Pages>48</Pages>
  <Words>20308</Words>
  <Characters>115762</Characters>
  <Application>Microsoft Office Word</Application>
  <DocSecurity>0</DocSecurity>
  <Lines>964</Lines>
  <Paragraphs>271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135799</CharactersWithSpaces>
  <SharedDoc>false</SharedDoc>
  <HLinks>
    <vt:vector size="258" baseType="variant">
      <vt:variant>
        <vt:i4>2031677</vt:i4>
      </vt:variant>
      <vt:variant>
        <vt:i4>224</vt:i4>
      </vt:variant>
      <vt:variant>
        <vt:i4>0</vt:i4>
      </vt:variant>
      <vt:variant>
        <vt:i4>5</vt:i4>
      </vt:variant>
      <vt:variant>
        <vt:lpwstr/>
      </vt:variant>
      <vt:variant>
        <vt:lpwstr>_Toc150941857</vt:lpwstr>
      </vt:variant>
      <vt:variant>
        <vt:i4>2031677</vt:i4>
      </vt:variant>
      <vt:variant>
        <vt:i4>218</vt:i4>
      </vt:variant>
      <vt:variant>
        <vt:i4>0</vt:i4>
      </vt:variant>
      <vt:variant>
        <vt:i4>5</vt:i4>
      </vt:variant>
      <vt:variant>
        <vt:lpwstr/>
      </vt:variant>
      <vt:variant>
        <vt:lpwstr>_Toc150941856</vt:lpwstr>
      </vt:variant>
      <vt:variant>
        <vt:i4>2031677</vt:i4>
      </vt:variant>
      <vt:variant>
        <vt:i4>212</vt:i4>
      </vt:variant>
      <vt:variant>
        <vt:i4>0</vt:i4>
      </vt:variant>
      <vt:variant>
        <vt:i4>5</vt:i4>
      </vt:variant>
      <vt:variant>
        <vt:lpwstr/>
      </vt:variant>
      <vt:variant>
        <vt:lpwstr>_Toc150941855</vt:lpwstr>
      </vt:variant>
      <vt:variant>
        <vt:i4>2031677</vt:i4>
      </vt:variant>
      <vt:variant>
        <vt:i4>206</vt:i4>
      </vt:variant>
      <vt:variant>
        <vt:i4>0</vt:i4>
      </vt:variant>
      <vt:variant>
        <vt:i4>5</vt:i4>
      </vt:variant>
      <vt:variant>
        <vt:lpwstr/>
      </vt:variant>
      <vt:variant>
        <vt:lpwstr>_Toc150941854</vt:lpwstr>
      </vt:variant>
      <vt:variant>
        <vt:i4>2031677</vt:i4>
      </vt:variant>
      <vt:variant>
        <vt:i4>200</vt:i4>
      </vt:variant>
      <vt:variant>
        <vt:i4>0</vt:i4>
      </vt:variant>
      <vt:variant>
        <vt:i4>5</vt:i4>
      </vt:variant>
      <vt:variant>
        <vt:lpwstr/>
      </vt:variant>
      <vt:variant>
        <vt:lpwstr>_Toc150941853</vt:lpwstr>
      </vt:variant>
      <vt:variant>
        <vt:i4>2031677</vt:i4>
      </vt:variant>
      <vt:variant>
        <vt:i4>194</vt:i4>
      </vt:variant>
      <vt:variant>
        <vt:i4>0</vt:i4>
      </vt:variant>
      <vt:variant>
        <vt:i4>5</vt:i4>
      </vt:variant>
      <vt:variant>
        <vt:lpwstr/>
      </vt:variant>
      <vt:variant>
        <vt:lpwstr>_Toc150941852</vt:lpwstr>
      </vt:variant>
      <vt:variant>
        <vt:i4>2031677</vt:i4>
      </vt:variant>
      <vt:variant>
        <vt:i4>188</vt:i4>
      </vt:variant>
      <vt:variant>
        <vt:i4>0</vt:i4>
      </vt:variant>
      <vt:variant>
        <vt:i4>5</vt:i4>
      </vt:variant>
      <vt:variant>
        <vt:lpwstr/>
      </vt:variant>
      <vt:variant>
        <vt:lpwstr>_Toc150941851</vt:lpwstr>
      </vt:variant>
      <vt:variant>
        <vt:i4>2031677</vt:i4>
      </vt:variant>
      <vt:variant>
        <vt:i4>182</vt:i4>
      </vt:variant>
      <vt:variant>
        <vt:i4>0</vt:i4>
      </vt:variant>
      <vt:variant>
        <vt:i4>5</vt:i4>
      </vt:variant>
      <vt:variant>
        <vt:lpwstr/>
      </vt:variant>
      <vt:variant>
        <vt:lpwstr>_Toc150941850</vt:lpwstr>
      </vt:variant>
      <vt:variant>
        <vt:i4>1966141</vt:i4>
      </vt:variant>
      <vt:variant>
        <vt:i4>176</vt:i4>
      </vt:variant>
      <vt:variant>
        <vt:i4>0</vt:i4>
      </vt:variant>
      <vt:variant>
        <vt:i4>5</vt:i4>
      </vt:variant>
      <vt:variant>
        <vt:lpwstr/>
      </vt:variant>
      <vt:variant>
        <vt:lpwstr>_Toc150941849</vt:lpwstr>
      </vt:variant>
      <vt:variant>
        <vt:i4>1966141</vt:i4>
      </vt:variant>
      <vt:variant>
        <vt:i4>170</vt:i4>
      </vt:variant>
      <vt:variant>
        <vt:i4>0</vt:i4>
      </vt:variant>
      <vt:variant>
        <vt:i4>5</vt:i4>
      </vt:variant>
      <vt:variant>
        <vt:lpwstr/>
      </vt:variant>
      <vt:variant>
        <vt:lpwstr>_Toc150941848</vt:lpwstr>
      </vt:variant>
      <vt:variant>
        <vt:i4>1966141</vt:i4>
      </vt:variant>
      <vt:variant>
        <vt:i4>164</vt:i4>
      </vt:variant>
      <vt:variant>
        <vt:i4>0</vt:i4>
      </vt:variant>
      <vt:variant>
        <vt:i4>5</vt:i4>
      </vt:variant>
      <vt:variant>
        <vt:lpwstr/>
      </vt:variant>
      <vt:variant>
        <vt:lpwstr>_Toc150941847</vt:lpwstr>
      </vt:variant>
      <vt:variant>
        <vt:i4>1966141</vt:i4>
      </vt:variant>
      <vt:variant>
        <vt:i4>158</vt:i4>
      </vt:variant>
      <vt:variant>
        <vt:i4>0</vt:i4>
      </vt:variant>
      <vt:variant>
        <vt:i4>5</vt:i4>
      </vt:variant>
      <vt:variant>
        <vt:lpwstr/>
      </vt:variant>
      <vt:variant>
        <vt:lpwstr>_Toc150941846</vt:lpwstr>
      </vt:variant>
      <vt:variant>
        <vt:i4>1966141</vt:i4>
      </vt:variant>
      <vt:variant>
        <vt:i4>152</vt:i4>
      </vt:variant>
      <vt:variant>
        <vt:i4>0</vt:i4>
      </vt:variant>
      <vt:variant>
        <vt:i4>5</vt:i4>
      </vt:variant>
      <vt:variant>
        <vt:lpwstr/>
      </vt:variant>
      <vt:variant>
        <vt:lpwstr>_Toc150941845</vt:lpwstr>
      </vt:variant>
      <vt:variant>
        <vt:i4>1966141</vt:i4>
      </vt:variant>
      <vt:variant>
        <vt:i4>146</vt:i4>
      </vt:variant>
      <vt:variant>
        <vt:i4>0</vt:i4>
      </vt:variant>
      <vt:variant>
        <vt:i4>5</vt:i4>
      </vt:variant>
      <vt:variant>
        <vt:lpwstr/>
      </vt:variant>
      <vt:variant>
        <vt:lpwstr>_Toc150941844</vt:lpwstr>
      </vt:variant>
      <vt:variant>
        <vt:i4>1966141</vt:i4>
      </vt:variant>
      <vt:variant>
        <vt:i4>140</vt:i4>
      </vt:variant>
      <vt:variant>
        <vt:i4>0</vt:i4>
      </vt:variant>
      <vt:variant>
        <vt:i4>5</vt:i4>
      </vt:variant>
      <vt:variant>
        <vt:lpwstr/>
      </vt:variant>
      <vt:variant>
        <vt:lpwstr>_Toc150941843</vt:lpwstr>
      </vt:variant>
      <vt:variant>
        <vt:i4>1966141</vt:i4>
      </vt:variant>
      <vt:variant>
        <vt:i4>134</vt:i4>
      </vt:variant>
      <vt:variant>
        <vt:i4>0</vt:i4>
      </vt:variant>
      <vt:variant>
        <vt:i4>5</vt:i4>
      </vt:variant>
      <vt:variant>
        <vt:lpwstr/>
      </vt:variant>
      <vt:variant>
        <vt:lpwstr>_Toc150941842</vt:lpwstr>
      </vt:variant>
      <vt:variant>
        <vt:i4>1966141</vt:i4>
      </vt:variant>
      <vt:variant>
        <vt:i4>128</vt:i4>
      </vt:variant>
      <vt:variant>
        <vt:i4>0</vt:i4>
      </vt:variant>
      <vt:variant>
        <vt:i4>5</vt:i4>
      </vt:variant>
      <vt:variant>
        <vt:lpwstr/>
      </vt:variant>
      <vt:variant>
        <vt:lpwstr>_Toc150941841</vt:lpwstr>
      </vt:variant>
      <vt:variant>
        <vt:i4>1966141</vt:i4>
      </vt:variant>
      <vt:variant>
        <vt:i4>122</vt:i4>
      </vt:variant>
      <vt:variant>
        <vt:i4>0</vt:i4>
      </vt:variant>
      <vt:variant>
        <vt:i4>5</vt:i4>
      </vt:variant>
      <vt:variant>
        <vt:lpwstr/>
      </vt:variant>
      <vt:variant>
        <vt:lpwstr>_Toc150941840</vt:lpwstr>
      </vt:variant>
      <vt:variant>
        <vt:i4>1638461</vt:i4>
      </vt:variant>
      <vt:variant>
        <vt:i4>116</vt:i4>
      </vt:variant>
      <vt:variant>
        <vt:i4>0</vt:i4>
      </vt:variant>
      <vt:variant>
        <vt:i4>5</vt:i4>
      </vt:variant>
      <vt:variant>
        <vt:lpwstr/>
      </vt:variant>
      <vt:variant>
        <vt:lpwstr>_Toc150941839</vt:lpwstr>
      </vt:variant>
      <vt:variant>
        <vt:i4>1638461</vt:i4>
      </vt:variant>
      <vt:variant>
        <vt:i4>110</vt:i4>
      </vt:variant>
      <vt:variant>
        <vt:i4>0</vt:i4>
      </vt:variant>
      <vt:variant>
        <vt:i4>5</vt:i4>
      </vt:variant>
      <vt:variant>
        <vt:lpwstr/>
      </vt:variant>
      <vt:variant>
        <vt:lpwstr>_Toc150941838</vt:lpwstr>
      </vt:variant>
      <vt:variant>
        <vt:i4>1638461</vt:i4>
      </vt:variant>
      <vt:variant>
        <vt:i4>104</vt:i4>
      </vt:variant>
      <vt:variant>
        <vt:i4>0</vt:i4>
      </vt:variant>
      <vt:variant>
        <vt:i4>5</vt:i4>
      </vt:variant>
      <vt:variant>
        <vt:lpwstr/>
      </vt:variant>
      <vt:variant>
        <vt:lpwstr>_Toc150941837</vt:lpwstr>
      </vt:variant>
      <vt:variant>
        <vt:i4>1638461</vt:i4>
      </vt:variant>
      <vt:variant>
        <vt:i4>98</vt:i4>
      </vt:variant>
      <vt:variant>
        <vt:i4>0</vt:i4>
      </vt:variant>
      <vt:variant>
        <vt:i4>5</vt:i4>
      </vt:variant>
      <vt:variant>
        <vt:lpwstr/>
      </vt:variant>
      <vt:variant>
        <vt:lpwstr>_Toc150941836</vt:lpwstr>
      </vt:variant>
      <vt:variant>
        <vt:i4>1638461</vt:i4>
      </vt:variant>
      <vt:variant>
        <vt:i4>92</vt:i4>
      </vt:variant>
      <vt:variant>
        <vt:i4>0</vt:i4>
      </vt:variant>
      <vt:variant>
        <vt:i4>5</vt:i4>
      </vt:variant>
      <vt:variant>
        <vt:lpwstr/>
      </vt:variant>
      <vt:variant>
        <vt:lpwstr>_Toc150941835</vt:lpwstr>
      </vt:variant>
      <vt:variant>
        <vt:i4>1638461</vt:i4>
      </vt:variant>
      <vt:variant>
        <vt:i4>86</vt:i4>
      </vt:variant>
      <vt:variant>
        <vt:i4>0</vt:i4>
      </vt:variant>
      <vt:variant>
        <vt:i4>5</vt:i4>
      </vt:variant>
      <vt:variant>
        <vt:lpwstr/>
      </vt:variant>
      <vt:variant>
        <vt:lpwstr>_Toc150941834</vt:lpwstr>
      </vt:variant>
      <vt:variant>
        <vt:i4>1638461</vt:i4>
      </vt:variant>
      <vt:variant>
        <vt:i4>80</vt:i4>
      </vt:variant>
      <vt:variant>
        <vt:i4>0</vt:i4>
      </vt:variant>
      <vt:variant>
        <vt:i4>5</vt:i4>
      </vt:variant>
      <vt:variant>
        <vt:lpwstr/>
      </vt:variant>
      <vt:variant>
        <vt:lpwstr>_Toc150941833</vt:lpwstr>
      </vt:variant>
      <vt:variant>
        <vt:i4>1638461</vt:i4>
      </vt:variant>
      <vt:variant>
        <vt:i4>74</vt:i4>
      </vt:variant>
      <vt:variant>
        <vt:i4>0</vt:i4>
      </vt:variant>
      <vt:variant>
        <vt:i4>5</vt:i4>
      </vt:variant>
      <vt:variant>
        <vt:lpwstr/>
      </vt:variant>
      <vt:variant>
        <vt:lpwstr>_Toc150941832</vt:lpwstr>
      </vt:variant>
      <vt:variant>
        <vt:i4>1638461</vt:i4>
      </vt:variant>
      <vt:variant>
        <vt:i4>68</vt:i4>
      </vt:variant>
      <vt:variant>
        <vt:i4>0</vt:i4>
      </vt:variant>
      <vt:variant>
        <vt:i4>5</vt:i4>
      </vt:variant>
      <vt:variant>
        <vt:lpwstr/>
      </vt:variant>
      <vt:variant>
        <vt:lpwstr>_Toc150941831</vt:lpwstr>
      </vt:variant>
      <vt:variant>
        <vt:i4>1638461</vt:i4>
      </vt:variant>
      <vt:variant>
        <vt:i4>62</vt:i4>
      </vt:variant>
      <vt:variant>
        <vt:i4>0</vt:i4>
      </vt:variant>
      <vt:variant>
        <vt:i4>5</vt:i4>
      </vt:variant>
      <vt:variant>
        <vt:lpwstr/>
      </vt:variant>
      <vt:variant>
        <vt:lpwstr>_Toc150941830</vt:lpwstr>
      </vt:variant>
      <vt:variant>
        <vt:i4>1572925</vt:i4>
      </vt:variant>
      <vt:variant>
        <vt:i4>56</vt:i4>
      </vt:variant>
      <vt:variant>
        <vt:i4>0</vt:i4>
      </vt:variant>
      <vt:variant>
        <vt:i4>5</vt:i4>
      </vt:variant>
      <vt:variant>
        <vt:lpwstr/>
      </vt:variant>
      <vt:variant>
        <vt:lpwstr>_Toc150941829</vt:lpwstr>
      </vt:variant>
      <vt:variant>
        <vt:i4>1572925</vt:i4>
      </vt:variant>
      <vt:variant>
        <vt:i4>50</vt:i4>
      </vt:variant>
      <vt:variant>
        <vt:i4>0</vt:i4>
      </vt:variant>
      <vt:variant>
        <vt:i4>5</vt:i4>
      </vt:variant>
      <vt:variant>
        <vt:lpwstr/>
      </vt:variant>
      <vt:variant>
        <vt:lpwstr>_Toc150941828</vt:lpwstr>
      </vt:variant>
      <vt:variant>
        <vt:i4>1572925</vt:i4>
      </vt:variant>
      <vt:variant>
        <vt:i4>44</vt:i4>
      </vt:variant>
      <vt:variant>
        <vt:i4>0</vt:i4>
      </vt:variant>
      <vt:variant>
        <vt:i4>5</vt:i4>
      </vt:variant>
      <vt:variant>
        <vt:lpwstr/>
      </vt:variant>
      <vt:variant>
        <vt:lpwstr>_Toc150941827</vt:lpwstr>
      </vt:variant>
      <vt:variant>
        <vt:i4>1572925</vt:i4>
      </vt:variant>
      <vt:variant>
        <vt:i4>38</vt:i4>
      </vt:variant>
      <vt:variant>
        <vt:i4>0</vt:i4>
      </vt:variant>
      <vt:variant>
        <vt:i4>5</vt:i4>
      </vt:variant>
      <vt:variant>
        <vt:lpwstr/>
      </vt:variant>
      <vt:variant>
        <vt:lpwstr>_Toc150941826</vt:lpwstr>
      </vt:variant>
      <vt:variant>
        <vt:i4>1572925</vt:i4>
      </vt:variant>
      <vt:variant>
        <vt:i4>32</vt:i4>
      </vt:variant>
      <vt:variant>
        <vt:i4>0</vt:i4>
      </vt:variant>
      <vt:variant>
        <vt:i4>5</vt:i4>
      </vt:variant>
      <vt:variant>
        <vt:lpwstr/>
      </vt:variant>
      <vt:variant>
        <vt:lpwstr>_Toc150941825</vt:lpwstr>
      </vt:variant>
      <vt:variant>
        <vt:i4>1572925</vt:i4>
      </vt:variant>
      <vt:variant>
        <vt:i4>26</vt:i4>
      </vt:variant>
      <vt:variant>
        <vt:i4>0</vt:i4>
      </vt:variant>
      <vt:variant>
        <vt:i4>5</vt:i4>
      </vt:variant>
      <vt:variant>
        <vt:lpwstr/>
      </vt:variant>
      <vt:variant>
        <vt:lpwstr>_Toc150941824</vt:lpwstr>
      </vt:variant>
      <vt:variant>
        <vt:i4>1572925</vt:i4>
      </vt:variant>
      <vt:variant>
        <vt:i4>20</vt:i4>
      </vt:variant>
      <vt:variant>
        <vt:i4>0</vt:i4>
      </vt:variant>
      <vt:variant>
        <vt:i4>5</vt:i4>
      </vt:variant>
      <vt:variant>
        <vt:lpwstr/>
      </vt:variant>
      <vt:variant>
        <vt:lpwstr>_Toc150941823</vt:lpwstr>
      </vt:variant>
      <vt:variant>
        <vt:i4>1572925</vt:i4>
      </vt:variant>
      <vt:variant>
        <vt:i4>14</vt:i4>
      </vt:variant>
      <vt:variant>
        <vt:i4>0</vt:i4>
      </vt:variant>
      <vt:variant>
        <vt:i4>5</vt:i4>
      </vt:variant>
      <vt:variant>
        <vt:lpwstr/>
      </vt:variant>
      <vt:variant>
        <vt:lpwstr>_Toc150941822</vt:lpwstr>
      </vt:variant>
      <vt:variant>
        <vt:i4>1572925</vt:i4>
      </vt:variant>
      <vt:variant>
        <vt:i4>8</vt:i4>
      </vt:variant>
      <vt:variant>
        <vt:i4>0</vt:i4>
      </vt:variant>
      <vt:variant>
        <vt:i4>5</vt:i4>
      </vt:variant>
      <vt:variant>
        <vt:lpwstr/>
      </vt:variant>
      <vt:variant>
        <vt:lpwstr>_Toc150941821</vt:lpwstr>
      </vt:variant>
      <vt:variant>
        <vt:i4>1572925</vt:i4>
      </vt:variant>
      <vt:variant>
        <vt:i4>2</vt:i4>
      </vt:variant>
      <vt:variant>
        <vt:i4>0</vt:i4>
      </vt:variant>
      <vt:variant>
        <vt:i4>5</vt:i4>
      </vt:variant>
      <vt:variant>
        <vt:lpwstr/>
      </vt:variant>
      <vt:variant>
        <vt:lpwstr>_Toc150941820</vt:lpwstr>
      </vt:variant>
      <vt:variant>
        <vt:i4>655362</vt:i4>
      </vt:variant>
      <vt:variant>
        <vt:i4>12</vt:i4>
      </vt:variant>
      <vt:variant>
        <vt:i4>0</vt:i4>
      </vt:variant>
      <vt:variant>
        <vt:i4>5</vt:i4>
      </vt:variant>
      <vt:variant>
        <vt:lpwstr>https://github.com/pytorch/pytorch/issues/13246</vt:lpwstr>
      </vt:variant>
      <vt:variant>
        <vt:lpwstr>issuecomment-905703662</vt:lpwstr>
      </vt:variant>
      <vt:variant>
        <vt:i4>6094851</vt:i4>
      </vt:variant>
      <vt:variant>
        <vt:i4>9</vt:i4>
      </vt:variant>
      <vt:variant>
        <vt:i4>0</vt:i4>
      </vt:variant>
      <vt:variant>
        <vt:i4>5</vt:i4>
      </vt:variant>
      <vt:variant>
        <vt:lpwstr>https://github.com/google-research/simclr</vt:lpwstr>
      </vt:variant>
      <vt:variant>
        <vt:lpwstr/>
      </vt:variant>
      <vt:variant>
        <vt:i4>327696</vt:i4>
      </vt:variant>
      <vt:variant>
        <vt:i4>6</vt:i4>
      </vt:variant>
      <vt:variant>
        <vt:i4>0</vt:i4>
      </vt:variant>
      <vt:variant>
        <vt:i4>5</vt:i4>
      </vt:variant>
      <vt:variant>
        <vt:lpwstr>https://arxiv.org/abs/1512.03385</vt:lpwstr>
      </vt:variant>
      <vt:variant>
        <vt:lpwstr/>
      </vt:variant>
      <vt:variant>
        <vt:i4>131092</vt:i4>
      </vt:variant>
      <vt:variant>
        <vt:i4>3</vt:i4>
      </vt:variant>
      <vt:variant>
        <vt:i4>0</vt:i4>
      </vt:variant>
      <vt:variant>
        <vt:i4>5</vt:i4>
      </vt:variant>
      <vt:variant>
        <vt:lpwstr>https://arxiv.org/abs/2003.04297</vt:lpwstr>
      </vt:variant>
      <vt:variant>
        <vt:lpwstr/>
      </vt:variant>
      <vt:variant>
        <vt:i4>393300</vt:i4>
      </vt:variant>
      <vt:variant>
        <vt:i4>0</vt:i4>
      </vt:variant>
      <vt:variant>
        <vt:i4>0</vt:i4>
      </vt:variant>
      <vt:variant>
        <vt:i4>5</vt:i4>
      </vt:variant>
      <vt:variant>
        <vt:lpwstr>https://www.earthdata.nasa.gov/learn/articles/ssl-impact-blog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34</cp:revision>
  <dcterms:created xsi:type="dcterms:W3CDTF">2023-11-14T19:09:00Z</dcterms:created>
  <dcterms:modified xsi:type="dcterms:W3CDTF">2024-03-14T11:05:00Z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0x010100C379A40748ED7343AE6428D20827D466</vt:lpwstr>
  </property>
  <property fmtid="{D5CDD505-2E9C-101B-9397-08002B2CF9AE}" pid="3" name="MediaServiceImageTags">
    <vt:lpwstr/>
  </property>
</Properties>
</file>